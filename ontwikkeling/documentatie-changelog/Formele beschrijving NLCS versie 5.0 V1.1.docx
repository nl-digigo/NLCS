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4D68B" w14:textId="1C91338B" w:rsidR="00F2030D" w:rsidRDefault="00F2030D" w:rsidP="00C31A9A">
      <w:pPr>
        <w:pStyle w:val="Kop1"/>
      </w:pPr>
      <w:bookmarkStart w:id="0" w:name="_Toc189648467"/>
      <w:bookmarkStart w:id="1" w:name="_Toc194899365"/>
      <w:bookmarkStart w:id="2" w:name="_Toc195936493"/>
      <w:bookmarkStart w:id="3" w:name="_Toc199225562"/>
      <w:bookmarkStart w:id="4" w:name="_Toc209243387"/>
    </w:p>
    <w:p w14:paraId="0084D68C" w14:textId="77777777" w:rsidR="00F2030D" w:rsidRDefault="007B04F1" w:rsidP="007B04F1">
      <w:pPr>
        <w:spacing w:line="240" w:lineRule="atLeast"/>
      </w:pPr>
      <w:r>
        <w:rPr>
          <w:noProof/>
        </w:rPr>
        <w:drawing>
          <wp:inline distT="0" distB="0" distL="0" distR="0" wp14:anchorId="0084E1AD" wp14:editId="0084E1AE">
            <wp:extent cx="3829050" cy="677534"/>
            <wp:effectExtent l="0" t="0" r="0" b="889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BIM Loket NLCS.jpg"/>
                    <pic:cNvPicPr/>
                  </pic:nvPicPr>
                  <pic:blipFill>
                    <a:blip r:embed="rId11">
                      <a:extLst>
                        <a:ext uri="{28A0092B-C50C-407E-A947-70E740481C1C}">
                          <a14:useLocalDpi xmlns:a14="http://schemas.microsoft.com/office/drawing/2010/main" val="0"/>
                        </a:ext>
                      </a:extLst>
                    </a:blip>
                    <a:stretch>
                      <a:fillRect/>
                    </a:stretch>
                  </pic:blipFill>
                  <pic:spPr>
                    <a:xfrm>
                      <a:off x="0" y="0"/>
                      <a:ext cx="3836115" cy="678784"/>
                    </a:xfrm>
                    <a:prstGeom prst="rect">
                      <a:avLst/>
                    </a:prstGeom>
                  </pic:spPr>
                </pic:pic>
              </a:graphicData>
            </a:graphic>
          </wp:inline>
        </w:drawing>
      </w:r>
    </w:p>
    <w:p w14:paraId="0084D68D" w14:textId="3FDF6D9D" w:rsidR="00017815" w:rsidRPr="000E1A2F" w:rsidRDefault="00B90A6B" w:rsidP="00957EDF">
      <w:pPr>
        <w:pStyle w:val="Titel"/>
        <w:spacing w:line="240" w:lineRule="auto"/>
        <w:jc w:val="left"/>
        <w:outlineLvl w:val="9"/>
        <w:rPr>
          <w:sz w:val="24"/>
          <w:szCs w:val="24"/>
        </w:rPr>
      </w:pPr>
      <w:bookmarkStart w:id="5" w:name="_Toc213770959"/>
      <w:bookmarkStart w:id="6" w:name="_Toc214165286"/>
      <w:bookmarkStart w:id="7" w:name="_Toc248767584"/>
      <w:bookmarkStart w:id="8" w:name="_Toc286692909"/>
      <w:bookmarkStart w:id="9" w:name="_Toc394076454"/>
      <w:bookmarkStart w:id="10" w:name="_Toc400719197"/>
      <w:bookmarkStart w:id="11" w:name="_Toc90921350"/>
      <w:bookmarkStart w:id="12" w:name="_Toc90923236"/>
      <w:bookmarkStart w:id="13" w:name="_Toc227648739"/>
      <w:bookmarkStart w:id="14" w:name="_Toc230433434"/>
      <w:bookmarkEnd w:id="0"/>
      <w:bookmarkEnd w:id="1"/>
      <w:bookmarkEnd w:id="2"/>
      <w:bookmarkEnd w:id="3"/>
      <w:bookmarkEnd w:id="4"/>
      <w:r w:rsidRPr="00957EDF">
        <w:rPr>
          <w:rFonts w:ascii="Corbel" w:hAnsi="Corbel"/>
          <w:color w:val="00B0F0"/>
          <w:sz w:val="52"/>
          <w:szCs w:val="52"/>
        </w:rPr>
        <w:t xml:space="preserve">Nederlandse CAD Standaard </w:t>
      </w:r>
      <w:r w:rsidR="00170725" w:rsidRPr="00957EDF">
        <w:rPr>
          <w:rFonts w:ascii="Corbel" w:hAnsi="Corbel"/>
          <w:color w:val="00B0F0"/>
          <w:sz w:val="52"/>
          <w:szCs w:val="52"/>
        </w:rPr>
        <w:br/>
      </w:r>
      <w:r w:rsidRPr="00957EDF">
        <w:rPr>
          <w:rFonts w:ascii="Corbel" w:hAnsi="Corbel"/>
          <w:color w:val="00B0F0"/>
          <w:sz w:val="52"/>
          <w:szCs w:val="52"/>
        </w:rPr>
        <w:t>voor de GWW</w:t>
      </w:r>
      <w:r w:rsidR="00170725" w:rsidRPr="00957EDF">
        <w:rPr>
          <w:rFonts w:ascii="Corbel" w:hAnsi="Corbel"/>
          <w:color w:val="00B0F0"/>
          <w:sz w:val="52"/>
          <w:szCs w:val="52"/>
        </w:rPr>
        <w:t>-sector</w:t>
      </w:r>
      <w:r w:rsidR="00F2030D" w:rsidRPr="00957EDF">
        <w:rPr>
          <w:rFonts w:ascii="Corbel" w:hAnsi="Corbel"/>
          <w:color w:val="00B0F0"/>
        </w:rPr>
        <w:br/>
      </w:r>
      <w:r w:rsidR="00F2030D" w:rsidRPr="00957EDF">
        <w:rPr>
          <w:rFonts w:ascii="Corbel" w:hAnsi="Corbel"/>
          <w:color w:val="00B0F0"/>
        </w:rPr>
        <w:br/>
      </w:r>
      <w:r w:rsidR="00F2030D" w:rsidRPr="00957EDF">
        <w:rPr>
          <w:rFonts w:ascii="Corbel" w:hAnsi="Corbel"/>
          <w:color w:val="00B0F0"/>
          <w:sz w:val="44"/>
          <w:szCs w:val="44"/>
        </w:rPr>
        <w:t xml:space="preserve">Formele beschrijving versie </w:t>
      </w:r>
      <w:bookmarkEnd w:id="5"/>
      <w:bookmarkEnd w:id="6"/>
      <w:r w:rsidR="00A948C1" w:rsidRPr="00957EDF">
        <w:rPr>
          <w:rFonts w:ascii="Corbel" w:hAnsi="Corbel"/>
          <w:color w:val="00B0F0"/>
          <w:sz w:val="44"/>
          <w:szCs w:val="44"/>
        </w:rPr>
        <w:t>5.0</w:t>
      </w:r>
      <w:r w:rsidR="000F7FCB" w:rsidRPr="00957EDF">
        <w:rPr>
          <w:rFonts w:ascii="Corbel" w:hAnsi="Corbel"/>
          <w:color w:val="00B0F0"/>
          <w:sz w:val="44"/>
          <w:szCs w:val="44"/>
        </w:rPr>
        <w:t xml:space="preserve"> </w:t>
      </w:r>
      <w:r w:rsidR="00030F98" w:rsidRPr="00957EDF">
        <w:rPr>
          <w:rFonts w:ascii="Corbel" w:hAnsi="Corbel"/>
          <w:color w:val="00B0F0"/>
          <w:sz w:val="44"/>
          <w:szCs w:val="44"/>
        </w:rPr>
        <w:br/>
      </w:r>
      <w:bookmarkEnd w:id="7"/>
      <w:bookmarkEnd w:id="8"/>
      <w:bookmarkEnd w:id="9"/>
      <w:bookmarkEnd w:id="10"/>
      <w:r w:rsidR="00BC21B5">
        <w:rPr>
          <w:rFonts w:ascii="Corbel" w:hAnsi="Corbel"/>
          <w:sz w:val="24"/>
          <w:szCs w:val="24"/>
        </w:rPr>
        <w:t>2</w:t>
      </w:r>
      <w:r w:rsidR="005A43FC">
        <w:rPr>
          <w:rFonts w:ascii="Corbel" w:hAnsi="Corbel"/>
          <w:sz w:val="24"/>
          <w:szCs w:val="24"/>
        </w:rPr>
        <w:t>1</w:t>
      </w:r>
      <w:r w:rsidR="00997F60" w:rsidRPr="00957EDF">
        <w:rPr>
          <w:rFonts w:ascii="Corbel" w:hAnsi="Corbel"/>
          <w:sz w:val="24"/>
          <w:szCs w:val="24"/>
        </w:rPr>
        <w:t xml:space="preserve"> </w:t>
      </w:r>
      <w:r w:rsidR="0065448B">
        <w:rPr>
          <w:rFonts w:ascii="Corbel" w:hAnsi="Corbel"/>
          <w:sz w:val="24"/>
          <w:szCs w:val="24"/>
        </w:rPr>
        <w:t>april</w:t>
      </w:r>
      <w:r w:rsidR="00E7516E" w:rsidRPr="00957EDF">
        <w:rPr>
          <w:rFonts w:ascii="Corbel" w:hAnsi="Corbel"/>
          <w:sz w:val="24"/>
          <w:szCs w:val="24"/>
        </w:rPr>
        <w:t xml:space="preserve"> 20</w:t>
      </w:r>
      <w:r w:rsidR="00A948C1" w:rsidRPr="00957EDF">
        <w:rPr>
          <w:rFonts w:ascii="Corbel" w:hAnsi="Corbel"/>
          <w:sz w:val="24"/>
          <w:szCs w:val="24"/>
        </w:rPr>
        <w:t>2</w:t>
      </w:r>
      <w:r w:rsidR="0065448B">
        <w:rPr>
          <w:rFonts w:ascii="Corbel" w:hAnsi="Corbel"/>
          <w:sz w:val="24"/>
          <w:szCs w:val="24"/>
        </w:rPr>
        <w:t>2</w:t>
      </w:r>
      <w:bookmarkEnd w:id="11"/>
      <w:bookmarkEnd w:id="12"/>
      <w:r w:rsidR="00CB6853" w:rsidRPr="00957EDF">
        <w:rPr>
          <w:rFonts w:ascii="Corbel" w:hAnsi="Corbel"/>
          <w:sz w:val="24"/>
          <w:szCs w:val="24"/>
        </w:rPr>
        <w:t xml:space="preserve"> </w:t>
      </w:r>
      <w:bookmarkEnd w:id="13"/>
      <w:bookmarkEnd w:id="14"/>
    </w:p>
    <w:p w14:paraId="0084D68E" w14:textId="77777777" w:rsidR="00F2030D" w:rsidRDefault="00F2030D" w:rsidP="00F2030D"/>
    <w:p w14:paraId="0084D68F" w14:textId="77777777" w:rsidR="00F94E2E" w:rsidRDefault="00F94E2E" w:rsidP="00F2030D"/>
    <w:p w14:paraId="0084D690" w14:textId="77777777" w:rsidR="00024021" w:rsidRDefault="00024021" w:rsidP="00F2030D">
      <w:r>
        <w:rPr>
          <w:noProof/>
        </w:rPr>
        <mc:AlternateContent>
          <mc:Choice Requires="wps">
            <w:drawing>
              <wp:anchor distT="0" distB="0" distL="114300" distR="114300" simplePos="0" relativeHeight="251653632" behindDoc="0" locked="0" layoutInCell="1" allowOverlap="1" wp14:anchorId="0084E1AF" wp14:editId="0084E1B0">
                <wp:simplePos x="0" y="0"/>
                <wp:positionH relativeFrom="column">
                  <wp:posOffset>80010</wp:posOffset>
                </wp:positionH>
                <wp:positionV relativeFrom="paragraph">
                  <wp:posOffset>234950</wp:posOffset>
                </wp:positionV>
                <wp:extent cx="5589905" cy="3023870"/>
                <wp:effectExtent l="0" t="0" r="0" b="0"/>
                <wp:wrapSquare wrapText="bothSides"/>
                <wp:docPr id="196" name="Text 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9905" cy="3023870"/>
                        </a:xfrm>
                        <a:prstGeom prst="rect">
                          <a:avLst/>
                        </a:prstGeom>
                        <a:solidFill>
                          <a:srgbClr val="FFFFFF"/>
                        </a:solidFill>
                        <a:ln w="9525">
                          <a:solidFill>
                            <a:srgbClr val="000000"/>
                          </a:solidFill>
                          <a:miter lim="800000"/>
                          <a:headEnd/>
                          <a:tailEnd/>
                        </a:ln>
                      </wps:spPr>
                      <wps:txbx>
                        <w:txbxContent>
                          <w:p w14:paraId="0084E25F" w14:textId="77777777" w:rsidR="00A43B9E" w:rsidRPr="00C523E6" w:rsidRDefault="00A43B9E" w:rsidP="00170725">
                            <w:pPr>
                              <w:spacing w:line="240" w:lineRule="atLeast"/>
                            </w:pPr>
                            <w:r>
                              <w:rPr>
                                <w:noProof/>
                              </w:rPr>
                              <w:drawing>
                                <wp:inline distT="0" distB="0" distL="0" distR="0" wp14:anchorId="0084E29B" wp14:editId="0084E29C">
                                  <wp:extent cx="5553075" cy="2924175"/>
                                  <wp:effectExtent l="0" t="0" r="9525" b="9525"/>
                                  <wp:docPr id="23" name="Afbeelding 2" descr="Fragment NLCS-tekening g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agment NLCS-tekening gro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3075" cy="29241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084E1AF" id="_x0000_t202" coordsize="21600,21600" o:spt="202" path="m,l,21600r21600,l21600,xe">
                <v:stroke joinstyle="miter"/>
                <v:path gradientshapeok="t" o:connecttype="rect"/>
              </v:shapetype>
              <v:shape id="Text Box 607" o:spid="_x0000_s1026" type="#_x0000_t202" style="position:absolute;margin-left:6.3pt;margin-top:18.5pt;width:440.15pt;height:238.1pt;z-index:2516536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">
                <v:textbox style="mso-fit-shape-to-text:t">
                  <w:txbxContent>
                    <w:p w14:paraId="0084E25F" w14:textId="77777777" w:rsidR="00A43B9E" w:rsidRPr="00C523E6" w:rsidRDefault="00A43B9E" w:rsidP="00170725">
                      <w:pPr>
                        <w:spacing w:line="240" w:lineRule="atLeast"/>
                      </w:pPr>
                      <w:r>
                        <w:rPr>
                          <w:noProof/>
                        </w:rPr>
                        <w:drawing>
                          <wp:inline distT="0" distB="0" distL="0" distR="0" wp14:anchorId="0084E29B" wp14:editId="0084E29C">
                            <wp:extent cx="5553075" cy="2924175"/>
                            <wp:effectExtent l="0" t="0" r="9525" b="9525"/>
                            <wp:docPr id="23" name="Afbeelding 2" descr="Fragment NLCS-tekening g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ragment NLCS-tekening gro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3075" cy="2924175"/>
                                    </a:xfrm>
                                    <a:prstGeom prst="rect">
                                      <a:avLst/>
                                    </a:prstGeom>
                                    <a:noFill/>
                                    <a:ln>
                                      <a:noFill/>
                                    </a:ln>
                                  </pic:spPr>
                                </pic:pic>
                              </a:graphicData>
                            </a:graphic>
                          </wp:inline>
                        </w:drawing>
                      </w:r>
                    </w:p>
                  </w:txbxContent>
                </v:textbox>
                <w10:wrap type="square"/>
              </v:shape>
            </w:pict>
          </mc:Fallback>
        </mc:AlternateContent>
      </w:r>
    </w:p>
    <w:p w14:paraId="0084D691" w14:textId="77777777" w:rsidR="00024021" w:rsidRDefault="00024021" w:rsidP="00F2030D"/>
    <w:p w14:paraId="0084D692" w14:textId="77777777" w:rsidR="00024021" w:rsidRDefault="00024021" w:rsidP="00170725">
      <w:pPr>
        <w:spacing w:line="240" w:lineRule="atLeast"/>
      </w:pPr>
    </w:p>
    <w:p w14:paraId="0084D693" w14:textId="77777777" w:rsidR="00146A37" w:rsidRDefault="00146A37" w:rsidP="00170725">
      <w:pPr>
        <w:spacing w:line="240" w:lineRule="atLeast"/>
      </w:pPr>
    </w:p>
    <w:p w14:paraId="0084D694" w14:textId="77777777" w:rsidR="00170725" w:rsidRDefault="00024021" w:rsidP="00024021">
      <w:pPr>
        <w:spacing w:line="240" w:lineRule="atLeast"/>
      </w:pPr>
      <w:r>
        <w:rPr>
          <w:noProof/>
        </w:rPr>
        <w:drawing>
          <wp:inline distT="0" distB="0" distL="0" distR="0" wp14:anchorId="0084E1B1" wp14:editId="0084E1B2">
            <wp:extent cx="2083872" cy="962025"/>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ogo BIM Loket horizontaal.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96673" cy="967934"/>
                    </a:xfrm>
                    <a:prstGeom prst="rect">
                      <a:avLst/>
                    </a:prstGeom>
                  </pic:spPr>
                </pic:pic>
              </a:graphicData>
            </a:graphic>
          </wp:inline>
        </w:drawing>
      </w:r>
    </w:p>
    <w:p w14:paraId="0084D699" w14:textId="77777777" w:rsidR="00F94E2E" w:rsidRPr="00D77F91" w:rsidRDefault="00F94E2E" w:rsidP="00D77F91">
      <w:pPr>
        <w:sectPr w:rsidR="00F94E2E" w:rsidRPr="00D77F91" w:rsidSect="00B808C7">
          <w:headerReference w:type="default" r:id="rId14"/>
          <w:footerReference w:type="default" r:id="rId15"/>
          <w:headerReference w:type="first" r:id="rId16"/>
          <w:footerReference w:type="first" r:id="rId17"/>
          <w:pgSz w:w="11907" w:h="16840" w:code="9"/>
          <w:pgMar w:top="2552" w:right="1418" w:bottom="1418" w:left="1701" w:header="1418" w:footer="669" w:gutter="0"/>
          <w:cols w:space="708"/>
        </w:sectPr>
      </w:pPr>
      <w:bookmarkStart w:id="20" w:name="_Toc189648469"/>
      <w:bookmarkStart w:id="21" w:name="_Toc194899367"/>
      <w:bookmarkStart w:id="22" w:name="_Toc195936496"/>
      <w:bookmarkStart w:id="23" w:name="_Toc199225565"/>
      <w:bookmarkStart w:id="24" w:name="_Toc209243390"/>
    </w:p>
    <w:p w14:paraId="0084D69A" w14:textId="77777777" w:rsidR="00C70EDC" w:rsidRPr="00C31A9A" w:rsidRDefault="00141FB0" w:rsidP="00957EDF">
      <w:pPr>
        <w:pStyle w:val="Inhoudsopgave"/>
        <w:outlineLvl w:val="9"/>
      </w:pPr>
      <w:bookmarkStart w:id="25" w:name="_Toc213770960"/>
      <w:bookmarkStart w:id="26" w:name="_Toc214165287"/>
      <w:bookmarkStart w:id="27" w:name="_Toc227648740"/>
      <w:bookmarkStart w:id="28" w:name="_Toc230433435"/>
      <w:bookmarkStart w:id="29" w:name="_Toc248767585"/>
      <w:bookmarkStart w:id="30" w:name="_Toc286692910"/>
      <w:bookmarkStart w:id="31" w:name="_Toc394076455"/>
      <w:bookmarkStart w:id="32" w:name="_Toc400719198"/>
      <w:bookmarkStart w:id="33" w:name="_Toc90921351"/>
      <w:bookmarkStart w:id="34" w:name="_Toc90923237"/>
      <w:r w:rsidRPr="00C31A9A">
        <w:lastRenderedPageBreak/>
        <w:t>I</w:t>
      </w:r>
      <w:r w:rsidR="00C70EDC" w:rsidRPr="00C31A9A">
        <w:t>nhoud</w:t>
      </w:r>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4D3A92E" w14:textId="32A2B186" w:rsidR="00EE1741" w:rsidRDefault="00A734A9">
      <w:pPr>
        <w:pStyle w:val="Inhopg1"/>
        <w:rPr>
          <w:rFonts w:asciiTheme="minorHAnsi" w:eastAsiaTheme="minorEastAsia" w:hAnsiTheme="minorHAnsi" w:cstheme="minorBidi"/>
          <w:noProof/>
          <w:sz w:val="22"/>
          <w:szCs w:val="22"/>
        </w:rPr>
      </w:pPr>
      <w:r>
        <w:fldChar w:fldCharType="begin"/>
      </w:r>
      <w:r w:rsidR="00C70EDC">
        <w:instrText xml:space="preserve"> TOC \o "1-4" \h \z \u </w:instrText>
      </w:r>
      <w:r>
        <w:fldChar w:fldCharType="separate"/>
      </w:r>
      <w:hyperlink w:anchor="_Toc90923577" w:history="1">
        <w:r w:rsidR="00EE1741" w:rsidRPr="00455E42">
          <w:rPr>
            <w:rStyle w:val="Hyperlink"/>
            <w:noProof/>
          </w:rPr>
          <w:t>Inleiding</w:t>
        </w:r>
        <w:r w:rsidR="00EE1741">
          <w:rPr>
            <w:noProof/>
            <w:webHidden/>
          </w:rPr>
          <w:tab/>
        </w:r>
        <w:r w:rsidR="00EE1741">
          <w:rPr>
            <w:noProof/>
            <w:webHidden/>
          </w:rPr>
          <w:fldChar w:fldCharType="begin"/>
        </w:r>
        <w:r w:rsidR="00EE1741">
          <w:rPr>
            <w:noProof/>
            <w:webHidden/>
          </w:rPr>
          <w:instrText xml:space="preserve"> PAGEREF _Toc90923577 \h </w:instrText>
        </w:r>
        <w:r w:rsidR="00EE1741">
          <w:rPr>
            <w:noProof/>
            <w:webHidden/>
          </w:rPr>
        </w:r>
        <w:r w:rsidR="00EE1741">
          <w:rPr>
            <w:noProof/>
            <w:webHidden/>
          </w:rPr>
          <w:fldChar w:fldCharType="separate"/>
        </w:r>
        <w:r w:rsidR="00ED7FD2">
          <w:rPr>
            <w:noProof/>
            <w:webHidden/>
          </w:rPr>
          <w:t>4</w:t>
        </w:r>
        <w:r w:rsidR="00EE1741">
          <w:rPr>
            <w:noProof/>
            <w:webHidden/>
          </w:rPr>
          <w:fldChar w:fldCharType="end"/>
        </w:r>
      </w:hyperlink>
    </w:p>
    <w:p w14:paraId="770E468A" w14:textId="59CD1409" w:rsidR="00EE1741" w:rsidRDefault="00EE1741">
      <w:pPr>
        <w:pStyle w:val="Inhopg4"/>
        <w:rPr>
          <w:rFonts w:asciiTheme="minorHAnsi" w:eastAsiaTheme="minorEastAsia" w:hAnsiTheme="minorHAnsi" w:cstheme="minorBidi"/>
          <w:noProof/>
          <w:sz w:val="22"/>
          <w:szCs w:val="22"/>
        </w:rPr>
      </w:pPr>
      <w:hyperlink w:anchor="_Toc90923578" w:history="1">
        <w:r w:rsidRPr="00455E42">
          <w:rPr>
            <w:rStyle w:val="Hyperlink"/>
            <w:noProof/>
          </w:rPr>
          <w:t>Toelichting bij release 4.0</w:t>
        </w:r>
        <w:r>
          <w:rPr>
            <w:noProof/>
            <w:webHidden/>
          </w:rPr>
          <w:tab/>
        </w:r>
        <w:r>
          <w:rPr>
            <w:noProof/>
            <w:webHidden/>
          </w:rPr>
          <w:fldChar w:fldCharType="begin"/>
        </w:r>
        <w:r>
          <w:rPr>
            <w:noProof/>
            <w:webHidden/>
          </w:rPr>
          <w:instrText xml:space="preserve"> PAGEREF _Toc90923578 \h </w:instrText>
        </w:r>
        <w:r>
          <w:rPr>
            <w:noProof/>
            <w:webHidden/>
          </w:rPr>
        </w:r>
        <w:r>
          <w:rPr>
            <w:noProof/>
            <w:webHidden/>
          </w:rPr>
          <w:fldChar w:fldCharType="separate"/>
        </w:r>
        <w:r w:rsidR="00ED7FD2">
          <w:rPr>
            <w:noProof/>
            <w:webHidden/>
          </w:rPr>
          <w:t>7</w:t>
        </w:r>
        <w:r>
          <w:rPr>
            <w:noProof/>
            <w:webHidden/>
          </w:rPr>
          <w:fldChar w:fldCharType="end"/>
        </w:r>
      </w:hyperlink>
    </w:p>
    <w:p w14:paraId="79B50DA5" w14:textId="4540A67F" w:rsidR="00EE1741" w:rsidRDefault="00EE1741">
      <w:pPr>
        <w:pStyle w:val="Inhopg4"/>
        <w:rPr>
          <w:rFonts w:asciiTheme="minorHAnsi" w:eastAsiaTheme="minorEastAsia" w:hAnsiTheme="minorHAnsi" w:cstheme="minorBidi"/>
          <w:noProof/>
          <w:sz w:val="22"/>
          <w:szCs w:val="22"/>
        </w:rPr>
      </w:pPr>
      <w:hyperlink w:anchor="_Toc90923579" w:history="1">
        <w:r w:rsidRPr="00455E42">
          <w:rPr>
            <w:rStyle w:val="Hyperlink"/>
            <w:noProof/>
          </w:rPr>
          <w:t>Toelichting bij release 4.1</w:t>
        </w:r>
        <w:r>
          <w:rPr>
            <w:noProof/>
            <w:webHidden/>
          </w:rPr>
          <w:tab/>
        </w:r>
        <w:r>
          <w:rPr>
            <w:noProof/>
            <w:webHidden/>
          </w:rPr>
          <w:fldChar w:fldCharType="begin"/>
        </w:r>
        <w:r>
          <w:rPr>
            <w:noProof/>
            <w:webHidden/>
          </w:rPr>
          <w:instrText xml:space="preserve"> PAGEREF _Toc90923579 \h </w:instrText>
        </w:r>
        <w:r>
          <w:rPr>
            <w:noProof/>
            <w:webHidden/>
          </w:rPr>
        </w:r>
        <w:r>
          <w:rPr>
            <w:noProof/>
            <w:webHidden/>
          </w:rPr>
          <w:fldChar w:fldCharType="separate"/>
        </w:r>
        <w:r w:rsidR="00ED7FD2">
          <w:rPr>
            <w:noProof/>
            <w:webHidden/>
          </w:rPr>
          <w:t>9</w:t>
        </w:r>
        <w:r>
          <w:rPr>
            <w:noProof/>
            <w:webHidden/>
          </w:rPr>
          <w:fldChar w:fldCharType="end"/>
        </w:r>
      </w:hyperlink>
    </w:p>
    <w:p w14:paraId="31D97A57" w14:textId="4926E03F" w:rsidR="00EE1741" w:rsidRDefault="00EE1741">
      <w:pPr>
        <w:pStyle w:val="Inhopg4"/>
        <w:rPr>
          <w:rFonts w:asciiTheme="minorHAnsi" w:eastAsiaTheme="minorEastAsia" w:hAnsiTheme="minorHAnsi" w:cstheme="minorBidi"/>
          <w:noProof/>
          <w:sz w:val="22"/>
          <w:szCs w:val="22"/>
        </w:rPr>
      </w:pPr>
      <w:hyperlink w:anchor="_Toc90923580" w:history="1">
        <w:r w:rsidRPr="00455E42">
          <w:rPr>
            <w:rStyle w:val="Hyperlink"/>
            <w:noProof/>
          </w:rPr>
          <w:t>Toelichting bij release 4.2</w:t>
        </w:r>
        <w:r>
          <w:rPr>
            <w:noProof/>
            <w:webHidden/>
          </w:rPr>
          <w:tab/>
        </w:r>
        <w:r>
          <w:rPr>
            <w:noProof/>
            <w:webHidden/>
          </w:rPr>
          <w:fldChar w:fldCharType="begin"/>
        </w:r>
        <w:r>
          <w:rPr>
            <w:noProof/>
            <w:webHidden/>
          </w:rPr>
          <w:instrText xml:space="preserve"> PAGEREF _Toc90923580 \h </w:instrText>
        </w:r>
        <w:r>
          <w:rPr>
            <w:noProof/>
            <w:webHidden/>
          </w:rPr>
        </w:r>
        <w:r>
          <w:rPr>
            <w:noProof/>
            <w:webHidden/>
          </w:rPr>
          <w:fldChar w:fldCharType="separate"/>
        </w:r>
        <w:r w:rsidR="00ED7FD2">
          <w:rPr>
            <w:noProof/>
            <w:webHidden/>
          </w:rPr>
          <w:t>9</w:t>
        </w:r>
        <w:r>
          <w:rPr>
            <w:noProof/>
            <w:webHidden/>
          </w:rPr>
          <w:fldChar w:fldCharType="end"/>
        </w:r>
      </w:hyperlink>
    </w:p>
    <w:p w14:paraId="7F3717C5" w14:textId="517A7440" w:rsidR="00EE1741" w:rsidRDefault="00EE1741">
      <w:pPr>
        <w:pStyle w:val="Inhopg4"/>
        <w:rPr>
          <w:rFonts w:asciiTheme="minorHAnsi" w:eastAsiaTheme="minorEastAsia" w:hAnsiTheme="minorHAnsi" w:cstheme="minorBidi"/>
          <w:noProof/>
          <w:sz w:val="22"/>
          <w:szCs w:val="22"/>
        </w:rPr>
      </w:pPr>
      <w:hyperlink w:anchor="_Toc90923581" w:history="1">
        <w:r w:rsidRPr="00455E42">
          <w:rPr>
            <w:rStyle w:val="Hyperlink"/>
            <w:noProof/>
          </w:rPr>
          <w:t>Toelichting release 5.0</w:t>
        </w:r>
        <w:r>
          <w:rPr>
            <w:noProof/>
            <w:webHidden/>
          </w:rPr>
          <w:tab/>
        </w:r>
        <w:r>
          <w:rPr>
            <w:noProof/>
            <w:webHidden/>
          </w:rPr>
          <w:fldChar w:fldCharType="begin"/>
        </w:r>
        <w:r>
          <w:rPr>
            <w:noProof/>
            <w:webHidden/>
          </w:rPr>
          <w:instrText xml:space="preserve"> PAGEREF _Toc90923581 \h </w:instrText>
        </w:r>
        <w:r>
          <w:rPr>
            <w:noProof/>
            <w:webHidden/>
          </w:rPr>
        </w:r>
        <w:r>
          <w:rPr>
            <w:noProof/>
            <w:webHidden/>
          </w:rPr>
          <w:fldChar w:fldCharType="separate"/>
        </w:r>
        <w:r w:rsidR="00ED7FD2">
          <w:rPr>
            <w:noProof/>
            <w:webHidden/>
          </w:rPr>
          <w:t>10</w:t>
        </w:r>
        <w:r>
          <w:rPr>
            <w:noProof/>
            <w:webHidden/>
          </w:rPr>
          <w:fldChar w:fldCharType="end"/>
        </w:r>
      </w:hyperlink>
    </w:p>
    <w:p w14:paraId="7F97DB4C" w14:textId="71CE30E9" w:rsidR="00EE1741" w:rsidRDefault="00EE1741">
      <w:pPr>
        <w:pStyle w:val="Inhopg1"/>
        <w:tabs>
          <w:tab w:val="left" w:pos="400"/>
        </w:tabs>
        <w:rPr>
          <w:rFonts w:asciiTheme="minorHAnsi" w:eastAsiaTheme="minorEastAsia" w:hAnsiTheme="minorHAnsi" w:cstheme="minorBidi"/>
          <w:noProof/>
          <w:sz w:val="22"/>
          <w:szCs w:val="22"/>
        </w:rPr>
      </w:pPr>
      <w:hyperlink w:anchor="_Toc90923582" w:history="1">
        <w:r w:rsidRPr="00455E42">
          <w:rPr>
            <w:rStyle w:val="Hyperlink"/>
            <w:rFonts w:ascii="ZWAdobeF" w:hAnsi="ZWAdobeF" w:cs="ZWAdobeF"/>
            <w:noProof/>
          </w:rPr>
          <w:t>3B</w:t>
        </w:r>
        <w:r w:rsidRPr="00455E42">
          <w:rPr>
            <w:rStyle w:val="Hyperlink"/>
            <w:noProof/>
          </w:rPr>
          <w:t>1.</w:t>
        </w:r>
        <w:r>
          <w:rPr>
            <w:rFonts w:asciiTheme="minorHAnsi" w:eastAsiaTheme="minorEastAsia" w:hAnsiTheme="minorHAnsi" w:cstheme="minorBidi"/>
            <w:noProof/>
            <w:sz w:val="22"/>
            <w:szCs w:val="22"/>
          </w:rPr>
          <w:tab/>
        </w:r>
        <w:r w:rsidRPr="00455E42">
          <w:rPr>
            <w:rStyle w:val="Hyperlink"/>
            <w:noProof/>
          </w:rPr>
          <w:t>Definitie NLCS</w:t>
        </w:r>
        <w:r>
          <w:rPr>
            <w:noProof/>
            <w:webHidden/>
          </w:rPr>
          <w:tab/>
        </w:r>
        <w:r>
          <w:rPr>
            <w:noProof/>
            <w:webHidden/>
          </w:rPr>
          <w:fldChar w:fldCharType="begin"/>
        </w:r>
        <w:r>
          <w:rPr>
            <w:noProof/>
            <w:webHidden/>
          </w:rPr>
          <w:instrText xml:space="preserve"> PAGEREF _Toc90923582 \h </w:instrText>
        </w:r>
        <w:r>
          <w:rPr>
            <w:noProof/>
            <w:webHidden/>
          </w:rPr>
        </w:r>
        <w:r>
          <w:rPr>
            <w:noProof/>
            <w:webHidden/>
          </w:rPr>
          <w:fldChar w:fldCharType="separate"/>
        </w:r>
        <w:r w:rsidR="00ED7FD2">
          <w:rPr>
            <w:noProof/>
            <w:webHidden/>
          </w:rPr>
          <w:t>11</w:t>
        </w:r>
        <w:r>
          <w:rPr>
            <w:noProof/>
            <w:webHidden/>
          </w:rPr>
          <w:fldChar w:fldCharType="end"/>
        </w:r>
      </w:hyperlink>
    </w:p>
    <w:p w14:paraId="7FC4E0D3" w14:textId="0A649618" w:rsidR="00EE1741" w:rsidRDefault="00EE1741">
      <w:pPr>
        <w:pStyle w:val="Inhopg1"/>
        <w:tabs>
          <w:tab w:val="left" w:pos="400"/>
        </w:tabs>
        <w:rPr>
          <w:rFonts w:asciiTheme="minorHAnsi" w:eastAsiaTheme="minorEastAsia" w:hAnsiTheme="minorHAnsi" w:cstheme="minorBidi"/>
          <w:noProof/>
          <w:sz w:val="22"/>
          <w:szCs w:val="22"/>
        </w:rPr>
      </w:pPr>
      <w:hyperlink w:anchor="_Toc90923583" w:history="1">
        <w:r w:rsidRPr="00455E42">
          <w:rPr>
            <w:rStyle w:val="Hyperlink"/>
            <w:rFonts w:ascii="ZWAdobeF" w:hAnsi="ZWAdobeF" w:cs="ZWAdobeF"/>
            <w:noProof/>
          </w:rPr>
          <w:t>4B</w:t>
        </w:r>
        <w:r w:rsidRPr="00455E42">
          <w:rPr>
            <w:rStyle w:val="Hyperlink"/>
            <w:noProof/>
          </w:rPr>
          <w:t>2.</w:t>
        </w:r>
        <w:r>
          <w:rPr>
            <w:rFonts w:asciiTheme="minorHAnsi" w:eastAsiaTheme="minorEastAsia" w:hAnsiTheme="minorHAnsi" w:cstheme="minorBidi"/>
            <w:noProof/>
            <w:sz w:val="22"/>
            <w:szCs w:val="22"/>
          </w:rPr>
          <w:tab/>
        </w:r>
        <w:r w:rsidRPr="00455E42">
          <w:rPr>
            <w:rStyle w:val="Hyperlink"/>
            <w:noProof/>
          </w:rPr>
          <w:t>Metadata</w:t>
        </w:r>
        <w:r>
          <w:rPr>
            <w:noProof/>
            <w:webHidden/>
          </w:rPr>
          <w:tab/>
        </w:r>
        <w:r>
          <w:rPr>
            <w:noProof/>
            <w:webHidden/>
          </w:rPr>
          <w:fldChar w:fldCharType="begin"/>
        </w:r>
        <w:r>
          <w:rPr>
            <w:noProof/>
            <w:webHidden/>
          </w:rPr>
          <w:instrText xml:space="preserve"> PAGEREF _Toc90923583 \h </w:instrText>
        </w:r>
        <w:r>
          <w:rPr>
            <w:noProof/>
            <w:webHidden/>
          </w:rPr>
        </w:r>
        <w:r>
          <w:rPr>
            <w:noProof/>
            <w:webHidden/>
          </w:rPr>
          <w:fldChar w:fldCharType="separate"/>
        </w:r>
        <w:r w:rsidR="00ED7FD2">
          <w:rPr>
            <w:noProof/>
            <w:webHidden/>
          </w:rPr>
          <w:t>12</w:t>
        </w:r>
        <w:r>
          <w:rPr>
            <w:noProof/>
            <w:webHidden/>
          </w:rPr>
          <w:fldChar w:fldCharType="end"/>
        </w:r>
      </w:hyperlink>
    </w:p>
    <w:p w14:paraId="3EF20659" w14:textId="0DD44F71" w:rsidR="00EE1741" w:rsidRDefault="00EE1741">
      <w:pPr>
        <w:pStyle w:val="Inhopg3"/>
        <w:rPr>
          <w:rFonts w:asciiTheme="minorHAnsi" w:eastAsiaTheme="minorEastAsia" w:hAnsiTheme="minorHAnsi" w:cstheme="minorBidi"/>
          <w:noProof/>
          <w:sz w:val="22"/>
          <w:szCs w:val="22"/>
        </w:rPr>
      </w:pPr>
      <w:hyperlink w:anchor="_Toc90923584" w:history="1">
        <w:r w:rsidRPr="00455E42">
          <w:rPr>
            <w:rStyle w:val="Hyperlink"/>
            <w:rFonts w:ascii="ZWAdobeF" w:hAnsi="ZWAdobeF" w:cs="ZWAdobeF"/>
            <w:noProof/>
          </w:rPr>
          <w:t>10B</w:t>
        </w:r>
        <w:r w:rsidRPr="00455E42">
          <w:rPr>
            <w:rStyle w:val="Hyperlink"/>
            <w:noProof/>
          </w:rPr>
          <w:t xml:space="preserve">2.1 </w:t>
        </w:r>
        <w:r>
          <w:rPr>
            <w:rFonts w:asciiTheme="minorHAnsi" w:eastAsiaTheme="minorEastAsia" w:hAnsiTheme="minorHAnsi" w:cstheme="minorBidi"/>
            <w:noProof/>
            <w:sz w:val="22"/>
            <w:szCs w:val="22"/>
          </w:rPr>
          <w:tab/>
        </w:r>
        <w:r w:rsidRPr="00455E42">
          <w:rPr>
            <w:rStyle w:val="Hyperlink"/>
            <w:noProof/>
          </w:rPr>
          <w:t>Definitie Metadata</w:t>
        </w:r>
        <w:r>
          <w:rPr>
            <w:noProof/>
            <w:webHidden/>
          </w:rPr>
          <w:tab/>
        </w:r>
        <w:r>
          <w:rPr>
            <w:noProof/>
            <w:webHidden/>
          </w:rPr>
          <w:fldChar w:fldCharType="begin"/>
        </w:r>
        <w:r>
          <w:rPr>
            <w:noProof/>
            <w:webHidden/>
          </w:rPr>
          <w:instrText xml:space="preserve"> PAGEREF _Toc90923584 \h </w:instrText>
        </w:r>
        <w:r>
          <w:rPr>
            <w:noProof/>
            <w:webHidden/>
          </w:rPr>
        </w:r>
        <w:r>
          <w:rPr>
            <w:noProof/>
            <w:webHidden/>
          </w:rPr>
          <w:fldChar w:fldCharType="separate"/>
        </w:r>
        <w:r w:rsidR="00ED7FD2">
          <w:rPr>
            <w:noProof/>
            <w:webHidden/>
          </w:rPr>
          <w:t>12</w:t>
        </w:r>
        <w:r>
          <w:rPr>
            <w:noProof/>
            <w:webHidden/>
          </w:rPr>
          <w:fldChar w:fldCharType="end"/>
        </w:r>
      </w:hyperlink>
    </w:p>
    <w:p w14:paraId="65EA5C5F" w14:textId="73294664" w:rsidR="00EE1741" w:rsidRDefault="00EE1741">
      <w:pPr>
        <w:pStyle w:val="Inhopg3"/>
        <w:rPr>
          <w:rFonts w:asciiTheme="minorHAnsi" w:eastAsiaTheme="minorEastAsia" w:hAnsiTheme="minorHAnsi" w:cstheme="minorBidi"/>
          <w:noProof/>
          <w:sz w:val="22"/>
          <w:szCs w:val="22"/>
        </w:rPr>
      </w:pPr>
      <w:hyperlink w:anchor="_Toc90923585" w:history="1">
        <w:r w:rsidRPr="00455E42">
          <w:rPr>
            <w:rStyle w:val="Hyperlink"/>
            <w:noProof/>
          </w:rPr>
          <w:t>2.2</w:t>
        </w:r>
        <w:r>
          <w:rPr>
            <w:rFonts w:asciiTheme="minorHAnsi" w:eastAsiaTheme="minorEastAsia" w:hAnsiTheme="minorHAnsi" w:cstheme="minorBidi"/>
            <w:noProof/>
            <w:sz w:val="22"/>
            <w:szCs w:val="22"/>
          </w:rPr>
          <w:tab/>
        </w:r>
        <w:r w:rsidRPr="00455E42">
          <w:rPr>
            <w:rStyle w:val="Hyperlink"/>
            <w:noProof/>
          </w:rPr>
          <w:t>Inhoud Metadata</w:t>
        </w:r>
        <w:r>
          <w:rPr>
            <w:noProof/>
            <w:webHidden/>
          </w:rPr>
          <w:tab/>
        </w:r>
        <w:r>
          <w:rPr>
            <w:noProof/>
            <w:webHidden/>
          </w:rPr>
          <w:fldChar w:fldCharType="begin"/>
        </w:r>
        <w:r>
          <w:rPr>
            <w:noProof/>
            <w:webHidden/>
          </w:rPr>
          <w:instrText xml:space="preserve"> PAGEREF _Toc90923585 \h </w:instrText>
        </w:r>
        <w:r>
          <w:rPr>
            <w:noProof/>
            <w:webHidden/>
          </w:rPr>
        </w:r>
        <w:r>
          <w:rPr>
            <w:noProof/>
            <w:webHidden/>
          </w:rPr>
          <w:fldChar w:fldCharType="separate"/>
        </w:r>
        <w:r w:rsidR="00ED7FD2">
          <w:rPr>
            <w:noProof/>
            <w:webHidden/>
          </w:rPr>
          <w:t>12</w:t>
        </w:r>
        <w:r>
          <w:rPr>
            <w:noProof/>
            <w:webHidden/>
          </w:rPr>
          <w:fldChar w:fldCharType="end"/>
        </w:r>
      </w:hyperlink>
    </w:p>
    <w:p w14:paraId="6AE692C2" w14:textId="2A59520C" w:rsidR="00EE1741" w:rsidRDefault="00EE1741">
      <w:pPr>
        <w:pStyle w:val="Inhopg1"/>
        <w:tabs>
          <w:tab w:val="left" w:pos="400"/>
        </w:tabs>
        <w:rPr>
          <w:rFonts w:asciiTheme="minorHAnsi" w:eastAsiaTheme="minorEastAsia" w:hAnsiTheme="minorHAnsi" w:cstheme="minorBidi"/>
          <w:noProof/>
          <w:sz w:val="22"/>
          <w:szCs w:val="22"/>
        </w:rPr>
      </w:pPr>
      <w:hyperlink w:anchor="_Toc90923586" w:history="1">
        <w:r w:rsidRPr="00455E42">
          <w:rPr>
            <w:rStyle w:val="Hyperlink"/>
            <w:noProof/>
          </w:rPr>
          <w:t>3.</w:t>
        </w:r>
        <w:r>
          <w:rPr>
            <w:rFonts w:asciiTheme="minorHAnsi" w:eastAsiaTheme="minorEastAsia" w:hAnsiTheme="minorHAnsi" w:cstheme="minorBidi"/>
            <w:noProof/>
            <w:sz w:val="22"/>
            <w:szCs w:val="22"/>
          </w:rPr>
          <w:tab/>
        </w:r>
        <w:r w:rsidRPr="00455E42">
          <w:rPr>
            <w:rStyle w:val="Hyperlink"/>
            <w:noProof/>
          </w:rPr>
          <w:t>Basisafspraken digitaal tekenen</w:t>
        </w:r>
        <w:r>
          <w:rPr>
            <w:noProof/>
            <w:webHidden/>
          </w:rPr>
          <w:tab/>
        </w:r>
        <w:r>
          <w:rPr>
            <w:noProof/>
            <w:webHidden/>
          </w:rPr>
          <w:fldChar w:fldCharType="begin"/>
        </w:r>
        <w:r>
          <w:rPr>
            <w:noProof/>
            <w:webHidden/>
          </w:rPr>
          <w:instrText xml:space="preserve"> PAGEREF _Toc90923586 \h </w:instrText>
        </w:r>
        <w:r>
          <w:rPr>
            <w:noProof/>
            <w:webHidden/>
          </w:rPr>
        </w:r>
        <w:r>
          <w:rPr>
            <w:noProof/>
            <w:webHidden/>
          </w:rPr>
          <w:fldChar w:fldCharType="separate"/>
        </w:r>
        <w:r w:rsidR="00ED7FD2">
          <w:rPr>
            <w:noProof/>
            <w:webHidden/>
          </w:rPr>
          <w:t>15</w:t>
        </w:r>
        <w:r>
          <w:rPr>
            <w:noProof/>
            <w:webHidden/>
          </w:rPr>
          <w:fldChar w:fldCharType="end"/>
        </w:r>
      </w:hyperlink>
    </w:p>
    <w:p w14:paraId="2A990C0C" w14:textId="67460187" w:rsidR="00EE1741" w:rsidRDefault="00EE1741">
      <w:pPr>
        <w:pStyle w:val="Inhopg3"/>
        <w:rPr>
          <w:rFonts w:asciiTheme="minorHAnsi" w:eastAsiaTheme="minorEastAsia" w:hAnsiTheme="minorHAnsi" w:cstheme="minorBidi"/>
          <w:noProof/>
          <w:sz w:val="22"/>
          <w:szCs w:val="22"/>
        </w:rPr>
      </w:pPr>
      <w:hyperlink w:anchor="_Toc90923587" w:history="1">
        <w:r w:rsidRPr="00455E42">
          <w:rPr>
            <w:rStyle w:val="Hyperlink"/>
            <w:rFonts w:ascii="ZWAdobeF" w:hAnsi="ZWAdobeF" w:cs="ZWAdobeF"/>
            <w:noProof/>
          </w:rPr>
          <w:t>20B</w:t>
        </w:r>
        <w:r w:rsidRPr="00455E42">
          <w:rPr>
            <w:rStyle w:val="Hyperlink"/>
            <w:noProof/>
          </w:rPr>
          <w:t>3.1</w:t>
        </w:r>
        <w:r>
          <w:rPr>
            <w:rFonts w:asciiTheme="minorHAnsi" w:eastAsiaTheme="minorEastAsia" w:hAnsiTheme="minorHAnsi" w:cstheme="minorBidi"/>
            <w:noProof/>
            <w:sz w:val="22"/>
            <w:szCs w:val="22"/>
          </w:rPr>
          <w:tab/>
        </w:r>
        <w:r w:rsidRPr="00455E42">
          <w:rPr>
            <w:rStyle w:val="Hyperlink"/>
            <w:noProof/>
          </w:rPr>
          <w:t>Algemene basisafspraken</w:t>
        </w:r>
        <w:r>
          <w:rPr>
            <w:noProof/>
            <w:webHidden/>
          </w:rPr>
          <w:tab/>
        </w:r>
        <w:r>
          <w:rPr>
            <w:noProof/>
            <w:webHidden/>
          </w:rPr>
          <w:fldChar w:fldCharType="begin"/>
        </w:r>
        <w:r>
          <w:rPr>
            <w:noProof/>
            <w:webHidden/>
          </w:rPr>
          <w:instrText xml:space="preserve"> PAGEREF _Toc90923587 \h </w:instrText>
        </w:r>
        <w:r>
          <w:rPr>
            <w:noProof/>
            <w:webHidden/>
          </w:rPr>
        </w:r>
        <w:r>
          <w:rPr>
            <w:noProof/>
            <w:webHidden/>
          </w:rPr>
          <w:fldChar w:fldCharType="separate"/>
        </w:r>
        <w:r w:rsidR="00ED7FD2">
          <w:rPr>
            <w:noProof/>
            <w:webHidden/>
          </w:rPr>
          <w:t>15</w:t>
        </w:r>
        <w:r>
          <w:rPr>
            <w:noProof/>
            <w:webHidden/>
          </w:rPr>
          <w:fldChar w:fldCharType="end"/>
        </w:r>
      </w:hyperlink>
    </w:p>
    <w:p w14:paraId="4C6FEDAB" w14:textId="09D8CA4C" w:rsidR="00EE1741" w:rsidRDefault="00EE1741">
      <w:pPr>
        <w:pStyle w:val="Inhopg3"/>
        <w:rPr>
          <w:rFonts w:asciiTheme="minorHAnsi" w:eastAsiaTheme="minorEastAsia" w:hAnsiTheme="minorHAnsi" w:cstheme="minorBidi"/>
          <w:noProof/>
          <w:sz w:val="22"/>
          <w:szCs w:val="22"/>
        </w:rPr>
      </w:pPr>
      <w:hyperlink w:anchor="_Toc90923588" w:history="1">
        <w:r w:rsidRPr="00455E42">
          <w:rPr>
            <w:rStyle w:val="Hyperlink"/>
            <w:noProof/>
          </w:rPr>
          <w:t>3.2</w:t>
        </w:r>
        <w:r>
          <w:rPr>
            <w:rFonts w:asciiTheme="minorHAnsi" w:eastAsiaTheme="minorEastAsia" w:hAnsiTheme="minorHAnsi" w:cstheme="minorBidi"/>
            <w:noProof/>
            <w:sz w:val="22"/>
            <w:szCs w:val="22"/>
          </w:rPr>
          <w:tab/>
        </w:r>
        <w:r w:rsidRPr="00455E42">
          <w:rPr>
            <w:rStyle w:val="Hyperlink"/>
            <w:noProof/>
          </w:rPr>
          <w:t>RD-stelsel</w:t>
        </w:r>
        <w:r>
          <w:rPr>
            <w:noProof/>
            <w:webHidden/>
          </w:rPr>
          <w:tab/>
        </w:r>
        <w:r>
          <w:rPr>
            <w:noProof/>
            <w:webHidden/>
          </w:rPr>
          <w:fldChar w:fldCharType="begin"/>
        </w:r>
        <w:r>
          <w:rPr>
            <w:noProof/>
            <w:webHidden/>
          </w:rPr>
          <w:instrText xml:space="preserve"> PAGEREF _Toc90923588 \h </w:instrText>
        </w:r>
        <w:r>
          <w:rPr>
            <w:noProof/>
            <w:webHidden/>
          </w:rPr>
        </w:r>
        <w:r>
          <w:rPr>
            <w:noProof/>
            <w:webHidden/>
          </w:rPr>
          <w:fldChar w:fldCharType="separate"/>
        </w:r>
        <w:r w:rsidR="00ED7FD2">
          <w:rPr>
            <w:noProof/>
            <w:webHidden/>
          </w:rPr>
          <w:t>15</w:t>
        </w:r>
        <w:r>
          <w:rPr>
            <w:noProof/>
            <w:webHidden/>
          </w:rPr>
          <w:fldChar w:fldCharType="end"/>
        </w:r>
      </w:hyperlink>
    </w:p>
    <w:p w14:paraId="7CFD93A2" w14:textId="0B15D4F5" w:rsidR="00EE1741" w:rsidRDefault="00EE1741">
      <w:pPr>
        <w:pStyle w:val="Inhopg3"/>
        <w:rPr>
          <w:rFonts w:asciiTheme="minorHAnsi" w:eastAsiaTheme="minorEastAsia" w:hAnsiTheme="minorHAnsi" w:cstheme="minorBidi"/>
          <w:noProof/>
          <w:sz w:val="22"/>
          <w:szCs w:val="22"/>
        </w:rPr>
      </w:pPr>
      <w:hyperlink w:anchor="_Toc90923589" w:history="1">
        <w:r w:rsidRPr="00455E42">
          <w:rPr>
            <w:rStyle w:val="Hyperlink"/>
            <w:noProof/>
          </w:rPr>
          <w:t>3.3</w:t>
        </w:r>
        <w:r>
          <w:rPr>
            <w:rFonts w:asciiTheme="minorHAnsi" w:eastAsiaTheme="minorEastAsia" w:hAnsiTheme="minorHAnsi" w:cstheme="minorBidi"/>
            <w:noProof/>
            <w:sz w:val="22"/>
            <w:szCs w:val="22"/>
          </w:rPr>
          <w:tab/>
        </w:r>
        <w:r w:rsidRPr="00455E42">
          <w:rPr>
            <w:rStyle w:val="Hyperlink"/>
            <w:noProof/>
          </w:rPr>
          <w:t>Eenheden</w:t>
        </w:r>
        <w:r>
          <w:rPr>
            <w:noProof/>
            <w:webHidden/>
          </w:rPr>
          <w:tab/>
        </w:r>
        <w:r>
          <w:rPr>
            <w:noProof/>
            <w:webHidden/>
          </w:rPr>
          <w:fldChar w:fldCharType="begin"/>
        </w:r>
        <w:r>
          <w:rPr>
            <w:noProof/>
            <w:webHidden/>
          </w:rPr>
          <w:instrText xml:space="preserve"> PAGEREF _Toc90923589 \h </w:instrText>
        </w:r>
        <w:r>
          <w:rPr>
            <w:noProof/>
            <w:webHidden/>
          </w:rPr>
        </w:r>
        <w:r>
          <w:rPr>
            <w:noProof/>
            <w:webHidden/>
          </w:rPr>
          <w:fldChar w:fldCharType="separate"/>
        </w:r>
        <w:r w:rsidR="00ED7FD2">
          <w:rPr>
            <w:noProof/>
            <w:webHidden/>
          </w:rPr>
          <w:t>16</w:t>
        </w:r>
        <w:r>
          <w:rPr>
            <w:noProof/>
            <w:webHidden/>
          </w:rPr>
          <w:fldChar w:fldCharType="end"/>
        </w:r>
      </w:hyperlink>
    </w:p>
    <w:p w14:paraId="271597E0" w14:textId="5FF44461" w:rsidR="00EE1741" w:rsidRDefault="00EE1741">
      <w:pPr>
        <w:pStyle w:val="Inhopg3"/>
        <w:rPr>
          <w:rFonts w:asciiTheme="minorHAnsi" w:eastAsiaTheme="minorEastAsia" w:hAnsiTheme="minorHAnsi" w:cstheme="minorBidi"/>
          <w:noProof/>
          <w:sz w:val="22"/>
          <w:szCs w:val="22"/>
        </w:rPr>
      </w:pPr>
      <w:hyperlink w:anchor="_Toc90923590" w:history="1">
        <w:r w:rsidRPr="00455E42">
          <w:rPr>
            <w:rStyle w:val="Hyperlink"/>
            <w:noProof/>
          </w:rPr>
          <w:t>3.4</w:t>
        </w:r>
        <w:r>
          <w:rPr>
            <w:rFonts w:asciiTheme="minorHAnsi" w:eastAsiaTheme="minorEastAsia" w:hAnsiTheme="minorHAnsi" w:cstheme="minorBidi"/>
            <w:noProof/>
            <w:sz w:val="22"/>
            <w:szCs w:val="22"/>
          </w:rPr>
          <w:tab/>
        </w:r>
        <w:r w:rsidRPr="00455E42">
          <w:rPr>
            <w:rStyle w:val="Hyperlink"/>
            <w:noProof/>
          </w:rPr>
          <w:t>Plotschalen</w:t>
        </w:r>
        <w:r>
          <w:rPr>
            <w:noProof/>
            <w:webHidden/>
          </w:rPr>
          <w:tab/>
        </w:r>
        <w:r>
          <w:rPr>
            <w:noProof/>
            <w:webHidden/>
          </w:rPr>
          <w:fldChar w:fldCharType="begin"/>
        </w:r>
        <w:r>
          <w:rPr>
            <w:noProof/>
            <w:webHidden/>
          </w:rPr>
          <w:instrText xml:space="preserve"> PAGEREF _Toc90923590 \h </w:instrText>
        </w:r>
        <w:r>
          <w:rPr>
            <w:noProof/>
            <w:webHidden/>
          </w:rPr>
        </w:r>
        <w:r>
          <w:rPr>
            <w:noProof/>
            <w:webHidden/>
          </w:rPr>
          <w:fldChar w:fldCharType="separate"/>
        </w:r>
        <w:r w:rsidR="00ED7FD2">
          <w:rPr>
            <w:noProof/>
            <w:webHidden/>
          </w:rPr>
          <w:t>16</w:t>
        </w:r>
        <w:r>
          <w:rPr>
            <w:noProof/>
            <w:webHidden/>
          </w:rPr>
          <w:fldChar w:fldCharType="end"/>
        </w:r>
      </w:hyperlink>
    </w:p>
    <w:p w14:paraId="0270471E" w14:textId="02C6B439" w:rsidR="00EE1741" w:rsidRDefault="00EE1741">
      <w:pPr>
        <w:pStyle w:val="Inhopg3"/>
        <w:rPr>
          <w:rFonts w:asciiTheme="minorHAnsi" w:eastAsiaTheme="minorEastAsia" w:hAnsiTheme="minorHAnsi" w:cstheme="minorBidi"/>
          <w:noProof/>
          <w:sz w:val="22"/>
          <w:szCs w:val="22"/>
        </w:rPr>
      </w:pPr>
      <w:hyperlink w:anchor="_Toc90923591" w:history="1">
        <w:r w:rsidRPr="00455E42">
          <w:rPr>
            <w:rStyle w:val="Hyperlink"/>
            <w:noProof/>
          </w:rPr>
          <w:t>3.5</w:t>
        </w:r>
        <w:r>
          <w:rPr>
            <w:rFonts w:asciiTheme="minorHAnsi" w:eastAsiaTheme="minorEastAsia" w:hAnsiTheme="minorHAnsi" w:cstheme="minorBidi"/>
            <w:noProof/>
            <w:sz w:val="22"/>
            <w:szCs w:val="22"/>
          </w:rPr>
          <w:tab/>
        </w:r>
        <w:r w:rsidRPr="00455E42">
          <w:rPr>
            <w:rStyle w:val="Hyperlink"/>
            <w:noProof/>
          </w:rPr>
          <w:t>Representatie van objecten</w:t>
        </w:r>
        <w:r>
          <w:rPr>
            <w:noProof/>
            <w:webHidden/>
          </w:rPr>
          <w:tab/>
        </w:r>
        <w:r>
          <w:rPr>
            <w:noProof/>
            <w:webHidden/>
          </w:rPr>
          <w:fldChar w:fldCharType="begin"/>
        </w:r>
        <w:r>
          <w:rPr>
            <w:noProof/>
            <w:webHidden/>
          </w:rPr>
          <w:instrText xml:space="preserve"> PAGEREF _Toc90923591 \h </w:instrText>
        </w:r>
        <w:r>
          <w:rPr>
            <w:noProof/>
            <w:webHidden/>
          </w:rPr>
        </w:r>
        <w:r>
          <w:rPr>
            <w:noProof/>
            <w:webHidden/>
          </w:rPr>
          <w:fldChar w:fldCharType="separate"/>
        </w:r>
        <w:r w:rsidR="00ED7FD2">
          <w:rPr>
            <w:noProof/>
            <w:webHidden/>
          </w:rPr>
          <w:t>17</w:t>
        </w:r>
        <w:r>
          <w:rPr>
            <w:noProof/>
            <w:webHidden/>
          </w:rPr>
          <w:fldChar w:fldCharType="end"/>
        </w:r>
      </w:hyperlink>
    </w:p>
    <w:p w14:paraId="2864FC1A" w14:textId="604BBBB8" w:rsidR="00EE1741" w:rsidRDefault="00EE1741">
      <w:pPr>
        <w:pStyle w:val="Inhopg4"/>
        <w:rPr>
          <w:rFonts w:asciiTheme="minorHAnsi" w:eastAsiaTheme="minorEastAsia" w:hAnsiTheme="minorHAnsi" w:cstheme="minorBidi"/>
          <w:noProof/>
          <w:sz w:val="22"/>
          <w:szCs w:val="22"/>
        </w:rPr>
      </w:pPr>
      <w:hyperlink w:anchor="_Toc90923592" w:history="1">
        <w:r w:rsidRPr="00455E42">
          <w:rPr>
            <w:rStyle w:val="Hyperlink"/>
            <w:noProof/>
          </w:rPr>
          <w:t>3.5.1</w:t>
        </w:r>
        <w:r>
          <w:rPr>
            <w:rFonts w:asciiTheme="minorHAnsi" w:eastAsiaTheme="minorEastAsia" w:hAnsiTheme="minorHAnsi" w:cstheme="minorBidi"/>
            <w:noProof/>
            <w:sz w:val="22"/>
            <w:szCs w:val="22"/>
          </w:rPr>
          <w:tab/>
        </w:r>
        <w:r w:rsidRPr="00455E42">
          <w:rPr>
            <w:rStyle w:val="Hyperlink"/>
            <w:noProof/>
          </w:rPr>
          <w:t>Algemeen</w:t>
        </w:r>
        <w:r>
          <w:rPr>
            <w:noProof/>
            <w:webHidden/>
          </w:rPr>
          <w:tab/>
        </w:r>
        <w:r>
          <w:rPr>
            <w:noProof/>
            <w:webHidden/>
          </w:rPr>
          <w:fldChar w:fldCharType="begin"/>
        </w:r>
        <w:r>
          <w:rPr>
            <w:noProof/>
            <w:webHidden/>
          </w:rPr>
          <w:instrText xml:space="preserve"> PAGEREF _Toc90923592 \h </w:instrText>
        </w:r>
        <w:r>
          <w:rPr>
            <w:noProof/>
            <w:webHidden/>
          </w:rPr>
        </w:r>
        <w:r>
          <w:rPr>
            <w:noProof/>
            <w:webHidden/>
          </w:rPr>
          <w:fldChar w:fldCharType="separate"/>
        </w:r>
        <w:r w:rsidR="00ED7FD2">
          <w:rPr>
            <w:noProof/>
            <w:webHidden/>
          </w:rPr>
          <w:t>17</w:t>
        </w:r>
        <w:r>
          <w:rPr>
            <w:noProof/>
            <w:webHidden/>
          </w:rPr>
          <w:fldChar w:fldCharType="end"/>
        </w:r>
      </w:hyperlink>
    </w:p>
    <w:p w14:paraId="45283FBF" w14:textId="718ED828" w:rsidR="00EE1741" w:rsidRDefault="00EE1741">
      <w:pPr>
        <w:pStyle w:val="Inhopg4"/>
        <w:rPr>
          <w:rFonts w:asciiTheme="minorHAnsi" w:eastAsiaTheme="minorEastAsia" w:hAnsiTheme="minorHAnsi" w:cstheme="minorBidi"/>
          <w:noProof/>
          <w:sz w:val="22"/>
          <w:szCs w:val="22"/>
        </w:rPr>
      </w:pPr>
      <w:hyperlink w:anchor="_Toc90923593" w:history="1">
        <w:r w:rsidRPr="00455E42">
          <w:rPr>
            <w:rStyle w:val="Hyperlink"/>
            <w:noProof/>
          </w:rPr>
          <w:t>3.5.2</w:t>
        </w:r>
        <w:r>
          <w:rPr>
            <w:rFonts w:asciiTheme="minorHAnsi" w:eastAsiaTheme="minorEastAsia" w:hAnsiTheme="minorHAnsi" w:cstheme="minorBidi"/>
            <w:noProof/>
            <w:sz w:val="22"/>
            <w:szCs w:val="22"/>
          </w:rPr>
          <w:tab/>
        </w:r>
        <w:r w:rsidRPr="00455E42">
          <w:rPr>
            <w:rStyle w:val="Hyperlink"/>
            <w:noProof/>
          </w:rPr>
          <w:t>Lijndikte (lineweight)</w:t>
        </w:r>
        <w:r>
          <w:rPr>
            <w:noProof/>
            <w:webHidden/>
          </w:rPr>
          <w:tab/>
        </w:r>
        <w:r>
          <w:rPr>
            <w:noProof/>
            <w:webHidden/>
          </w:rPr>
          <w:fldChar w:fldCharType="begin"/>
        </w:r>
        <w:r>
          <w:rPr>
            <w:noProof/>
            <w:webHidden/>
          </w:rPr>
          <w:instrText xml:space="preserve"> PAGEREF _Toc90923593 \h </w:instrText>
        </w:r>
        <w:r>
          <w:rPr>
            <w:noProof/>
            <w:webHidden/>
          </w:rPr>
        </w:r>
        <w:r>
          <w:rPr>
            <w:noProof/>
            <w:webHidden/>
          </w:rPr>
          <w:fldChar w:fldCharType="separate"/>
        </w:r>
        <w:r w:rsidR="00ED7FD2">
          <w:rPr>
            <w:noProof/>
            <w:webHidden/>
          </w:rPr>
          <w:t>18</w:t>
        </w:r>
        <w:r>
          <w:rPr>
            <w:noProof/>
            <w:webHidden/>
          </w:rPr>
          <w:fldChar w:fldCharType="end"/>
        </w:r>
      </w:hyperlink>
    </w:p>
    <w:p w14:paraId="34226C1D" w14:textId="1F6070CE" w:rsidR="00EE1741" w:rsidRDefault="00EE1741">
      <w:pPr>
        <w:pStyle w:val="Inhopg4"/>
        <w:rPr>
          <w:rFonts w:asciiTheme="minorHAnsi" w:eastAsiaTheme="minorEastAsia" w:hAnsiTheme="minorHAnsi" w:cstheme="minorBidi"/>
          <w:noProof/>
          <w:sz w:val="22"/>
          <w:szCs w:val="22"/>
        </w:rPr>
      </w:pPr>
      <w:hyperlink w:anchor="_Toc90923594" w:history="1">
        <w:r w:rsidRPr="00455E42">
          <w:rPr>
            <w:rStyle w:val="Hyperlink"/>
            <w:noProof/>
          </w:rPr>
          <w:t>3.5.3</w:t>
        </w:r>
        <w:r>
          <w:rPr>
            <w:rFonts w:asciiTheme="minorHAnsi" w:eastAsiaTheme="minorEastAsia" w:hAnsiTheme="minorHAnsi" w:cstheme="minorBidi"/>
            <w:noProof/>
            <w:sz w:val="22"/>
            <w:szCs w:val="22"/>
          </w:rPr>
          <w:tab/>
        </w:r>
        <w:r w:rsidRPr="00455E42">
          <w:rPr>
            <w:rStyle w:val="Hyperlink"/>
            <w:noProof/>
          </w:rPr>
          <w:t xml:space="preserve">Lijntype </w:t>
        </w:r>
        <w:r w:rsidRPr="00455E42">
          <w:rPr>
            <w:rStyle w:val="Hyperlink"/>
            <w:i/>
            <w:noProof/>
          </w:rPr>
          <w:t>(linetype)</w:t>
        </w:r>
        <w:r>
          <w:rPr>
            <w:noProof/>
            <w:webHidden/>
          </w:rPr>
          <w:tab/>
        </w:r>
        <w:r>
          <w:rPr>
            <w:noProof/>
            <w:webHidden/>
          </w:rPr>
          <w:fldChar w:fldCharType="begin"/>
        </w:r>
        <w:r>
          <w:rPr>
            <w:noProof/>
            <w:webHidden/>
          </w:rPr>
          <w:instrText xml:space="preserve"> PAGEREF _Toc90923594 \h </w:instrText>
        </w:r>
        <w:r>
          <w:rPr>
            <w:noProof/>
            <w:webHidden/>
          </w:rPr>
        </w:r>
        <w:r>
          <w:rPr>
            <w:noProof/>
            <w:webHidden/>
          </w:rPr>
          <w:fldChar w:fldCharType="separate"/>
        </w:r>
        <w:r w:rsidR="00ED7FD2">
          <w:rPr>
            <w:noProof/>
            <w:webHidden/>
          </w:rPr>
          <w:t>19</w:t>
        </w:r>
        <w:r>
          <w:rPr>
            <w:noProof/>
            <w:webHidden/>
          </w:rPr>
          <w:fldChar w:fldCharType="end"/>
        </w:r>
      </w:hyperlink>
    </w:p>
    <w:p w14:paraId="279A5354" w14:textId="5FC94048" w:rsidR="00EE1741" w:rsidRDefault="00EE1741">
      <w:pPr>
        <w:pStyle w:val="Inhopg4"/>
        <w:rPr>
          <w:rFonts w:asciiTheme="minorHAnsi" w:eastAsiaTheme="minorEastAsia" w:hAnsiTheme="minorHAnsi" w:cstheme="minorBidi"/>
          <w:noProof/>
          <w:sz w:val="22"/>
          <w:szCs w:val="22"/>
        </w:rPr>
      </w:pPr>
      <w:hyperlink w:anchor="_Toc90923595" w:history="1">
        <w:r w:rsidRPr="00455E42">
          <w:rPr>
            <w:rStyle w:val="Hyperlink"/>
            <w:noProof/>
          </w:rPr>
          <w:t>3.5.4</w:t>
        </w:r>
        <w:r>
          <w:rPr>
            <w:rFonts w:asciiTheme="minorHAnsi" w:eastAsiaTheme="minorEastAsia" w:hAnsiTheme="minorHAnsi" w:cstheme="minorBidi"/>
            <w:noProof/>
            <w:sz w:val="22"/>
            <w:szCs w:val="22"/>
          </w:rPr>
          <w:tab/>
        </w:r>
        <w:r w:rsidRPr="00455E42">
          <w:rPr>
            <w:rStyle w:val="Hyperlink"/>
            <w:noProof/>
          </w:rPr>
          <w:t>Lijnkleur</w:t>
        </w:r>
        <w:r>
          <w:rPr>
            <w:noProof/>
            <w:webHidden/>
          </w:rPr>
          <w:tab/>
        </w:r>
        <w:r>
          <w:rPr>
            <w:noProof/>
            <w:webHidden/>
          </w:rPr>
          <w:fldChar w:fldCharType="begin"/>
        </w:r>
        <w:r>
          <w:rPr>
            <w:noProof/>
            <w:webHidden/>
          </w:rPr>
          <w:instrText xml:space="preserve"> PAGEREF _Toc90923595 \h </w:instrText>
        </w:r>
        <w:r>
          <w:rPr>
            <w:noProof/>
            <w:webHidden/>
          </w:rPr>
        </w:r>
        <w:r>
          <w:rPr>
            <w:noProof/>
            <w:webHidden/>
          </w:rPr>
          <w:fldChar w:fldCharType="separate"/>
        </w:r>
        <w:r w:rsidR="00ED7FD2">
          <w:rPr>
            <w:noProof/>
            <w:webHidden/>
          </w:rPr>
          <w:t>20</w:t>
        </w:r>
        <w:r>
          <w:rPr>
            <w:noProof/>
            <w:webHidden/>
          </w:rPr>
          <w:fldChar w:fldCharType="end"/>
        </w:r>
      </w:hyperlink>
    </w:p>
    <w:p w14:paraId="667B793B" w14:textId="344A9306" w:rsidR="00EE1741" w:rsidRDefault="00EE1741">
      <w:pPr>
        <w:pStyle w:val="Inhopg4"/>
        <w:rPr>
          <w:rFonts w:asciiTheme="minorHAnsi" w:eastAsiaTheme="minorEastAsia" w:hAnsiTheme="minorHAnsi" w:cstheme="minorBidi"/>
          <w:noProof/>
          <w:sz w:val="22"/>
          <w:szCs w:val="22"/>
        </w:rPr>
      </w:pPr>
      <w:hyperlink w:anchor="_Toc90923596" w:history="1">
        <w:r w:rsidRPr="00455E42">
          <w:rPr>
            <w:rStyle w:val="Hyperlink"/>
            <w:noProof/>
          </w:rPr>
          <w:t>3.5.5</w:t>
        </w:r>
        <w:r>
          <w:rPr>
            <w:rFonts w:asciiTheme="minorHAnsi" w:eastAsiaTheme="minorEastAsia" w:hAnsiTheme="minorHAnsi" w:cstheme="minorBidi"/>
            <w:noProof/>
            <w:sz w:val="22"/>
            <w:szCs w:val="22"/>
          </w:rPr>
          <w:tab/>
        </w:r>
        <w:r w:rsidRPr="00455E42">
          <w:rPr>
            <w:rStyle w:val="Hyperlink"/>
            <w:noProof/>
          </w:rPr>
          <w:t>Arceringen</w:t>
        </w:r>
        <w:r>
          <w:rPr>
            <w:noProof/>
            <w:webHidden/>
          </w:rPr>
          <w:tab/>
        </w:r>
        <w:r>
          <w:rPr>
            <w:noProof/>
            <w:webHidden/>
          </w:rPr>
          <w:fldChar w:fldCharType="begin"/>
        </w:r>
        <w:r>
          <w:rPr>
            <w:noProof/>
            <w:webHidden/>
          </w:rPr>
          <w:instrText xml:space="preserve"> PAGEREF _Toc90923596 \h </w:instrText>
        </w:r>
        <w:r>
          <w:rPr>
            <w:noProof/>
            <w:webHidden/>
          </w:rPr>
        </w:r>
        <w:r>
          <w:rPr>
            <w:noProof/>
            <w:webHidden/>
          </w:rPr>
          <w:fldChar w:fldCharType="separate"/>
        </w:r>
        <w:r w:rsidR="00ED7FD2">
          <w:rPr>
            <w:noProof/>
            <w:webHidden/>
          </w:rPr>
          <w:t>21</w:t>
        </w:r>
        <w:r>
          <w:rPr>
            <w:noProof/>
            <w:webHidden/>
          </w:rPr>
          <w:fldChar w:fldCharType="end"/>
        </w:r>
      </w:hyperlink>
    </w:p>
    <w:p w14:paraId="29E6C3B9" w14:textId="6B3A677F" w:rsidR="00EE1741" w:rsidRDefault="00EE1741">
      <w:pPr>
        <w:pStyle w:val="Inhopg4"/>
        <w:rPr>
          <w:rFonts w:asciiTheme="minorHAnsi" w:eastAsiaTheme="minorEastAsia" w:hAnsiTheme="minorHAnsi" w:cstheme="minorBidi"/>
          <w:noProof/>
          <w:sz w:val="22"/>
          <w:szCs w:val="22"/>
        </w:rPr>
      </w:pPr>
      <w:hyperlink w:anchor="_Toc90923597" w:history="1">
        <w:r w:rsidRPr="00455E42">
          <w:rPr>
            <w:rStyle w:val="Hyperlink"/>
            <w:noProof/>
          </w:rPr>
          <w:t>3.5.6</w:t>
        </w:r>
        <w:r>
          <w:rPr>
            <w:rFonts w:asciiTheme="minorHAnsi" w:eastAsiaTheme="minorEastAsia" w:hAnsiTheme="minorHAnsi" w:cstheme="minorBidi"/>
            <w:noProof/>
            <w:sz w:val="22"/>
            <w:szCs w:val="22"/>
          </w:rPr>
          <w:tab/>
        </w:r>
        <w:r w:rsidRPr="00455E42">
          <w:rPr>
            <w:rStyle w:val="Hyperlink"/>
            <w:noProof/>
          </w:rPr>
          <w:t>Symbolen</w:t>
        </w:r>
        <w:r>
          <w:rPr>
            <w:noProof/>
            <w:webHidden/>
          </w:rPr>
          <w:tab/>
        </w:r>
        <w:r>
          <w:rPr>
            <w:noProof/>
            <w:webHidden/>
          </w:rPr>
          <w:fldChar w:fldCharType="begin"/>
        </w:r>
        <w:r>
          <w:rPr>
            <w:noProof/>
            <w:webHidden/>
          </w:rPr>
          <w:instrText xml:space="preserve"> PAGEREF _Toc90923597 \h </w:instrText>
        </w:r>
        <w:r>
          <w:rPr>
            <w:noProof/>
            <w:webHidden/>
          </w:rPr>
        </w:r>
        <w:r>
          <w:rPr>
            <w:noProof/>
            <w:webHidden/>
          </w:rPr>
          <w:fldChar w:fldCharType="separate"/>
        </w:r>
        <w:r w:rsidR="00ED7FD2">
          <w:rPr>
            <w:noProof/>
            <w:webHidden/>
          </w:rPr>
          <w:t>22</w:t>
        </w:r>
        <w:r>
          <w:rPr>
            <w:noProof/>
            <w:webHidden/>
          </w:rPr>
          <w:fldChar w:fldCharType="end"/>
        </w:r>
      </w:hyperlink>
    </w:p>
    <w:p w14:paraId="14EF4A48" w14:textId="2E984207" w:rsidR="00EE1741" w:rsidRDefault="00EE1741">
      <w:pPr>
        <w:pStyle w:val="Inhopg4"/>
        <w:rPr>
          <w:rFonts w:asciiTheme="minorHAnsi" w:eastAsiaTheme="minorEastAsia" w:hAnsiTheme="minorHAnsi" w:cstheme="minorBidi"/>
          <w:noProof/>
          <w:sz w:val="22"/>
          <w:szCs w:val="22"/>
        </w:rPr>
      </w:pPr>
      <w:hyperlink w:anchor="_Toc90923598" w:history="1">
        <w:r w:rsidRPr="00455E42">
          <w:rPr>
            <w:rStyle w:val="Hyperlink"/>
            <w:noProof/>
          </w:rPr>
          <w:t>3.5.7</w:t>
        </w:r>
        <w:r>
          <w:rPr>
            <w:rFonts w:asciiTheme="minorHAnsi" w:eastAsiaTheme="minorEastAsia" w:hAnsiTheme="minorHAnsi" w:cstheme="minorBidi"/>
            <w:noProof/>
            <w:sz w:val="22"/>
            <w:szCs w:val="22"/>
          </w:rPr>
          <w:tab/>
        </w:r>
        <w:r w:rsidRPr="00455E42">
          <w:rPr>
            <w:rStyle w:val="Hyperlink"/>
            <w:noProof/>
          </w:rPr>
          <w:t>Oppervlak</w:t>
        </w:r>
        <w:r>
          <w:rPr>
            <w:noProof/>
            <w:webHidden/>
          </w:rPr>
          <w:tab/>
        </w:r>
        <w:r>
          <w:rPr>
            <w:noProof/>
            <w:webHidden/>
          </w:rPr>
          <w:fldChar w:fldCharType="begin"/>
        </w:r>
        <w:r>
          <w:rPr>
            <w:noProof/>
            <w:webHidden/>
          </w:rPr>
          <w:instrText xml:space="preserve"> PAGEREF _Toc90923598 \h </w:instrText>
        </w:r>
        <w:r>
          <w:rPr>
            <w:noProof/>
            <w:webHidden/>
          </w:rPr>
        </w:r>
        <w:r>
          <w:rPr>
            <w:noProof/>
            <w:webHidden/>
          </w:rPr>
          <w:fldChar w:fldCharType="separate"/>
        </w:r>
        <w:r w:rsidR="00ED7FD2">
          <w:rPr>
            <w:noProof/>
            <w:webHidden/>
          </w:rPr>
          <w:t>22</w:t>
        </w:r>
        <w:r>
          <w:rPr>
            <w:noProof/>
            <w:webHidden/>
          </w:rPr>
          <w:fldChar w:fldCharType="end"/>
        </w:r>
      </w:hyperlink>
    </w:p>
    <w:p w14:paraId="3B0156DE" w14:textId="29D2DE58" w:rsidR="00EE1741" w:rsidRDefault="00EE1741">
      <w:pPr>
        <w:pStyle w:val="Inhopg4"/>
        <w:rPr>
          <w:rFonts w:asciiTheme="minorHAnsi" w:eastAsiaTheme="minorEastAsia" w:hAnsiTheme="minorHAnsi" w:cstheme="minorBidi"/>
          <w:noProof/>
          <w:sz w:val="22"/>
          <w:szCs w:val="22"/>
        </w:rPr>
      </w:pPr>
      <w:hyperlink w:anchor="_Toc90923599" w:history="1">
        <w:r w:rsidRPr="00455E42">
          <w:rPr>
            <w:rStyle w:val="Hyperlink"/>
            <w:noProof/>
          </w:rPr>
          <w:t>3.5.8</w:t>
        </w:r>
        <w:r>
          <w:rPr>
            <w:rFonts w:asciiTheme="minorHAnsi" w:eastAsiaTheme="minorEastAsia" w:hAnsiTheme="minorHAnsi" w:cstheme="minorBidi"/>
            <w:noProof/>
            <w:sz w:val="22"/>
            <w:szCs w:val="22"/>
          </w:rPr>
          <w:tab/>
        </w:r>
        <w:r w:rsidRPr="00455E42">
          <w:rPr>
            <w:rStyle w:val="Hyperlink"/>
            <w:noProof/>
          </w:rPr>
          <w:t>Vlakvulling</w:t>
        </w:r>
        <w:r>
          <w:rPr>
            <w:noProof/>
            <w:webHidden/>
          </w:rPr>
          <w:tab/>
        </w:r>
        <w:r>
          <w:rPr>
            <w:noProof/>
            <w:webHidden/>
          </w:rPr>
          <w:fldChar w:fldCharType="begin"/>
        </w:r>
        <w:r>
          <w:rPr>
            <w:noProof/>
            <w:webHidden/>
          </w:rPr>
          <w:instrText xml:space="preserve"> PAGEREF _Toc90923599 \h </w:instrText>
        </w:r>
        <w:r>
          <w:rPr>
            <w:noProof/>
            <w:webHidden/>
          </w:rPr>
        </w:r>
        <w:r>
          <w:rPr>
            <w:noProof/>
            <w:webHidden/>
          </w:rPr>
          <w:fldChar w:fldCharType="separate"/>
        </w:r>
        <w:r w:rsidR="00ED7FD2">
          <w:rPr>
            <w:noProof/>
            <w:webHidden/>
          </w:rPr>
          <w:t>22</w:t>
        </w:r>
        <w:r>
          <w:rPr>
            <w:noProof/>
            <w:webHidden/>
          </w:rPr>
          <w:fldChar w:fldCharType="end"/>
        </w:r>
      </w:hyperlink>
    </w:p>
    <w:p w14:paraId="3D6E4AA8" w14:textId="613AD101" w:rsidR="00EE1741" w:rsidRDefault="00EE1741">
      <w:pPr>
        <w:pStyle w:val="Inhopg4"/>
        <w:rPr>
          <w:rFonts w:asciiTheme="minorHAnsi" w:eastAsiaTheme="minorEastAsia" w:hAnsiTheme="minorHAnsi" w:cstheme="minorBidi"/>
          <w:noProof/>
          <w:sz w:val="22"/>
          <w:szCs w:val="22"/>
        </w:rPr>
      </w:pPr>
      <w:hyperlink w:anchor="_Toc90923600" w:history="1">
        <w:r w:rsidRPr="00455E42">
          <w:rPr>
            <w:rStyle w:val="Hyperlink"/>
            <w:noProof/>
          </w:rPr>
          <w:t>3.5.9</w:t>
        </w:r>
        <w:r>
          <w:rPr>
            <w:rFonts w:asciiTheme="minorHAnsi" w:eastAsiaTheme="minorEastAsia" w:hAnsiTheme="minorHAnsi" w:cstheme="minorBidi"/>
            <w:noProof/>
            <w:sz w:val="22"/>
            <w:szCs w:val="22"/>
          </w:rPr>
          <w:tab/>
        </w:r>
        <w:r w:rsidRPr="00455E42">
          <w:rPr>
            <w:rStyle w:val="Hyperlink"/>
            <w:noProof/>
          </w:rPr>
          <w:t>Samenvatting representatie van objecten in NLCS</w:t>
        </w:r>
        <w:r>
          <w:rPr>
            <w:noProof/>
            <w:webHidden/>
          </w:rPr>
          <w:tab/>
        </w:r>
        <w:r>
          <w:rPr>
            <w:noProof/>
            <w:webHidden/>
          </w:rPr>
          <w:fldChar w:fldCharType="begin"/>
        </w:r>
        <w:r>
          <w:rPr>
            <w:noProof/>
            <w:webHidden/>
          </w:rPr>
          <w:instrText xml:space="preserve"> PAGEREF _Toc90923600 \h </w:instrText>
        </w:r>
        <w:r>
          <w:rPr>
            <w:noProof/>
            <w:webHidden/>
          </w:rPr>
        </w:r>
        <w:r>
          <w:rPr>
            <w:noProof/>
            <w:webHidden/>
          </w:rPr>
          <w:fldChar w:fldCharType="separate"/>
        </w:r>
        <w:r w:rsidR="00ED7FD2">
          <w:rPr>
            <w:noProof/>
            <w:webHidden/>
          </w:rPr>
          <w:t>23</w:t>
        </w:r>
        <w:r>
          <w:rPr>
            <w:noProof/>
            <w:webHidden/>
          </w:rPr>
          <w:fldChar w:fldCharType="end"/>
        </w:r>
      </w:hyperlink>
    </w:p>
    <w:p w14:paraId="4B32D7DC" w14:textId="0504A7B5" w:rsidR="00EE1741" w:rsidRDefault="00EE1741">
      <w:pPr>
        <w:pStyle w:val="Inhopg4"/>
        <w:rPr>
          <w:rFonts w:asciiTheme="minorHAnsi" w:eastAsiaTheme="minorEastAsia" w:hAnsiTheme="minorHAnsi" w:cstheme="minorBidi"/>
          <w:noProof/>
          <w:sz w:val="22"/>
          <w:szCs w:val="22"/>
        </w:rPr>
      </w:pPr>
      <w:hyperlink w:anchor="_Toc90923601" w:history="1">
        <w:r w:rsidRPr="00455E42">
          <w:rPr>
            <w:rStyle w:val="Hyperlink"/>
            <w:i/>
            <w:noProof/>
          </w:rPr>
          <w:t>CAD kleuren (referentie: AutoCad)</w:t>
        </w:r>
        <w:r>
          <w:rPr>
            <w:noProof/>
            <w:webHidden/>
          </w:rPr>
          <w:tab/>
        </w:r>
        <w:r>
          <w:rPr>
            <w:noProof/>
            <w:webHidden/>
          </w:rPr>
          <w:fldChar w:fldCharType="begin"/>
        </w:r>
        <w:r>
          <w:rPr>
            <w:noProof/>
            <w:webHidden/>
          </w:rPr>
          <w:instrText xml:space="preserve"> PAGEREF _Toc90923601 \h </w:instrText>
        </w:r>
        <w:r>
          <w:rPr>
            <w:noProof/>
            <w:webHidden/>
          </w:rPr>
        </w:r>
        <w:r>
          <w:rPr>
            <w:noProof/>
            <w:webHidden/>
          </w:rPr>
          <w:fldChar w:fldCharType="separate"/>
        </w:r>
        <w:r w:rsidR="00ED7FD2">
          <w:rPr>
            <w:noProof/>
            <w:webHidden/>
          </w:rPr>
          <w:t>25</w:t>
        </w:r>
        <w:r>
          <w:rPr>
            <w:noProof/>
            <w:webHidden/>
          </w:rPr>
          <w:fldChar w:fldCharType="end"/>
        </w:r>
      </w:hyperlink>
    </w:p>
    <w:p w14:paraId="7890020A" w14:textId="43027828" w:rsidR="00EE1741" w:rsidRDefault="00EE1741">
      <w:pPr>
        <w:pStyle w:val="Inhopg1"/>
        <w:tabs>
          <w:tab w:val="left" w:pos="400"/>
        </w:tabs>
        <w:rPr>
          <w:rFonts w:asciiTheme="minorHAnsi" w:eastAsiaTheme="minorEastAsia" w:hAnsiTheme="minorHAnsi" w:cstheme="minorBidi"/>
          <w:noProof/>
          <w:sz w:val="22"/>
          <w:szCs w:val="22"/>
        </w:rPr>
      </w:pPr>
      <w:hyperlink w:anchor="_Toc90923602" w:history="1">
        <w:r w:rsidRPr="00455E42">
          <w:rPr>
            <w:rStyle w:val="Hyperlink"/>
            <w:noProof/>
          </w:rPr>
          <w:t>4</w:t>
        </w:r>
        <w:r>
          <w:rPr>
            <w:rFonts w:asciiTheme="minorHAnsi" w:eastAsiaTheme="minorEastAsia" w:hAnsiTheme="minorHAnsi" w:cstheme="minorBidi"/>
            <w:noProof/>
            <w:sz w:val="22"/>
            <w:szCs w:val="22"/>
          </w:rPr>
          <w:tab/>
        </w:r>
        <w:r w:rsidRPr="00455E42">
          <w:rPr>
            <w:rStyle w:val="Hyperlink"/>
            <w:noProof/>
          </w:rPr>
          <w:t>Uiterlijk van de tekening</w:t>
        </w:r>
        <w:r>
          <w:rPr>
            <w:noProof/>
            <w:webHidden/>
          </w:rPr>
          <w:tab/>
        </w:r>
        <w:r>
          <w:rPr>
            <w:noProof/>
            <w:webHidden/>
          </w:rPr>
          <w:fldChar w:fldCharType="begin"/>
        </w:r>
        <w:r>
          <w:rPr>
            <w:noProof/>
            <w:webHidden/>
          </w:rPr>
          <w:instrText xml:space="preserve"> PAGEREF _Toc90923602 \h </w:instrText>
        </w:r>
        <w:r>
          <w:rPr>
            <w:noProof/>
            <w:webHidden/>
          </w:rPr>
        </w:r>
        <w:r>
          <w:rPr>
            <w:noProof/>
            <w:webHidden/>
          </w:rPr>
          <w:fldChar w:fldCharType="separate"/>
        </w:r>
        <w:r w:rsidR="00ED7FD2">
          <w:rPr>
            <w:noProof/>
            <w:webHidden/>
          </w:rPr>
          <w:t>26</w:t>
        </w:r>
        <w:r>
          <w:rPr>
            <w:noProof/>
            <w:webHidden/>
          </w:rPr>
          <w:fldChar w:fldCharType="end"/>
        </w:r>
      </w:hyperlink>
    </w:p>
    <w:p w14:paraId="47AB21C8" w14:textId="7F81452F" w:rsidR="00EE1741" w:rsidRDefault="00EE1741">
      <w:pPr>
        <w:pStyle w:val="Inhopg3"/>
        <w:rPr>
          <w:rFonts w:asciiTheme="minorHAnsi" w:eastAsiaTheme="minorEastAsia" w:hAnsiTheme="minorHAnsi" w:cstheme="minorBidi"/>
          <w:noProof/>
          <w:sz w:val="22"/>
          <w:szCs w:val="22"/>
        </w:rPr>
      </w:pPr>
      <w:hyperlink w:anchor="_Toc90923603" w:history="1">
        <w:r w:rsidRPr="00455E42">
          <w:rPr>
            <w:rStyle w:val="Hyperlink"/>
            <w:noProof/>
          </w:rPr>
          <w:t>4.1</w:t>
        </w:r>
        <w:r>
          <w:rPr>
            <w:rFonts w:asciiTheme="minorHAnsi" w:eastAsiaTheme="minorEastAsia" w:hAnsiTheme="minorHAnsi" w:cstheme="minorBidi"/>
            <w:noProof/>
            <w:sz w:val="22"/>
            <w:szCs w:val="22"/>
          </w:rPr>
          <w:tab/>
        </w:r>
        <w:r w:rsidRPr="00455E42">
          <w:rPr>
            <w:rStyle w:val="Hyperlink"/>
            <w:noProof/>
          </w:rPr>
          <w:t>Tekenbladformaten</w:t>
        </w:r>
        <w:r>
          <w:rPr>
            <w:noProof/>
            <w:webHidden/>
          </w:rPr>
          <w:tab/>
        </w:r>
        <w:r>
          <w:rPr>
            <w:noProof/>
            <w:webHidden/>
          </w:rPr>
          <w:fldChar w:fldCharType="begin"/>
        </w:r>
        <w:r>
          <w:rPr>
            <w:noProof/>
            <w:webHidden/>
          </w:rPr>
          <w:instrText xml:space="preserve"> PAGEREF _Toc90923603 \h </w:instrText>
        </w:r>
        <w:r>
          <w:rPr>
            <w:noProof/>
            <w:webHidden/>
          </w:rPr>
        </w:r>
        <w:r>
          <w:rPr>
            <w:noProof/>
            <w:webHidden/>
          </w:rPr>
          <w:fldChar w:fldCharType="separate"/>
        </w:r>
        <w:r w:rsidR="00ED7FD2">
          <w:rPr>
            <w:noProof/>
            <w:webHidden/>
          </w:rPr>
          <w:t>26</w:t>
        </w:r>
        <w:r>
          <w:rPr>
            <w:noProof/>
            <w:webHidden/>
          </w:rPr>
          <w:fldChar w:fldCharType="end"/>
        </w:r>
      </w:hyperlink>
    </w:p>
    <w:p w14:paraId="0B3BE215" w14:textId="0826CBEB" w:rsidR="00EE1741" w:rsidRDefault="00EE1741">
      <w:pPr>
        <w:pStyle w:val="Inhopg3"/>
        <w:rPr>
          <w:rFonts w:asciiTheme="minorHAnsi" w:eastAsiaTheme="minorEastAsia" w:hAnsiTheme="minorHAnsi" w:cstheme="minorBidi"/>
          <w:noProof/>
          <w:sz w:val="22"/>
          <w:szCs w:val="22"/>
        </w:rPr>
      </w:pPr>
      <w:hyperlink w:anchor="_Toc90923604" w:history="1">
        <w:r w:rsidRPr="00455E42">
          <w:rPr>
            <w:rStyle w:val="Hyperlink"/>
            <w:noProof/>
          </w:rPr>
          <w:t>4.2</w:t>
        </w:r>
        <w:r>
          <w:rPr>
            <w:rFonts w:asciiTheme="minorHAnsi" w:eastAsiaTheme="minorEastAsia" w:hAnsiTheme="minorHAnsi" w:cstheme="minorBidi"/>
            <w:noProof/>
            <w:sz w:val="22"/>
            <w:szCs w:val="22"/>
          </w:rPr>
          <w:tab/>
        </w:r>
        <w:r w:rsidRPr="00455E42">
          <w:rPr>
            <w:rStyle w:val="Hyperlink"/>
            <w:noProof/>
          </w:rPr>
          <w:t>Tekenruimte, kader en rand</w:t>
        </w:r>
        <w:r>
          <w:rPr>
            <w:noProof/>
            <w:webHidden/>
          </w:rPr>
          <w:tab/>
        </w:r>
        <w:r>
          <w:rPr>
            <w:noProof/>
            <w:webHidden/>
          </w:rPr>
          <w:fldChar w:fldCharType="begin"/>
        </w:r>
        <w:r>
          <w:rPr>
            <w:noProof/>
            <w:webHidden/>
          </w:rPr>
          <w:instrText xml:space="preserve"> PAGEREF _Toc90923604 \h </w:instrText>
        </w:r>
        <w:r>
          <w:rPr>
            <w:noProof/>
            <w:webHidden/>
          </w:rPr>
        </w:r>
        <w:r>
          <w:rPr>
            <w:noProof/>
            <w:webHidden/>
          </w:rPr>
          <w:fldChar w:fldCharType="separate"/>
        </w:r>
        <w:r w:rsidR="00ED7FD2">
          <w:rPr>
            <w:noProof/>
            <w:webHidden/>
          </w:rPr>
          <w:t>26</w:t>
        </w:r>
        <w:r>
          <w:rPr>
            <w:noProof/>
            <w:webHidden/>
          </w:rPr>
          <w:fldChar w:fldCharType="end"/>
        </w:r>
      </w:hyperlink>
    </w:p>
    <w:p w14:paraId="135CECBD" w14:textId="6014EEBF" w:rsidR="00EE1741" w:rsidRDefault="00EE1741">
      <w:pPr>
        <w:pStyle w:val="Inhopg4"/>
        <w:rPr>
          <w:rFonts w:asciiTheme="minorHAnsi" w:eastAsiaTheme="minorEastAsia" w:hAnsiTheme="minorHAnsi" w:cstheme="minorBidi"/>
          <w:noProof/>
          <w:sz w:val="22"/>
          <w:szCs w:val="22"/>
        </w:rPr>
      </w:pPr>
      <w:hyperlink w:anchor="_Toc90923605" w:history="1">
        <w:r w:rsidRPr="00455E42">
          <w:rPr>
            <w:rStyle w:val="Hyperlink"/>
            <w:noProof/>
          </w:rPr>
          <w:t>4.2.1</w:t>
        </w:r>
        <w:r>
          <w:rPr>
            <w:rFonts w:asciiTheme="minorHAnsi" w:eastAsiaTheme="minorEastAsia" w:hAnsiTheme="minorHAnsi" w:cstheme="minorBidi"/>
            <w:noProof/>
            <w:sz w:val="22"/>
            <w:szCs w:val="22"/>
          </w:rPr>
          <w:tab/>
        </w:r>
        <w:r w:rsidRPr="00455E42">
          <w:rPr>
            <w:rStyle w:val="Hyperlink"/>
            <w:noProof/>
          </w:rPr>
          <w:t>Algemeen</w:t>
        </w:r>
        <w:r>
          <w:rPr>
            <w:noProof/>
            <w:webHidden/>
          </w:rPr>
          <w:tab/>
        </w:r>
        <w:r>
          <w:rPr>
            <w:noProof/>
            <w:webHidden/>
          </w:rPr>
          <w:fldChar w:fldCharType="begin"/>
        </w:r>
        <w:r>
          <w:rPr>
            <w:noProof/>
            <w:webHidden/>
          </w:rPr>
          <w:instrText xml:space="preserve"> PAGEREF _Toc90923605 \h </w:instrText>
        </w:r>
        <w:r>
          <w:rPr>
            <w:noProof/>
            <w:webHidden/>
          </w:rPr>
        </w:r>
        <w:r>
          <w:rPr>
            <w:noProof/>
            <w:webHidden/>
          </w:rPr>
          <w:fldChar w:fldCharType="separate"/>
        </w:r>
        <w:r w:rsidR="00ED7FD2">
          <w:rPr>
            <w:noProof/>
            <w:webHidden/>
          </w:rPr>
          <w:t>26</w:t>
        </w:r>
        <w:r>
          <w:rPr>
            <w:noProof/>
            <w:webHidden/>
          </w:rPr>
          <w:fldChar w:fldCharType="end"/>
        </w:r>
      </w:hyperlink>
    </w:p>
    <w:p w14:paraId="6EF2CF78" w14:textId="797DBDDE" w:rsidR="00EE1741" w:rsidRDefault="00EE1741">
      <w:pPr>
        <w:pStyle w:val="Inhopg4"/>
        <w:rPr>
          <w:rFonts w:asciiTheme="minorHAnsi" w:eastAsiaTheme="minorEastAsia" w:hAnsiTheme="minorHAnsi" w:cstheme="minorBidi"/>
          <w:noProof/>
          <w:sz w:val="22"/>
          <w:szCs w:val="22"/>
        </w:rPr>
      </w:pPr>
      <w:hyperlink w:anchor="_Toc90923606" w:history="1">
        <w:r w:rsidRPr="00455E42">
          <w:rPr>
            <w:rStyle w:val="Hyperlink"/>
            <w:noProof/>
          </w:rPr>
          <w:t>4.2.2</w:t>
        </w:r>
        <w:r>
          <w:rPr>
            <w:rFonts w:asciiTheme="minorHAnsi" w:eastAsiaTheme="minorEastAsia" w:hAnsiTheme="minorHAnsi" w:cstheme="minorBidi"/>
            <w:noProof/>
            <w:sz w:val="22"/>
            <w:szCs w:val="22"/>
          </w:rPr>
          <w:tab/>
        </w:r>
        <w:r w:rsidRPr="00455E42">
          <w:rPr>
            <w:rStyle w:val="Hyperlink"/>
            <w:noProof/>
          </w:rPr>
          <w:t>Merktekens in de rand</w:t>
        </w:r>
        <w:r>
          <w:rPr>
            <w:noProof/>
            <w:webHidden/>
          </w:rPr>
          <w:tab/>
        </w:r>
        <w:r>
          <w:rPr>
            <w:noProof/>
            <w:webHidden/>
          </w:rPr>
          <w:fldChar w:fldCharType="begin"/>
        </w:r>
        <w:r>
          <w:rPr>
            <w:noProof/>
            <w:webHidden/>
          </w:rPr>
          <w:instrText xml:space="preserve"> PAGEREF _Toc90923606 \h </w:instrText>
        </w:r>
        <w:r>
          <w:rPr>
            <w:noProof/>
            <w:webHidden/>
          </w:rPr>
        </w:r>
        <w:r>
          <w:rPr>
            <w:noProof/>
            <w:webHidden/>
          </w:rPr>
          <w:fldChar w:fldCharType="separate"/>
        </w:r>
        <w:r w:rsidR="00ED7FD2">
          <w:rPr>
            <w:noProof/>
            <w:webHidden/>
          </w:rPr>
          <w:t>27</w:t>
        </w:r>
        <w:r>
          <w:rPr>
            <w:noProof/>
            <w:webHidden/>
          </w:rPr>
          <w:fldChar w:fldCharType="end"/>
        </w:r>
      </w:hyperlink>
    </w:p>
    <w:p w14:paraId="740E335D" w14:textId="2431EE1E" w:rsidR="00EE1741" w:rsidRDefault="00EE1741">
      <w:pPr>
        <w:pStyle w:val="Inhopg3"/>
        <w:rPr>
          <w:rFonts w:asciiTheme="minorHAnsi" w:eastAsiaTheme="minorEastAsia" w:hAnsiTheme="minorHAnsi" w:cstheme="minorBidi"/>
          <w:noProof/>
          <w:sz w:val="22"/>
          <w:szCs w:val="22"/>
        </w:rPr>
      </w:pPr>
      <w:hyperlink w:anchor="_Toc90923607" w:history="1">
        <w:r w:rsidRPr="00455E42">
          <w:rPr>
            <w:rStyle w:val="Hyperlink"/>
            <w:rFonts w:ascii="ZWAdobeF" w:hAnsi="ZWAdobeF" w:cs="ZWAdobeF"/>
            <w:noProof/>
          </w:rPr>
          <w:t>14B</w:t>
        </w:r>
        <w:r w:rsidRPr="00455E42">
          <w:rPr>
            <w:rStyle w:val="Hyperlink"/>
            <w:noProof/>
          </w:rPr>
          <w:t>4.3</w:t>
        </w:r>
        <w:r>
          <w:rPr>
            <w:rFonts w:asciiTheme="minorHAnsi" w:eastAsiaTheme="minorEastAsia" w:hAnsiTheme="minorHAnsi" w:cstheme="minorBidi"/>
            <w:noProof/>
            <w:sz w:val="22"/>
            <w:szCs w:val="22"/>
          </w:rPr>
          <w:tab/>
        </w:r>
        <w:r w:rsidRPr="00455E42">
          <w:rPr>
            <w:rStyle w:val="Hyperlink"/>
            <w:noProof/>
          </w:rPr>
          <w:t>Indeling tekenblad</w:t>
        </w:r>
        <w:r>
          <w:rPr>
            <w:noProof/>
            <w:webHidden/>
          </w:rPr>
          <w:tab/>
        </w:r>
        <w:r>
          <w:rPr>
            <w:noProof/>
            <w:webHidden/>
          </w:rPr>
          <w:fldChar w:fldCharType="begin"/>
        </w:r>
        <w:r>
          <w:rPr>
            <w:noProof/>
            <w:webHidden/>
          </w:rPr>
          <w:instrText xml:space="preserve"> PAGEREF _Toc90923607 \h </w:instrText>
        </w:r>
        <w:r>
          <w:rPr>
            <w:noProof/>
            <w:webHidden/>
          </w:rPr>
        </w:r>
        <w:r>
          <w:rPr>
            <w:noProof/>
            <w:webHidden/>
          </w:rPr>
          <w:fldChar w:fldCharType="separate"/>
        </w:r>
        <w:r w:rsidR="00ED7FD2">
          <w:rPr>
            <w:noProof/>
            <w:webHidden/>
          </w:rPr>
          <w:t>28</w:t>
        </w:r>
        <w:r>
          <w:rPr>
            <w:noProof/>
            <w:webHidden/>
          </w:rPr>
          <w:fldChar w:fldCharType="end"/>
        </w:r>
      </w:hyperlink>
    </w:p>
    <w:p w14:paraId="5FD571E4" w14:textId="55C5EF52" w:rsidR="00EE1741" w:rsidRDefault="00EE1741">
      <w:pPr>
        <w:pStyle w:val="Inhopg4"/>
        <w:rPr>
          <w:rFonts w:asciiTheme="minorHAnsi" w:eastAsiaTheme="minorEastAsia" w:hAnsiTheme="minorHAnsi" w:cstheme="minorBidi"/>
          <w:noProof/>
          <w:sz w:val="22"/>
          <w:szCs w:val="22"/>
        </w:rPr>
      </w:pPr>
      <w:hyperlink w:anchor="_Toc90923608" w:history="1">
        <w:r w:rsidRPr="00455E42">
          <w:rPr>
            <w:rStyle w:val="Hyperlink"/>
            <w:noProof/>
          </w:rPr>
          <w:t>4.3.1</w:t>
        </w:r>
        <w:r>
          <w:rPr>
            <w:rFonts w:asciiTheme="minorHAnsi" w:eastAsiaTheme="minorEastAsia" w:hAnsiTheme="minorHAnsi" w:cstheme="minorBidi"/>
            <w:noProof/>
            <w:sz w:val="22"/>
            <w:szCs w:val="22"/>
          </w:rPr>
          <w:tab/>
        </w:r>
        <w:r w:rsidRPr="00455E42">
          <w:rPr>
            <w:rStyle w:val="Hyperlink"/>
            <w:noProof/>
          </w:rPr>
          <w:t>Algemeen</w:t>
        </w:r>
        <w:r>
          <w:rPr>
            <w:noProof/>
            <w:webHidden/>
          </w:rPr>
          <w:tab/>
        </w:r>
        <w:r>
          <w:rPr>
            <w:noProof/>
            <w:webHidden/>
          </w:rPr>
          <w:fldChar w:fldCharType="begin"/>
        </w:r>
        <w:r>
          <w:rPr>
            <w:noProof/>
            <w:webHidden/>
          </w:rPr>
          <w:instrText xml:space="preserve"> PAGEREF _Toc90923608 \h </w:instrText>
        </w:r>
        <w:r>
          <w:rPr>
            <w:noProof/>
            <w:webHidden/>
          </w:rPr>
        </w:r>
        <w:r>
          <w:rPr>
            <w:noProof/>
            <w:webHidden/>
          </w:rPr>
          <w:fldChar w:fldCharType="separate"/>
        </w:r>
        <w:r w:rsidR="00ED7FD2">
          <w:rPr>
            <w:noProof/>
            <w:webHidden/>
          </w:rPr>
          <w:t>28</w:t>
        </w:r>
        <w:r>
          <w:rPr>
            <w:noProof/>
            <w:webHidden/>
          </w:rPr>
          <w:fldChar w:fldCharType="end"/>
        </w:r>
      </w:hyperlink>
    </w:p>
    <w:p w14:paraId="1A7F2274" w14:textId="65D9EC8C" w:rsidR="00EE1741" w:rsidRDefault="00EE1741">
      <w:pPr>
        <w:pStyle w:val="Inhopg4"/>
        <w:rPr>
          <w:rFonts w:asciiTheme="minorHAnsi" w:eastAsiaTheme="minorEastAsia" w:hAnsiTheme="minorHAnsi" w:cstheme="minorBidi"/>
          <w:noProof/>
          <w:sz w:val="22"/>
          <w:szCs w:val="22"/>
        </w:rPr>
      </w:pPr>
      <w:hyperlink w:anchor="_Toc90923609" w:history="1">
        <w:r w:rsidRPr="00455E42">
          <w:rPr>
            <w:rStyle w:val="Hyperlink"/>
            <w:noProof/>
          </w:rPr>
          <w:t>4.3.2</w:t>
        </w:r>
        <w:r>
          <w:rPr>
            <w:rFonts w:asciiTheme="minorHAnsi" w:eastAsiaTheme="minorEastAsia" w:hAnsiTheme="minorHAnsi" w:cstheme="minorBidi"/>
            <w:noProof/>
            <w:sz w:val="22"/>
            <w:szCs w:val="22"/>
          </w:rPr>
          <w:tab/>
        </w:r>
        <w:r w:rsidRPr="00455E42">
          <w:rPr>
            <w:rStyle w:val="Hyperlink"/>
            <w:noProof/>
          </w:rPr>
          <w:t>Titelblok</w:t>
        </w:r>
        <w:r>
          <w:rPr>
            <w:noProof/>
            <w:webHidden/>
          </w:rPr>
          <w:tab/>
        </w:r>
        <w:r>
          <w:rPr>
            <w:noProof/>
            <w:webHidden/>
          </w:rPr>
          <w:fldChar w:fldCharType="begin"/>
        </w:r>
        <w:r>
          <w:rPr>
            <w:noProof/>
            <w:webHidden/>
          </w:rPr>
          <w:instrText xml:space="preserve"> PAGEREF _Toc90923609 \h </w:instrText>
        </w:r>
        <w:r>
          <w:rPr>
            <w:noProof/>
            <w:webHidden/>
          </w:rPr>
        </w:r>
        <w:r>
          <w:rPr>
            <w:noProof/>
            <w:webHidden/>
          </w:rPr>
          <w:fldChar w:fldCharType="separate"/>
        </w:r>
        <w:r w:rsidR="00ED7FD2">
          <w:rPr>
            <w:noProof/>
            <w:webHidden/>
          </w:rPr>
          <w:t>29</w:t>
        </w:r>
        <w:r>
          <w:rPr>
            <w:noProof/>
            <w:webHidden/>
          </w:rPr>
          <w:fldChar w:fldCharType="end"/>
        </w:r>
      </w:hyperlink>
    </w:p>
    <w:p w14:paraId="1A5981D4" w14:textId="34B726A3" w:rsidR="00EE1741" w:rsidRDefault="00EE1741">
      <w:pPr>
        <w:pStyle w:val="Inhopg4"/>
        <w:rPr>
          <w:rFonts w:asciiTheme="minorHAnsi" w:eastAsiaTheme="minorEastAsia" w:hAnsiTheme="minorHAnsi" w:cstheme="minorBidi"/>
          <w:noProof/>
          <w:sz w:val="22"/>
          <w:szCs w:val="22"/>
        </w:rPr>
      </w:pPr>
      <w:hyperlink w:anchor="_Toc90923610" w:history="1">
        <w:r w:rsidRPr="00455E42">
          <w:rPr>
            <w:rStyle w:val="Hyperlink"/>
            <w:rFonts w:ascii="ZWAdobeF" w:hAnsi="ZWAdobeF" w:cs="ZWAdobeF"/>
            <w:noProof/>
          </w:rPr>
          <w:t>19B</w:t>
        </w:r>
        <w:r w:rsidRPr="00455E42">
          <w:rPr>
            <w:rStyle w:val="Hyperlink"/>
            <w:noProof/>
          </w:rPr>
          <w:t>4.3.3</w:t>
        </w:r>
        <w:r>
          <w:rPr>
            <w:rFonts w:asciiTheme="minorHAnsi" w:eastAsiaTheme="minorEastAsia" w:hAnsiTheme="minorHAnsi" w:cstheme="minorBidi"/>
            <w:noProof/>
            <w:sz w:val="22"/>
            <w:szCs w:val="22"/>
          </w:rPr>
          <w:tab/>
        </w:r>
        <w:r w:rsidRPr="00455E42">
          <w:rPr>
            <w:rStyle w:val="Hyperlink"/>
            <w:noProof/>
          </w:rPr>
          <w:t>Verklaring</w:t>
        </w:r>
        <w:r>
          <w:rPr>
            <w:noProof/>
            <w:webHidden/>
          </w:rPr>
          <w:tab/>
        </w:r>
        <w:r>
          <w:rPr>
            <w:noProof/>
            <w:webHidden/>
          </w:rPr>
          <w:fldChar w:fldCharType="begin"/>
        </w:r>
        <w:r>
          <w:rPr>
            <w:noProof/>
            <w:webHidden/>
          </w:rPr>
          <w:instrText xml:space="preserve"> PAGEREF _Toc90923610 \h </w:instrText>
        </w:r>
        <w:r>
          <w:rPr>
            <w:noProof/>
            <w:webHidden/>
          </w:rPr>
        </w:r>
        <w:r>
          <w:rPr>
            <w:noProof/>
            <w:webHidden/>
          </w:rPr>
          <w:fldChar w:fldCharType="separate"/>
        </w:r>
        <w:r w:rsidR="00ED7FD2">
          <w:rPr>
            <w:noProof/>
            <w:webHidden/>
          </w:rPr>
          <w:t>29</w:t>
        </w:r>
        <w:r>
          <w:rPr>
            <w:noProof/>
            <w:webHidden/>
          </w:rPr>
          <w:fldChar w:fldCharType="end"/>
        </w:r>
      </w:hyperlink>
    </w:p>
    <w:p w14:paraId="76D652A4" w14:textId="4CF545D2" w:rsidR="00EE1741" w:rsidRDefault="00EE1741">
      <w:pPr>
        <w:pStyle w:val="Inhopg4"/>
        <w:rPr>
          <w:rFonts w:asciiTheme="minorHAnsi" w:eastAsiaTheme="minorEastAsia" w:hAnsiTheme="minorHAnsi" w:cstheme="minorBidi"/>
          <w:noProof/>
          <w:sz w:val="22"/>
          <w:szCs w:val="22"/>
        </w:rPr>
      </w:pPr>
      <w:hyperlink w:anchor="_Toc90923611" w:history="1">
        <w:r w:rsidRPr="00455E42">
          <w:rPr>
            <w:rStyle w:val="Hyperlink"/>
            <w:noProof/>
          </w:rPr>
          <w:t>4.3.3</w:t>
        </w:r>
        <w:r>
          <w:rPr>
            <w:rFonts w:asciiTheme="minorHAnsi" w:eastAsiaTheme="minorEastAsia" w:hAnsiTheme="minorHAnsi" w:cstheme="minorBidi"/>
            <w:noProof/>
            <w:sz w:val="22"/>
            <w:szCs w:val="22"/>
          </w:rPr>
          <w:tab/>
        </w:r>
        <w:r w:rsidRPr="00455E42">
          <w:rPr>
            <w:rStyle w:val="Hyperlink"/>
            <w:noProof/>
          </w:rPr>
          <w:t>Noordpijl</w:t>
        </w:r>
        <w:r>
          <w:rPr>
            <w:noProof/>
            <w:webHidden/>
          </w:rPr>
          <w:tab/>
        </w:r>
        <w:r>
          <w:rPr>
            <w:noProof/>
            <w:webHidden/>
          </w:rPr>
          <w:fldChar w:fldCharType="begin"/>
        </w:r>
        <w:r>
          <w:rPr>
            <w:noProof/>
            <w:webHidden/>
          </w:rPr>
          <w:instrText xml:space="preserve"> PAGEREF _Toc90923611 \h </w:instrText>
        </w:r>
        <w:r>
          <w:rPr>
            <w:noProof/>
            <w:webHidden/>
          </w:rPr>
        </w:r>
        <w:r>
          <w:rPr>
            <w:noProof/>
            <w:webHidden/>
          </w:rPr>
          <w:fldChar w:fldCharType="separate"/>
        </w:r>
        <w:r w:rsidR="00ED7FD2">
          <w:rPr>
            <w:noProof/>
            <w:webHidden/>
          </w:rPr>
          <w:t>30</w:t>
        </w:r>
        <w:r>
          <w:rPr>
            <w:noProof/>
            <w:webHidden/>
          </w:rPr>
          <w:fldChar w:fldCharType="end"/>
        </w:r>
      </w:hyperlink>
    </w:p>
    <w:p w14:paraId="172D595D" w14:textId="3B7DD181" w:rsidR="00EE1741" w:rsidRDefault="00EE1741">
      <w:pPr>
        <w:pStyle w:val="Inhopg4"/>
        <w:rPr>
          <w:rFonts w:asciiTheme="minorHAnsi" w:eastAsiaTheme="minorEastAsia" w:hAnsiTheme="minorHAnsi" w:cstheme="minorBidi"/>
          <w:noProof/>
          <w:sz w:val="22"/>
          <w:szCs w:val="22"/>
        </w:rPr>
      </w:pPr>
      <w:hyperlink w:anchor="_Toc90923612" w:history="1">
        <w:r w:rsidRPr="00455E42">
          <w:rPr>
            <w:rStyle w:val="Hyperlink"/>
            <w:noProof/>
          </w:rPr>
          <w:t>4.3.4</w:t>
        </w:r>
        <w:r>
          <w:rPr>
            <w:rFonts w:asciiTheme="minorHAnsi" w:eastAsiaTheme="minorEastAsia" w:hAnsiTheme="minorHAnsi" w:cstheme="minorBidi"/>
            <w:noProof/>
            <w:sz w:val="22"/>
            <w:szCs w:val="22"/>
          </w:rPr>
          <w:tab/>
        </w:r>
        <w:r w:rsidRPr="00455E42">
          <w:rPr>
            <w:rStyle w:val="Hyperlink"/>
            <w:noProof/>
          </w:rPr>
          <w:t>Schaalbalk</w:t>
        </w:r>
        <w:r>
          <w:rPr>
            <w:noProof/>
            <w:webHidden/>
          </w:rPr>
          <w:tab/>
        </w:r>
        <w:r>
          <w:rPr>
            <w:noProof/>
            <w:webHidden/>
          </w:rPr>
          <w:fldChar w:fldCharType="begin"/>
        </w:r>
        <w:r>
          <w:rPr>
            <w:noProof/>
            <w:webHidden/>
          </w:rPr>
          <w:instrText xml:space="preserve"> PAGEREF _Toc90923612 \h </w:instrText>
        </w:r>
        <w:r>
          <w:rPr>
            <w:noProof/>
            <w:webHidden/>
          </w:rPr>
        </w:r>
        <w:r>
          <w:rPr>
            <w:noProof/>
            <w:webHidden/>
          </w:rPr>
          <w:fldChar w:fldCharType="separate"/>
        </w:r>
        <w:r w:rsidR="00ED7FD2">
          <w:rPr>
            <w:noProof/>
            <w:webHidden/>
          </w:rPr>
          <w:t>30</w:t>
        </w:r>
        <w:r>
          <w:rPr>
            <w:noProof/>
            <w:webHidden/>
          </w:rPr>
          <w:fldChar w:fldCharType="end"/>
        </w:r>
      </w:hyperlink>
    </w:p>
    <w:p w14:paraId="41C9FAF5" w14:textId="5F09D09F" w:rsidR="00EE1741" w:rsidRDefault="00EE1741">
      <w:pPr>
        <w:pStyle w:val="Inhopg4"/>
        <w:rPr>
          <w:rFonts w:asciiTheme="minorHAnsi" w:eastAsiaTheme="minorEastAsia" w:hAnsiTheme="minorHAnsi" w:cstheme="minorBidi"/>
          <w:noProof/>
          <w:sz w:val="22"/>
          <w:szCs w:val="22"/>
        </w:rPr>
      </w:pPr>
      <w:hyperlink w:anchor="_Toc90923613" w:history="1">
        <w:r w:rsidRPr="00455E42">
          <w:rPr>
            <w:rStyle w:val="Hyperlink"/>
            <w:noProof/>
          </w:rPr>
          <w:t>4.3.5</w:t>
        </w:r>
        <w:r>
          <w:rPr>
            <w:rFonts w:asciiTheme="minorHAnsi" w:eastAsiaTheme="minorEastAsia" w:hAnsiTheme="minorHAnsi" w:cstheme="minorBidi"/>
            <w:noProof/>
            <w:sz w:val="22"/>
            <w:szCs w:val="22"/>
          </w:rPr>
          <w:tab/>
        </w:r>
        <w:r w:rsidRPr="00455E42">
          <w:rPr>
            <w:rStyle w:val="Hyperlink"/>
            <w:noProof/>
          </w:rPr>
          <w:t>Ordening van details en profielen</w:t>
        </w:r>
        <w:r>
          <w:rPr>
            <w:noProof/>
            <w:webHidden/>
          </w:rPr>
          <w:tab/>
        </w:r>
        <w:r>
          <w:rPr>
            <w:noProof/>
            <w:webHidden/>
          </w:rPr>
          <w:fldChar w:fldCharType="begin"/>
        </w:r>
        <w:r>
          <w:rPr>
            <w:noProof/>
            <w:webHidden/>
          </w:rPr>
          <w:instrText xml:space="preserve"> PAGEREF _Toc90923613 \h </w:instrText>
        </w:r>
        <w:r>
          <w:rPr>
            <w:noProof/>
            <w:webHidden/>
          </w:rPr>
        </w:r>
        <w:r>
          <w:rPr>
            <w:noProof/>
            <w:webHidden/>
          </w:rPr>
          <w:fldChar w:fldCharType="separate"/>
        </w:r>
        <w:r w:rsidR="00ED7FD2">
          <w:rPr>
            <w:noProof/>
            <w:webHidden/>
          </w:rPr>
          <w:t>31</w:t>
        </w:r>
        <w:r>
          <w:rPr>
            <w:noProof/>
            <w:webHidden/>
          </w:rPr>
          <w:fldChar w:fldCharType="end"/>
        </w:r>
      </w:hyperlink>
    </w:p>
    <w:p w14:paraId="7CAD6F5A" w14:textId="7FB364DC" w:rsidR="00EE1741" w:rsidRDefault="00EE1741">
      <w:pPr>
        <w:pStyle w:val="Inhopg3"/>
        <w:rPr>
          <w:rFonts w:asciiTheme="minorHAnsi" w:eastAsiaTheme="minorEastAsia" w:hAnsiTheme="minorHAnsi" w:cstheme="minorBidi"/>
          <w:noProof/>
          <w:sz w:val="22"/>
          <w:szCs w:val="22"/>
        </w:rPr>
      </w:pPr>
      <w:hyperlink w:anchor="_Toc90923614" w:history="1">
        <w:r w:rsidRPr="00455E42">
          <w:rPr>
            <w:rStyle w:val="Hyperlink"/>
            <w:rFonts w:ascii="ZWAdobeF" w:hAnsi="ZWAdobeF" w:cs="ZWAdobeF"/>
            <w:noProof/>
          </w:rPr>
          <w:t>16B</w:t>
        </w:r>
        <w:r w:rsidRPr="00455E42">
          <w:rPr>
            <w:rStyle w:val="Hyperlink"/>
            <w:noProof/>
          </w:rPr>
          <w:t>4.4</w:t>
        </w:r>
        <w:r>
          <w:rPr>
            <w:rFonts w:asciiTheme="minorHAnsi" w:eastAsiaTheme="minorEastAsia" w:hAnsiTheme="minorHAnsi" w:cstheme="minorBidi"/>
            <w:noProof/>
            <w:sz w:val="22"/>
            <w:szCs w:val="22"/>
          </w:rPr>
          <w:tab/>
        </w:r>
        <w:r w:rsidRPr="00455E42">
          <w:rPr>
            <w:rStyle w:val="Hyperlink"/>
            <w:noProof/>
          </w:rPr>
          <w:t>Verwijzingssymbolen</w:t>
        </w:r>
        <w:r>
          <w:rPr>
            <w:noProof/>
            <w:webHidden/>
          </w:rPr>
          <w:tab/>
        </w:r>
        <w:r>
          <w:rPr>
            <w:noProof/>
            <w:webHidden/>
          </w:rPr>
          <w:fldChar w:fldCharType="begin"/>
        </w:r>
        <w:r>
          <w:rPr>
            <w:noProof/>
            <w:webHidden/>
          </w:rPr>
          <w:instrText xml:space="preserve"> PAGEREF _Toc90923614 \h </w:instrText>
        </w:r>
        <w:r>
          <w:rPr>
            <w:noProof/>
            <w:webHidden/>
          </w:rPr>
        </w:r>
        <w:r>
          <w:rPr>
            <w:noProof/>
            <w:webHidden/>
          </w:rPr>
          <w:fldChar w:fldCharType="separate"/>
        </w:r>
        <w:r w:rsidR="00ED7FD2">
          <w:rPr>
            <w:noProof/>
            <w:webHidden/>
          </w:rPr>
          <w:t>32</w:t>
        </w:r>
        <w:r>
          <w:rPr>
            <w:noProof/>
            <w:webHidden/>
          </w:rPr>
          <w:fldChar w:fldCharType="end"/>
        </w:r>
      </w:hyperlink>
    </w:p>
    <w:p w14:paraId="2495D48C" w14:textId="5A5CAF04" w:rsidR="00EE1741" w:rsidRDefault="00EE1741">
      <w:pPr>
        <w:pStyle w:val="Inhopg4"/>
        <w:rPr>
          <w:rFonts w:asciiTheme="minorHAnsi" w:eastAsiaTheme="minorEastAsia" w:hAnsiTheme="minorHAnsi" w:cstheme="minorBidi"/>
          <w:noProof/>
          <w:sz w:val="22"/>
          <w:szCs w:val="22"/>
        </w:rPr>
      </w:pPr>
      <w:hyperlink w:anchor="_Toc90923615" w:history="1">
        <w:r w:rsidRPr="00455E42">
          <w:rPr>
            <w:rStyle w:val="Hyperlink"/>
            <w:noProof/>
          </w:rPr>
          <w:t>4.4.1</w:t>
        </w:r>
        <w:r>
          <w:rPr>
            <w:rFonts w:asciiTheme="minorHAnsi" w:eastAsiaTheme="minorEastAsia" w:hAnsiTheme="minorHAnsi" w:cstheme="minorBidi"/>
            <w:noProof/>
            <w:sz w:val="22"/>
            <w:szCs w:val="22"/>
          </w:rPr>
          <w:tab/>
        </w:r>
        <w:r w:rsidRPr="00455E42">
          <w:rPr>
            <w:rStyle w:val="Hyperlink"/>
            <w:noProof/>
          </w:rPr>
          <w:t>Verwijzingssymbolen algemeen</w:t>
        </w:r>
        <w:r>
          <w:rPr>
            <w:noProof/>
            <w:webHidden/>
          </w:rPr>
          <w:tab/>
        </w:r>
        <w:r>
          <w:rPr>
            <w:noProof/>
            <w:webHidden/>
          </w:rPr>
          <w:fldChar w:fldCharType="begin"/>
        </w:r>
        <w:r>
          <w:rPr>
            <w:noProof/>
            <w:webHidden/>
          </w:rPr>
          <w:instrText xml:space="preserve"> PAGEREF _Toc90923615 \h </w:instrText>
        </w:r>
        <w:r>
          <w:rPr>
            <w:noProof/>
            <w:webHidden/>
          </w:rPr>
        </w:r>
        <w:r>
          <w:rPr>
            <w:noProof/>
            <w:webHidden/>
          </w:rPr>
          <w:fldChar w:fldCharType="separate"/>
        </w:r>
        <w:r w:rsidR="00ED7FD2">
          <w:rPr>
            <w:noProof/>
            <w:webHidden/>
          </w:rPr>
          <w:t>32</w:t>
        </w:r>
        <w:r>
          <w:rPr>
            <w:noProof/>
            <w:webHidden/>
          </w:rPr>
          <w:fldChar w:fldCharType="end"/>
        </w:r>
      </w:hyperlink>
    </w:p>
    <w:p w14:paraId="2307B449" w14:textId="3767A985" w:rsidR="00EE1741" w:rsidRDefault="00EE1741">
      <w:pPr>
        <w:pStyle w:val="Inhopg4"/>
        <w:rPr>
          <w:rFonts w:asciiTheme="minorHAnsi" w:eastAsiaTheme="minorEastAsia" w:hAnsiTheme="minorHAnsi" w:cstheme="minorBidi"/>
          <w:noProof/>
          <w:sz w:val="22"/>
          <w:szCs w:val="22"/>
        </w:rPr>
      </w:pPr>
      <w:hyperlink w:anchor="_Toc90923616" w:history="1">
        <w:r w:rsidRPr="00455E42">
          <w:rPr>
            <w:rStyle w:val="Hyperlink"/>
            <w:noProof/>
          </w:rPr>
          <w:t>4.4.2</w:t>
        </w:r>
        <w:r>
          <w:rPr>
            <w:rFonts w:asciiTheme="minorHAnsi" w:eastAsiaTheme="minorEastAsia" w:hAnsiTheme="minorHAnsi" w:cstheme="minorBidi"/>
            <w:noProof/>
            <w:sz w:val="22"/>
            <w:szCs w:val="22"/>
          </w:rPr>
          <w:tab/>
        </w:r>
        <w:r w:rsidRPr="00455E42">
          <w:rPr>
            <w:rStyle w:val="Hyperlink"/>
            <w:noProof/>
          </w:rPr>
          <w:t>Verwijzing naar een doorsnede</w:t>
        </w:r>
        <w:r>
          <w:rPr>
            <w:noProof/>
            <w:webHidden/>
          </w:rPr>
          <w:tab/>
        </w:r>
        <w:r>
          <w:rPr>
            <w:noProof/>
            <w:webHidden/>
          </w:rPr>
          <w:fldChar w:fldCharType="begin"/>
        </w:r>
        <w:r>
          <w:rPr>
            <w:noProof/>
            <w:webHidden/>
          </w:rPr>
          <w:instrText xml:space="preserve"> PAGEREF _Toc90923616 \h </w:instrText>
        </w:r>
        <w:r>
          <w:rPr>
            <w:noProof/>
            <w:webHidden/>
          </w:rPr>
        </w:r>
        <w:r>
          <w:rPr>
            <w:noProof/>
            <w:webHidden/>
          </w:rPr>
          <w:fldChar w:fldCharType="separate"/>
        </w:r>
        <w:r w:rsidR="00ED7FD2">
          <w:rPr>
            <w:noProof/>
            <w:webHidden/>
          </w:rPr>
          <w:t>32</w:t>
        </w:r>
        <w:r>
          <w:rPr>
            <w:noProof/>
            <w:webHidden/>
          </w:rPr>
          <w:fldChar w:fldCharType="end"/>
        </w:r>
      </w:hyperlink>
    </w:p>
    <w:p w14:paraId="799C1B8C" w14:textId="03FFDBFA" w:rsidR="00EE1741" w:rsidRDefault="00EE1741">
      <w:pPr>
        <w:pStyle w:val="Inhopg4"/>
        <w:rPr>
          <w:rFonts w:asciiTheme="minorHAnsi" w:eastAsiaTheme="minorEastAsia" w:hAnsiTheme="minorHAnsi" w:cstheme="minorBidi"/>
          <w:noProof/>
          <w:sz w:val="22"/>
          <w:szCs w:val="22"/>
        </w:rPr>
      </w:pPr>
      <w:hyperlink w:anchor="_Toc90923617" w:history="1">
        <w:r w:rsidRPr="00455E42">
          <w:rPr>
            <w:rStyle w:val="Hyperlink"/>
            <w:noProof/>
          </w:rPr>
          <w:t>4.4.3</w:t>
        </w:r>
        <w:r>
          <w:rPr>
            <w:rFonts w:asciiTheme="minorHAnsi" w:eastAsiaTheme="minorEastAsia" w:hAnsiTheme="minorHAnsi" w:cstheme="minorBidi"/>
            <w:noProof/>
            <w:sz w:val="22"/>
            <w:szCs w:val="22"/>
          </w:rPr>
          <w:tab/>
        </w:r>
        <w:r w:rsidRPr="00455E42">
          <w:rPr>
            <w:rStyle w:val="Hyperlink"/>
            <w:noProof/>
          </w:rPr>
          <w:t>Verwijzing naar een aanzicht</w:t>
        </w:r>
        <w:r>
          <w:rPr>
            <w:noProof/>
            <w:webHidden/>
          </w:rPr>
          <w:tab/>
        </w:r>
        <w:r>
          <w:rPr>
            <w:noProof/>
            <w:webHidden/>
          </w:rPr>
          <w:fldChar w:fldCharType="begin"/>
        </w:r>
        <w:r>
          <w:rPr>
            <w:noProof/>
            <w:webHidden/>
          </w:rPr>
          <w:instrText xml:space="preserve"> PAGEREF _Toc90923617 \h </w:instrText>
        </w:r>
        <w:r>
          <w:rPr>
            <w:noProof/>
            <w:webHidden/>
          </w:rPr>
        </w:r>
        <w:r>
          <w:rPr>
            <w:noProof/>
            <w:webHidden/>
          </w:rPr>
          <w:fldChar w:fldCharType="separate"/>
        </w:r>
        <w:r w:rsidR="00ED7FD2">
          <w:rPr>
            <w:noProof/>
            <w:webHidden/>
          </w:rPr>
          <w:t>33</w:t>
        </w:r>
        <w:r>
          <w:rPr>
            <w:noProof/>
            <w:webHidden/>
          </w:rPr>
          <w:fldChar w:fldCharType="end"/>
        </w:r>
      </w:hyperlink>
    </w:p>
    <w:p w14:paraId="74D9D18D" w14:textId="7D6ED1CA" w:rsidR="00EE1741" w:rsidRDefault="00EE1741">
      <w:pPr>
        <w:pStyle w:val="Inhopg4"/>
        <w:rPr>
          <w:rFonts w:asciiTheme="minorHAnsi" w:eastAsiaTheme="minorEastAsia" w:hAnsiTheme="minorHAnsi" w:cstheme="minorBidi"/>
          <w:noProof/>
          <w:sz w:val="22"/>
          <w:szCs w:val="22"/>
        </w:rPr>
      </w:pPr>
      <w:hyperlink w:anchor="_Toc90923618" w:history="1">
        <w:r w:rsidRPr="00455E42">
          <w:rPr>
            <w:rStyle w:val="Hyperlink"/>
            <w:noProof/>
          </w:rPr>
          <w:t>4.4.4</w:t>
        </w:r>
        <w:r>
          <w:rPr>
            <w:rFonts w:asciiTheme="minorHAnsi" w:eastAsiaTheme="minorEastAsia" w:hAnsiTheme="minorHAnsi" w:cstheme="minorBidi"/>
            <w:noProof/>
            <w:sz w:val="22"/>
            <w:szCs w:val="22"/>
          </w:rPr>
          <w:tab/>
        </w:r>
        <w:r w:rsidRPr="00455E42">
          <w:rPr>
            <w:rStyle w:val="Hyperlink"/>
            <w:noProof/>
          </w:rPr>
          <w:t>Verwijzing naar een detail</w:t>
        </w:r>
        <w:r>
          <w:rPr>
            <w:noProof/>
            <w:webHidden/>
          </w:rPr>
          <w:tab/>
        </w:r>
        <w:r>
          <w:rPr>
            <w:noProof/>
            <w:webHidden/>
          </w:rPr>
          <w:fldChar w:fldCharType="begin"/>
        </w:r>
        <w:r>
          <w:rPr>
            <w:noProof/>
            <w:webHidden/>
          </w:rPr>
          <w:instrText xml:space="preserve"> PAGEREF _Toc90923618 \h </w:instrText>
        </w:r>
        <w:r>
          <w:rPr>
            <w:noProof/>
            <w:webHidden/>
          </w:rPr>
        </w:r>
        <w:r>
          <w:rPr>
            <w:noProof/>
            <w:webHidden/>
          </w:rPr>
          <w:fldChar w:fldCharType="separate"/>
        </w:r>
        <w:r w:rsidR="00ED7FD2">
          <w:rPr>
            <w:noProof/>
            <w:webHidden/>
          </w:rPr>
          <w:t>33</w:t>
        </w:r>
        <w:r>
          <w:rPr>
            <w:noProof/>
            <w:webHidden/>
          </w:rPr>
          <w:fldChar w:fldCharType="end"/>
        </w:r>
      </w:hyperlink>
    </w:p>
    <w:p w14:paraId="63490CA0" w14:textId="4DB40AD8" w:rsidR="00EE1741" w:rsidRDefault="00EE1741">
      <w:pPr>
        <w:pStyle w:val="Inhopg4"/>
        <w:rPr>
          <w:rFonts w:asciiTheme="minorHAnsi" w:eastAsiaTheme="minorEastAsia" w:hAnsiTheme="minorHAnsi" w:cstheme="minorBidi"/>
          <w:noProof/>
          <w:sz w:val="22"/>
          <w:szCs w:val="22"/>
        </w:rPr>
      </w:pPr>
      <w:hyperlink w:anchor="_Toc90923619" w:history="1">
        <w:r w:rsidRPr="00455E42">
          <w:rPr>
            <w:rStyle w:val="Hyperlink"/>
            <w:noProof/>
          </w:rPr>
          <w:t>4.4.5</w:t>
        </w:r>
        <w:r>
          <w:rPr>
            <w:rFonts w:asciiTheme="minorHAnsi" w:eastAsiaTheme="minorEastAsia" w:hAnsiTheme="minorHAnsi" w:cstheme="minorBidi"/>
            <w:noProof/>
            <w:sz w:val="22"/>
            <w:szCs w:val="22"/>
          </w:rPr>
          <w:tab/>
        </w:r>
        <w:r w:rsidRPr="00455E42">
          <w:rPr>
            <w:rStyle w:val="Hyperlink"/>
            <w:noProof/>
          </w:rPr>
          <w:t>Verwijzing naar een wijziging</w:t>
        </w:r>
        <w:r>
          <w:rPr>
            <w:noProof/>
            <w:webHidden/>
          </w:rPr>
          <w:tab/>
        </w:r>
        <w:r>
          <w:rPr>
            <w:noProof/>
            <w:webHidden/>
          </w:rPr>
          <w:fldChar w:fldCharType="begin"/>
        </w:r>
        <w:r>
          <w:rPr>
            <w:noProof/>
            <w:webHidden/>
          </w:rPr>
          <w:instrText xml:space="preserve"> PAGEREF _Toc90923619 \h </w:instrText>
        </w:r>
        <w:r>
          <w:rPr>
            <w:noProof/>
            <w:webHidden/>
          </w:rPr>
        </w:r>
        <w:r>
          <w:rPr>
            <w:noProof/>
            <w:webHidden/>
          </w:rPr>
          <w:fldChar w:fldCharType="separate"/>
        </w:r>
        <w:r w:rsidR="00ED7FD2">
          <w:rPr>
            <w:noProof/>
            <w:webHidden/>
          </w:rPr>
          <w:t>33</w:t>
        </w:r>
        <w:r>
          <w:rPr>
            <w:noProof/>
            <w:webHidden/>
          </w:rPr>
          <w:fldChar w:fldCharType="end"/>
        </w:r>
      </w:hyperlink>
    </w:p>
    <w:p w14:paraId="04764074" w14:textId="2304E3DE" w:rsidR="00EE1741" w:rsidRDefault="00EE1741">
      <w:pPr>
        <w:pStyle w:val="Inhopg3"/>
        <w:rPr>
          <w:rFonts w:asciiTheme="minorHAnsi" w:eastAsiaTheme="minorEastAsia" w:hAnsiTheme="minorHAnsi" w:cstheme="minorBidi"/>
          <w:noProof/>
          <w:sz w:val="22"/>
          <w:szCs w:val="22"/>
        </w:rPr>
      </w:pPr>
      <w:hyperlink w:anchor="_Toc90923620" w:history="1">
        <w:r w:rsidRPr="00455E42">
          <w:rPr>
            <w:rStyle w:val="Hyperlink"/>
            <w:rFonts w:ascii="ZWAdobeF" w:hAnsi="ZWAdobeF" w:cs="ZWAdobeF"/>
            <w:noProof/>
          </w:rPr>
          <w:t>17B</w:t>
        </w:r>
        <w:r w:rsidRPr="00455E42">
          <w:rPr>
            <w:rStyle w:val="Hyperlink"/>
            <w:noProof/>
          </w:rPr>
          <w:t>4.5</w:t>
        </w:r>
        <w:r>
          <w:rPr>
            <w:rFonts w:asciiTheme="minorHAnsi" w:eastAsiaTheme="minorEastAsia" w:hAnsiTheme="minorHAnsi" w:cstheme="minorBidi"/>
            <w:noProof/>
            <w:sz w:val="22"/>
            <w:szCs w:val="22"/>
          </w:rPr>
          <w:tab/>
        </w:r>
        <w:r w:rsidRPr="00455E42">
          <w:rPr>
            <w:rStyle w:val="Hyperlink"/>
            <w:noProof/>
          </w:rPr>
          <w:t>Maatvoering</w:t>
        </w:r>
        <w:r>
          <w:rPr>
            <w:noProof/>
            <w:webHidden/>
          </w:rPr>
          <w:tab/>
        </w:r>
        <w:r>
          <w:rPr>
            <w:noProof/>
            <w:webHidden/>
          </w:rPr>
          <w:fldChar w:fldCharType="begin"/>
        </w:r>
        <w:r>
          <w:rPr>
            <w:noProof/>
            <w:webHidden/>
          </w:rPr>
          <w:instrText xml:space="preserve"> PAGEREF _Toc90923620 \h </w:instrText>
        </w:r>
        <w:r>
          <w:rPr>
            <w:noProof/>
            <w:webHidden/>
          </w:rPr>
        </w:r>
        <w:r>
          <w:rPr>
            <w:noProof/>
            <w:webHidden/>
          </w:rPr>
          <w:fldChar w:fldCharType="separate"/>
        </w:r>
        <w:r w:rsidR="00ED7FD2">
          <w:rPr>
            <w:noProof/>
            <w:webHidden/>
          </w:rPr>
          <w:t>34</w:t>
        </w:r>
        <w:r>
          <w:rPr>
            <w:noProof/>
            <w:webHidden/>
          </w:rPr>
          <w:fldChar w:fldCharType="end"/>
        </w:r>
      </w:hyperlink>
    </w:p>
    <w:p w14:paraId="47934BF3" w14:textId="56A7EBCD" w:rsidR="00EE1741" w:rsidRDefault="00EE1741">
      <w:pPr>
        <w:pStyle w:val="Inhopg4"/>
        <w:rPr>
          <w:rFonts w:asciiTheme="minorHAnsi" w:eastAsiaTheme="minorEastAsia" w:hAnsiTheme="minorHAnsi" w:cstheme="minorBidi"/>
          <w:noProof/>
          <w:sz w:val="22"/>
          <w:szCs w:val="22"/>
        </w:rPr>
      </w:pPr>
      <w:hyperlink w:anchor="_Toc90923621" w:history="1">
        <w:r w:rsidRPr="00455E42">
          <w:rPr>
            <w:rStyle w:val="Hyperlink"/>
            <w:noProof/>
          </w:rPr>
          <w:t>4.5.1</w:t>
        </w:r>
        <w:r>
          <w:rPr>
            <w:rFonts w:asciiTheme="minorHAnsi" w:eastAsiaTheme="minorEastAsia" w:hAnsiTheme="minorHAnsi" w:cstheme="minorBidi"/>
            <w:noProof/>
            <w:sz w:val="22"/>
            <w:szCs w:val="22"/>
          </w:rPr>
          <w:tab/>
        </w:r>
        <w:r w:rsidRPr="00455E42">
          <w:rPr>
            <w:rStyle w:val="Hyperlink"/>
            <w:noProof/>
          </w:rPr>
          <w:t>Algemeen</w:t>
        </w:r>
        <w:r>
          <w:rPr>
            <w:noProof/>
            <w:webHidden/>
          </w:rPr>
          <w:tab/>
        </w:r>
        <w:r>
          <w:rPr>
            <w:noProof/>
            <w:webHidden/>
          </w:rPr>
          <w:fldChar w:fldCharType="begin"/>
        </w:r>
        <w:r>
          <w:rPr>
            <w:noProof/>
            <w:webHidden/>
          </w:rPr>
          <w:instrText xml:space="preserve"> PAGEREF _Toc90923621 \h </w:instrText>
        </w:r>
        <w:r>
          <w:rPr>
            <w:noProof/>
            <w:webHidden/>
          </w:rPr>
        </w:r>
        <w:r>
          <w:rPr>
            <w:noProof/>
            <w:webHidden/>
          </w:rPr>
          <w:fldChar w:fldCharType="separate"/>
        </w:r>
        <w:r w:rsidR="00ED7FD2">
          <w:rPr>
            <w:noProof/>
            <w:webHidden/>
          </w:rPr>
          <w:t>34</w:t>
        </w:r>
        <w:r>
          <w:rPr>
            <w:noProof/>
            <w:webHidden/>
          </w:rPr>
          <w:fldChar w:fldCharType="end"/>
        </w:r>
      </w:hyperlink>
    </w:p>
    <w:p w14:paraId="78D590C0" w14:textId="3152A9A1" w:rsidR="00EE1741" w:rsidRDefault="00EE1741">
      <w:pPr>
        <w:pStyle w:val="Inhopg4"/>
        <w:rPr>
          <w:rFonts w:asciiTheme="minorHAnsi" w:eastAsiaTheme="minorEastAsia" w:hAnsiTheme="minorHAnsi" w:cstheme="minorBidi"/>
          <w:noProof/>
          <w:sz w:val="22"/>
          <w:szCs w:val="22"/>
        </w:rPr>
      </w:pPr>
      <w:hyperlink w:anchor="_Toc90923622" w:history="1">
        <w:r w:rsidRPr="00455E42">
          <w:rPr>
            <w:rStyle w:val="Hyperlink"/>
            <w:noProof/>
          </w:rPr>
          <w:t>4.5.2</w:t>
        </w:r>
        <w:r>
          <w:rPr>
            <w:rFonts w:asciiTheme="minorHAnsi" w:eastAsiaTheme="minorEastAsia" w:hAnsiTheme="minorHAnsi" w:cstheme="minorBidi"/>
            <w:noProof/>
            <w:sz w:val="22"/>
            <w:szCs w:val="22"/>
          </w:rPr>
          <w:tab/>
        </w:r>
        <w:r w:rsidRPr="00455E42">
          <w:rPr>
            <w:rStyle w:val="Hyperlink"/>
            <w:noProof/>
          </w:rPr>
          <w:t>Nauwkeurigheid</w:t>
        </w:r>
        <w:r>
          <w:rPr>
            <w:noProof/>
            <w:webHidden/>
          </w:rPr>
          <w:tab/>
        </w:r>
        <w:r>
          <w:rPr>
            <w:noProof/>
            <w:webHidden/>
          </w:rPr>
          <w:fldChar w:fldCharType="begin"/>
        </w:r>
        <w:r>
          <w:rPr>
            <w:noProof/>
            <w:webHidden/>
          </w:rPr>
          <w:instrText xml:space="preserve"> PAGEREF _Toc90923622 \h </w:instrText>
        </w:r>
        <w:r>
          <w:rPr>
            <w:noProof/>
            <w:webHidden/>
          </w:rPr>
        </w:r>
        <w:r>
          <w:rPr>
            <w:noProof/>
            <w:webHidden/>
          </w:rPr>
          <w:fldChar w:fldCharType="separate"/>
        </w:r>
        <w:r w:rsidR="00ED7FD2">
          <w:rPr>
            <w:noProof/>
            <w:webHidden/>
          </w:rPr>
          <w:t>34</w:t>
        </w:r>
        <w:r>
          <w:rPr>
            <w:noProof/>
            <w:webHidden/>
          </w:rPr>
          <w:fldChar w:fldCharType="end"/>
        </w:r>
      </w:hyperlink>
    </w:p>
    <w:p w14:paraId="341F1009" w14:textId="6C7B69E1" w:rsidR="00EE1741" w:rsidRDefault="00EE1741">
      <w:pPr>
        <w:pStyle w:val="Inhopg4"/>
        <w:rPr>
          <w:rFonts w:asciiTheme="minorHAnsi" w:eastAsiaTheme="minorEastAsia" w:hAnsiTheme="minorHAnsi" w:cstheme="minorBidi"/>
          <w:noProof/>
          <w:sz w:val="22"/>
          <w:szCs w:val="22"/>
        </w:rPr>
      </w:pPr>
      <w:hyperlink w:anchor="_Toc90923623" w:history="1">
        <w:r w:rsidRPr="00455E42">
          <w:rPr>
            <w:rStyle w:val="Hyperlink"/>
            <w:noProof/>
          </w:rPr>
          <w:t>4.5.3</w:t>
        </w:r>
        <w:r>
          <w:rPr>
            <w:rFonts w:asciiTheme="minorHAnsi" w:eastAsiaTheme="minorEastAsia" w:hAnsiTheme="minorHAnsi" w:cstheme="minorBidi"/>
            <w:noProof/>
            <w:sz w:val="22"/>
            <w:szCs w:val="22"/>
          </w:rPr>
          <w:tab/>
        </w:r>
        <w:r w:rsidRPr="00455E42">
          <w:rPr>
            <w:rStyle w:val="Hyperlink"/>
            <w:noProof/>
          </w:rPr>
          <w:t>Maataanduiding van rechte delen</w:t>
        </w:r>
        <w:r>
          <w:rPr>
            <w:noProof/>
            <w:webHidden/>
          </w:rPr>
          <w:tab/>
        </w:r>
        <w:r>
          <w:rPr>
            <w:noProof/>
            <w:webHidden/>
          </w:rPr>
          <w:fldChar w:fldCharType="begin"/>
        </w:r>
        <w:r>
          <w:rPr>
            <w:noProof/>
            <w:webHidden/>
          </w:rPr>
          <w:instrText xml:space="preserve"> PAGEREF _Toc90923623 \h </w:instrText>
        </w:r>
        <w:r>
          <w:rPr>
            <w:noProof/>
            <w:webHidden/>
          </w:rPr>
        </w:r>
        <w:r>
          <w:rPr>
            <w:noProof/>
            <w:webHidden/>
          </w:rPr>
          <w:fldChar w:fldCharType="separate"/>
        </w:r>
        <w:r w:rsidR="00ED7FD2">
          <w:rPr>
            <w:noProof/>
            <w:webHidden/>
          </w:rPr>
          <w:t>35</w:t>
        </w:r>
        <w:r>
          <w:rPr>
            <w:noProof/>
            <w:webHidden/>
          </w:rPr>
          <w:fldChar w:fldCharType="end"/>
        </w:r>
      </w:hyperlink>
    </w:p>
    <w:p w14:paraId="26B6ED88" w14:textId="2F06665B" w:rsidR="00EE1741" w:rsidRDefault="00EE1741">
      <w:pPr>
        <w:pStyle w:val="Inhopg4"/>
        <w:rPr>
          <w:rFonts w:asciiTheme="minorHAnsi" w:eastAsiaTheme="minorEastAsia" w:hAnsiTheme="minorHAnsi" w:cstheme="minorBidi"/>
          <w:noProof/>
          <w:sz w:val="22"/>
          <w:szCs w:val="22"/>
        </w:rPr>
      </w:pPr>
      <w:hyperlink w:anchor="_Toc90923624" w:history="1">
        <w:r w:rsidRPr="00455E42">
          <w:rPr>
            <w:rStyle w:val="Hyperlink"/>
            <w:rFonts w:ascii="ZWAdobeF" w:hAnsi="ZWAdobeF" w:cs="ZWAdobeF"/>
            <w:noProof/>
          </w:rPr>
          <w:t>24B</w:t>
        </w:r>
        <w:r w:rsidRPr="00455E42">
          <w:rPr>
            <w:rStyle w:val="Hyperlink"/>
            <w:noProof/>
          </w:rPr>
          <w:t>4.5.4</w:t>
        </w:r>
        <w:r>
          <w:rPr>
            <w:rFonts w:asciiTheme="minorHAnsi" w:eastAsiaTheme="minorEastAsia" w:hAnsiTheme="minorHAnsi" w:cstheme="minorBidi"/>
            <w:noProof/>
            <w:sz w:val="22"/>
            <w:szCs w:val="22"/>
          </w:rPr>
          <w:tab/>
        </w:r>
        <w:r w:rsidRPr="00455E42">
          <w:rPr>
            <w:rStyle w:val="Hyperlink"/>
            <w:noProof/>
          </w:rPr>
          <w:t>Maataanduidingen van cirkels/bogen (lengtemaat)</w:t>
        </w:r>
        <w:r>
          <w:rPr>
            <w:noProof/>
            <w:webHidden/>
          </w:rPr>
          <w:tab/>
        </w:r>
        <w:r>
          <w:rPr>
            <w:noProof/>
            <w:webHidden/>
          </w:rPr>
          <w:fldChar w:fldCharType="begin"/>
        </w:r>
        <w:r>
          <w:rPr>
            <w:noProof/>
            <w:webHidden/>
          </w:rPr>
          <w:instrText xml:space="preserve"> PAGEREF _Toc90923624 \h </w:instrText>
        </w:r>
        <w:r>
          <w:rPr>
            <w:noProof/>
            <w:webHidden/>
          </w:rPr>
        </w:r>
        <w:r>
          <w:rPr>
            <w:noProof/>
            <w:webHidden/>
          </w:rPr>
          <w:fldChar w:fldCharType="separate"/>
        </w:r>
        <w:r w:rsidR="00ED7FD2">
          <w:rPr>
            <w:noProof/>
            <w:webHidden/>
          </w:rPr>
          <w:t>37</w:t>
        </w:r>
        <w:r>
          <w:rPr>
            <w:noProof/>
            <w:webHidden/>
          </w:rPr>
          <w:fldChar w:fldCharType="end"/>
        </w:r>
      </w:hyperlink>
    </w:p>
    <w:p w14:paraId="52C34017" w14:textId="23961CBB" w:rsidR="00EE1741" w:rsidRDefault="00EE1741">
      <w:pPr>
        <w:pStyle w:val="Inhopg4"/>
        <w:rPr>
          <w:rFonts w:asciiTheme="minorHAnsi" w:eastAsiaTheme="minorEastAsia" w:hAnsiTheme="minorHAnsi" w:cstheme="minorBidi"/>
          <w:noProof/>
          <w:sz w:val="22"/>
          <w:szCs w:val="22"/>
        </w:rPr>
      </w:pPr>
      <w:hyperlink w:anchor="_Toc90923625" w:history="1">
        <w:r w:rsidRPr="00455E42">
          <w:rPr>
            <w:rStyle w:val="Hyperlink"/>
            <w:rFonts w:ascii="ZWAdobeF" w:hAnsi="ZWAdobeF" w:cs="ZWAdobeF"/>
            <w:noProof/>
          </w:rPr>
          <w:t>25B</w:t>
        </w:r>
        <w:r w:rsidRPr="00455E42">
          <w:rPr>
            <w:rStyle w:val="Hyperlink"/>
            <w:noProof/>
          </w:rPr>
          <w:t>4.5.5</w:t>
        </w:r>
        <w:r>
          <w:rPr>
            <w:rFonts w:asciiTheme="minorHAnsi" w:eastAsiaTheme="minorEastAsia" w:hAnsiTheme="minorHAnsi" w:cstheme="minorBidi"/>
            <w:noProof/>
            <w:sz w:val="22"/>
            <w:szCs w:val="22"/>
          </w:rPr>
          <w:tab/>
        </w:r>
        <w:r w:rsidRPr="00455E42">
          <w:rPr>
            <w:rStyle w:val="Hyperlink"/>
            <w:noProof/>
          </w:rPr>
          <w:t>Aanduiding van cirkels/bogen (diameter/straal)</w:t>
        </w:r>
        <w:r>
          <w:rPr>
            <w:noProof/>
            <w:webHidden/>
          </w:rPr>
          <w:tab/>
        </w:r>
        <w:r>
          <w:rPr>
            <w:noProof/>
            <w:webHidden/>
          </w:rPr>
          <w:fldChar w:fldCharType="begin"/>
        </w:r>
        <w:r>
          <w:rPr>
            <w:noProof/>
            <w:webHidden/>
          </w:rPr>
          <w:instrText xml:space="preserve"> PAGEREF _Toc90923625 \h </w:instrText>
        </w:r>
        <w:r>
          <w:rPr>
            <w:noProof/>
            <w:webHidden/>
          </w:rPr>
        </w:r>
        <w:r>
          <w:rPr>
            <w:noProof/>
            <w:webHidden/>
          </w:rPr>
          <w:fldChar w:fldCharType="separate"/>
        </w:r>
        <w:r w:rsidR="00ED7FD2">
          <w:rPr>
            <w:noProof/>
            <w:webHidden/>
          </w:rPr>
          <w:t>37</w:t>
        </w:r>
        <w:r>
          <w:rPr>
            <w:noProof/>
            <w:webHidden/>
          </w:rPr>
          <w:fldChar w:fldCharType="end"/>
        </w:r>
      </w:hyperlink>
    </w:p>
    <w:p w14:paraId="277E8959" w14:textId="192FB4B2" w:rsidR="00EE1741" w:rsidRDefault="00EE1741">
      <w:pPr>
        <w:pStyle w:val="Inhopg4"/>
        <w:rPr>
          <w:rFonts w:asciiTheme="minorHAnsi" w:eastAsiaTheme="minorEastAsia" w:hAnsiTheme="minorHAnsi" w:cstheme="minorBidi"/>
          <w:noProof/>
          <w:sz w:val="22"/>
          <w:szCs w:val="22"/>
        </w:rPr>
      </w:pPr>
      <w:hyperlink w:anchor="_Toc90923626" w:history="1">
        <w:r w:rsidRPr="00455E42">
          <w:rPr>
            <w:rStyle w:val="Hyperlink"/>
            <w:rFonts w:ascii="ZWAdobeF" w:hAnsi="ZWAdobeF" w:cs="ZWAdobeF"/>
            <w:noProof/>
          </w:rPr>
          <w:t>26B</w:t>
        </w:r>
        <w:r w:rsidRPr="00455E42">
          <w:rPr>
            <w:rStyle w:val="Hyperlink"/>
            <w:noProof/>
          </w:rPr>
          <w:t>4.5.6</w:t>
        </w:r>
        <w:r>
          <w:rPr>
            <w:rFonts w:asciiTheme="minorHAnsi" w:eastAsiaTheme="minorEastAsia" w:hAnsiTheme="minorHAnsi" w:cstheme="minorBidi"/>
            <w:noProof/>
            <w:sz w:val="22"/>
            <w:szCs w:val="22"/>
          </w:rPr>
          <w:tab/>
        </w:r>
        <w:r w:rsidRPr="00455E42">
          <w:rPr>
            <w:rStyle w:val="Hyperlink"/>
            <w:noProof/>
          </w:rPr>
          <w:t>Maataanduidingen van hoeken</w:t>
        </w:r>
        <w:r>
          <w:rPr>
            <w:noProof/>
            <w:webHidden/>
          </w:rPr>
          <w:tab/>
        </w:r>
        <w:r>
          <w:rPr>
            <w:noProof/>
            <w:webHidden/>
          </w:rPr>
          <w:fldChar w:fldCharType="begin"/>
        </w:r>
        <w:r>
          <w:rPr>
            <w:noProof/>
            <w:webHidden/>
          </w:rPr>
          <w:instrText xml:space="preserve"> PAGEREF _Toc90923626 \h </w:instrText>
        </w:r>
        <w:r>
          <w:rPr>
            <w:noProof/>
            <w:webHidden/>
          </w:rPr>
        </w:r>
        <w:r>
          <w:rPr>
            <w:noProof/>
            <w:webHidden/>
          </w:rPr>
          <w:fldChar w:fldCharType="separate"/>
        </w:r>
        <w:r w:rsidR="00ED7FD2">
          <w:rPr>
            <w:noProof/>
            <w:webHidden/>
          </w:rPr>
          <w:t>38</w:t>
        </w:r>
        <w:r>
          <w:rPr>
            <w:noProof/>
            <w:webHidden/>
          </w:rPr>
          <w:fldChar w:fldCharType="end"/>
        </w:r>
      </w:hyperlink>
    </w:p>
    <w:p w14:paraId="3C67F0C0" w14:textId="05F274E6" w:rsidR="00EE1741" w:rsidRDefault="00EE1741">
      <w:pPr>
        <w:pStyle w:val="Inhopg4"/>
        <w:rPr>
          <w:rFonts w:asciiTheme="minorHAnsi" w:eastAsiaTheme="minorEastAsia" w:hAnsiTheme="minorHAnsi" w:cstheme="minorBidi"/>
          <w:noProof/>
          <w:sz w:val="22"/>
          <w:szCs w:val="22"/>
        </w:rPr>
      </w:pPr>
      <w:hyperlink w:anchor="_Toc90923627" w:history="1">
        <w:r w:rsidRPr="00455E42">
          <w:rPr>
            <w:rStyle w:val="Hyperlink"/>
            <w:noProof/>
          </w:rPr>
          <w:t>4.5.7</w:t>
        </w:r>
        <w:r>
          <w:rPr>
            <w:rFonts w:asciiTheme="minorHAnsi" w:eastAsiaTheme="minorEastAsia" w:hAnsiTheme="minorHAnsi" w:cstheme="minorBidi"/>
            <w:noProof/>
            <w:sz w:val="22"/>
            <w:szCs w:val="22"/>
          </w:rPr>
          <w:tab/>
        </w:r>
        <w:r w:rsidRPr="00455E42">
          <w:rPr>
            <w:rStyle w:val="Hyperlink"/>
            <w:noProof/>
          </w:rPr>
          <w:t>Plaatsing van bemating</w:t>
        </w:r>
        <w:r>
          <w:rPr>
            <w:noProof/>
            <w:webHidden/>
          </w:rPr>
          <w:tab/>
        </w:r>
        <w:r>
          <w:rPr>
            <w:noProof/>
            <w:webHidden/>
          </w:rPr>
          <w:fldChar w:fldCharType="begin"/>
        </w:r>
        <w:r>
          <w:rPr>
            <w:noProof/>
            <w:webHidden/>
          </w:rPr>
          <w:instrText xml:space="preserve"> PAGEREF _Toc90923627 \h </w:instrText>
        </w:r>
        <w:r>
          <w:rPr>
            <w:noProof/>
            <w:webHidden/>
          </w:rPr>
        </w:r>
        <w:r>
          <w:rPr>
            <w:noProof/>
            <w:webHidden/>
          </w:rPr>
          <w:fldChar w:fldCharType="separate"/>
        </w:r>
        <w:r w:rsidR="00ED7FD2">
          <w:rPr>
            <w:noProof/>
            <w:webHidden/>
          </w:rPr>
          <w:t>39</w:t>
        </w:r>
        <w:r>
          <w:rPr>
            <w:noProof/>
            <w:webHidden/>
          </w:rPr>
          <w:fldChar w:fldCharType="end"/>
        </w:r>
      </w:hyperlink>
    </w:p>
    <w:p w14:paraId="7A8BD248" w14:textId="50883FDA" w:rsidR="00EE1741" w:rsidRDefault="00EE1741">
      <w:pPr>
        <w:pStyle w:val="Inhopg4"/>
        <w:rPr>
          <w:rFonts w:asciiTheme="minorHAnsi" w:eastAsiaTheme="minorEastAsia" w:hAnsiTheme="minorHAnsi" w:cstheme="minorBidi"/>
          <w:noProof/>
          <w:sz w:val="22"/>
          <w:szCs w:val="22"/>
        </w:rPr>
      </w:pPr>
      <w:hyperlink w:anchor="_Toc90923628" w:history="1">
        <w:r w:rsidRPr="00455E42">
          <w:rPr>
            <w:rStyle w:val="Hyperlink"/>
            <w:rFonts w:ascii="ZWAdobeF" w:hAnsi="ZWAdobeF" w:cs="ZWAdobeF"/>
            <w:noProof/>
          </w:rPr>
          <w:t>28B</w:t>
        </w:r>
        <w:r w:rsidRPr="00455E42">
          <w:rPr>
            <w:rStyle w:val="Hyperlink"/>
            <w:noProof/>
          </w:rPr>
          <w:t>4.5.8</w:t>
        </w:r>
        <w:r>
          <w:rPr>
            <w:rFonts w:asciiTheme="minorHAnsi" w:eastAsiaTheme="minorEastAsia" w:hAnsiTheme="minorHAnsi" w:cstheme="minorBidi"/>
            <w:noProof/>
            <w:sz w:val="22"/>
            <w:szCs w:val="22"/>
          </w:rPr>
          <w:tab/>
        </w:r>
        <w:r w:rsidRPr="00455E42">
          <w:rPr>
            <w:rStyle w:val="Hyperlink"/>
            <w:noProof/>
          </w:rPr>
          <w:t>Hoogtematen</w:t>
        </w:r>
        <w:r>
          <w:rPr>
            <w:noProof/>
            <w:webHidden/>
          </w:rPr>
          <w:tab/>
        </w:r>
        <w:r>
          <w:rPr>
            <w:noProof/>
            <w:webHidden/>
          </w:rPr>
          <w:fldChar w:fldCharType="begin"/>
        </w:r>
        <w:r>
          <w:rPr>
            <w:noProof/>
            <w:webHidden/>
          </w:rPr>
          <w:instrText xml:space="preserve"> PAGEREF _Toc90923628 \h </w:instrText>
        </w:r>
        <w:r>
          <w:rPr>
            <w:noProof/>
            <w:webHidden/>
          </w:rPr>
        </w:r>
        <w:r>
          <w:rPr>
            <w:noProof/>
            <w:webHidden/>
          </w:rPr>
          <w:fldChar w:fldCharType="separate"/>
        </w:r>
        <w:r w:rsidR="00ED7FD2">
          <w:rPr>
            <w:noProof/>
            <w:webHidden/>
          </w:rPr>
          <w:t>39</w:t>
        </w:r>
        <w:r>
          <w:rPr>
            <w:noProof/>
            <w:webHidden/>
          </w:rPr>
          <w:fldChar w:fldCharType="end"/>
        </w:r>
      </w:hyperlink>
    </w:p>
    <w:p w14:paraId="610F20DF" w14:textId="0740086D" w:rsidR="00EE1741" w:rsidRDefault="00EE1741">
      <w:pPr>
        <w:pStyle w:val="Inhopg4"/>
        <w:rPr>
          <w:rFonts w:asciiTheme="minorHAnsi" w:eastAsiaTheme="minorEastAsia" w:hAnsiTheme="minorHAnsi" w:cstheme="minorBidi"/>
          <w:noProof/>
          <w:sz w:val="22"/>
          <w:szCs w:val="22"/>
        </w:rPr>
      </w:pPr>
      <w:hyperlink w:anchor="_Toc90923629" w:history="1">
        <w:r w:rsidRPr="00455E42">
          <w:rPr>
            <w:rStyle w:val="Hyperlink"/>
            <w:noProof/>
          </w:rPr>
          <w:t xml:space="preserve">4.5.9 </w:t>
        </w:r>
        <w:r>
          <w:rPr>
            <w:rFonts w:asciiTheme="minorHAnsi" w:eastAsiaTheme="minorEastAsia" w:hAnsiTheme="minorHAnsi" w:cstheme="minorBidi"/>
            <w:noProof/>
            <w:sz w:val="22"/>
            <w:szCs w:val="22"/>
          </w:rPr>
          <w:tab/>
        </w:r>
        <w:r w:rsidRPr="00455E42">
          <w:rPr>
            <w:rStyle w:val="Hyperlink"/>
            <w:noProof/>
          </w:rPr>
          <w:t>Metrering</w:t>
        </w:r>
        <w:r>
          <w:rPr>
            <w:noProof/>
            <w:webHidden/>
          </w:rPr>
          <w:tab/>
        </w:r>
        <w:r>
          <w:rPr>
            <w:noProof/>
            <w:webHidden/>
          </w:rPr>
          <w:fldChar w:fldCharType="begin"/>
        </w:r>
        <w:r>
          <w:rPr>
            <w:noProof/>
            <w:webHidden/>
          </w:rPr>
          <w:instrText xml:space="preserve"> PAGEREF _Toc90923629 \h </w:instrText>
        </w:r>
        <w:r>
          <w:rPr>
            <w:noProof/>
            <w:webHidden/>
          </w:rPr>
        </w:r>
        <w:r>
          <w:rPr>
            <w:noProof/>
            <w:webHidden/>
          </w:rPr>
          <w:fldChar w:fldCharType="separate"/>
        </w:r>
        <w:r w:rsidR="00ED7FD2">
          <w:rPr>
            <w:noProof/>
            <w:webHidden/>
          </w:rPr>
          <w:t>40</w:t>
        </w:r>
        <w:r>
          <w:rPr>
            <w:noProof/>
            <w:webHidden/>
          </w:rPr>
          <w:fldChar w:fldCharType="end"/>
        </w:r>
      </w:hyperlink>
    </w:p>
    <w:p w14:paraId="1C6CE9A6" w14:textId="6A3A2C16" w:rsidR="00EE1741" w:rsidRDefault="00EE1741">
      <w:pPr>
        <w:pStyle w:val="Inhopg4"/>
        <w:rPr>
          <w:rFonts w:asciiTheme="minorHAnsi" w:eastAsiaTheme="minorEastAsia" w:hAnsiTheme="minorHAnsi" w:cstheme="minorBidi"/>
          <w:noProof/>
          <w:sz w:val="22"/>
          <w:szCs w:val="22"/>
        </w:rPr>
      </w:pPr>
      <w:hyperlink w:anchor="_Toc90923630" w:history="1">
        <w:r w:rsidRPr="00455E42">
          <w:rPr>
            <w:rStyle w:val="Hyperlink"/>
            <w:rFonts w:ascii="ZWAdobeF" w:hAnsi="ZWAdobeF" w:cs="ZWAdobeF"/>
            <w:noProof/>
          </w:rPr>
          <w:t>30B</w:t>
        </w:r>
        <w:r w:rsidRPr="00455E42">
          <w:rPr>
            <w:rStyle w:val="Hyperlink"/>
            <w:noProof/>
          </w:rPr>
          <w:t>4.5.10</w:t>
        </w:r>
        <w:r>
          <w:rPr>
            <w:rFonts w:asciiTheme="minorHAnsi" w:eastAsiaTheme="minorEastAsia" w:hAnsiTheme="minorHAnsi" w:cstheme="minorBidi"/>
            <w:noProof/>
            <w:sz w:val="22"/>
            <w:szCs w:val="22"/>
          </w:rPr>
          <w:tab/>
        </w:r>
        <w:r w:rsidRPr="00455E42">
          <w:rPr>
            <w:rStyle w:val="Hyperlink"/>
            <w:noProof/>
          </w:rPr>
          <w:t>Alignementen</w:t>
        </w:r>
        <w:r>
          <w:rPr>
            <w:noProof/>
            <w:webHidden/>
          </w:rPr>
          <w:tab/>
        </w:r>
        <w:r>
          <w:rPr>
            <w:noProof/>
            <w:webHidden/>
          </w:rPr>
          <w:fldChar w:fldCharType="begin"/>
        </w:r>
        <w:r>
          <w:rPr>
            <w:noProof/>
            <w:webHidden/>
          </w:rPr>
          <w:instrText xml:space="preserve"> PAGEREF _Toc90923630 \h </w:instrText>
        </w:r>
        <w:r>
          <w:rPr>
            <w:noProof/>
            <w:webHidden/>
          </w:rPr>
        </w:r>
        <w:r>
          <w:rPr>
            <w:noProof/>
            <w:webHidden/>
          </w:rPr>
          <w:fldChar w:fldCharType="separate"/>
        </w:r>
        <w:r w:rsidR="00ED7FD2">
          <w:rPr>
            <w:noProof/>
            <w:webHidden/>
          </w:rPr>
          <w:t>41</w:t>
        </w:r>
        <w:r>
          <w:rPr>
            <w:noProof/>
            <w:webHidden/>
          </w:rPr>
          <w:fldChar w:fldCharType="end"/>
        </w:r>
      </w:hyperlink>
    </w:p>
    <w:p w14:paraId="194C4898" w14:textId="3B2E9A8F" w:rsidR="00EE1741" w:rsidRDefault="00EE1741">
      <w:pPr>
        <w:pStyle w:val="Inhopg4"/>
        <w:rPr>
          <w:rFonts w:asciiTheme="minorHAnsi" w:eastAsiaTheme="minorEastAsia" w:hAnsiTheme="minorHAnsi" w:cstheme="minorBidi"/>
          <w:noProof/>
          <w:sz w:val="22"/>
          <w:szCs w:val="22"/>
        </w:rPr>
      </w:pPr>
      <w:hyperlink w:anchor="_Toc90923631" w:history="1">
        <w:r w:rsidRPr="00455E42">
          <w:rPr>
            <w:rStyle w:val="Hyperlink"/>
            <w:noProof/>
          </w:rPr>
          <w:t>4.5.11</w:t>
        </w:r>
        <w:r>
          <w:rPr>
            <w:rFonts w:asciiTheme="minorHAnsi" w:eastAsiaTheme="minorEastAsia" w:hAnsiTheme="minorHAnsi" w:cstheme="minorBidi"/>
            <w:noProof/>
            <w:sz w:val="22"/>
            <w:szCs w:val="22"/>
          </w:rPr>
          <w:tab/>
        </w:r>
        <w:r w:rsidRPr="00455E42">
          <w:rPr>
            <w:rStyle w:val="Hyperlink"/>
            <w:noProof/>
          </w:rPr>
          <w:t>Coördinaten</w:t>
        </w:r>
        <w:r>
          <w:rPr>
            <w:noProof/>
            <w:webHidden/>
          </w:rPr>
          <w:tab/>
        </w:r>
        <w:r>
          <w:rPr>
            <w:noProof/>
            <w:webHidden/>
          </w:rPr>
          <w:fldChar w:fldCharType="begin"/>
        </w:r>
        <w:r>
          <w:rPr>
            <w:noProof/>
            <w:webHidden/>
          </w:rPr>
          <w:instrText xml:space="preserve"> PAGEREF _Toc90923631 \h </w:instrText>
        </w:r>
        <w:r>
          <w:rPr>
            <w:noProof/>
            <w:webHidden/>
          </w:rPr>
        </w:r>
        <w:r>
          <w:rPr>
            <w:noProof/>
            <w:webHidden/>
          </w:rPr>
          <w:fldChar w:fldCharType="separate"/>
        </w:r>
        <w:r w:rsidR="00ED7FD2">
          <w:rPr>
            <w:noProof/>
            <w:webHidden/>
          </w:rPr>
          <w:t>42</w:t>
        </w:r>
        <w:r>
          <w:rPr>
            <w:noProof/>
            <w:webHidden/>
          </w:rPr>
          <w:fldChar w:fldCharType="end"/>
        </w:r>
      </w:hyperlink>
    </w:p>
    <w:p w14:paraId="1E89A70B" w14:textId="56F58F9E" w:rsidR="00EE1741" w:rsidRDefault="00EE1741">
      <w:pPr>
        <w:pStyle w:val="Inhopg4"/>
        <w:rPr>
          <w:rFonts w:asciiTheme="minorHAnsi" w:eastAsiaTheme="minorEastAsia" w:hAnsiTheme="minorHAnsi" w:cstheme="minorBidi"/>
          <w:noProof/>
          <w:sz w:val="22"/>
          <w:szCs w:val="22"/>
        </w:rPr>
      </w:pPr>
      <w:hyperlink w:anchor="_Toc90923632" w:history="1">
        <w:r w:rsidRPr="00455E42">
          <w:rPr>
            <w:rStyle w:val="Hyperlink"/>
            <w:noProof/>
          </w:rPr>
          <w:t xml:space="preserve">4.5.12 </w:t>
        </w:r>
        <w:r>
          <w:rPr>
            <w:rFonts w:asciiTheme="minorHAnsi" w:eastAsiaTheme="minorEastAsia" w:hAnsiTheme="minorHAnsi" w:cstheme="minorBidi"/>
            <w:noProof/>
            <w:sz w:val="22"/>
            <w:szCs w:val="22"/>
          </w:rPr>
          <w:tab/>
        </w:r>
        <w:r w:rsidRPr="00455E42">
          <w:rPr>
            <w:rStyle w:val="Hyperlink"/>
            <w:noProof/>
          </w:rPr>
          <w:t>Benaming van maatvoeringstijlen</w:t>
        </w:r>
        <w:r>
          <w:rPr>
            <w:noProof/>
            <w:webHidden/>
          </w:rPr>
          <w:tab/>
        </w:r>
        <w:r>
          <w:rPr>
            <w:noProof/>
            <w:webHidden/>
          </w:rPr>
          <w:fldChar w:fldCharType="begin"/>
        </w:r>
        <w:r>
          <w:rPr>
            <w:noProof/>
            <w:webHidden/>
          </w:rPr>
          <w:instrText xml:space="preserve"> PAGEREF _Toc90923632 \h </w:instrText>
        </w:r>
        <w:r>
          <w:rPr>
            <w:noProof/>
            <w:webHidden/>
          </w:rPr>
        </w:r>
        <w:r>
          <w:rPr>
            <w:noProof/>
            <w:webHidden/>
          </w:rPr>
          <w:fldChar w:fldCharType="separate"/>
        </w:r>
        <w:r w:rsidR="00ED7FD2">
          <w:rPr>
            <w:noProof/>
            <w:webHidden/>
          </w:rPr>
          <w:t>43</w:t>
        </w:r>
        <w:r>
          <w:rPr>
            <w:noProof/>
            <w:webHidden/>
          </w:rPr>
          <w:fldChar w:fldCharType="end"/>
        </w:r>
      </w:hyperlink>
    </w:p>
    <w:p w14:paraId="21DA10D6" w14:textId="4D24F86F" w:rsidR="00EE1741" w:rsidRDefault="00EE1741">
      <w:pPr>
        <w:pStyle w:val="Inhopg3"/>
        <w:rPr>
          <w:rFonts w:asciiTheme="minorHAnsi" w:eastAsiaTheme="minorEastAsia" w:hAnsiTheme="minorHAnsi" w:cstheme="minorBidi"/>
          <w:noProof/>
          <w:sz w:val="22"/>
          <w:szCs w:val="22"/>
        </w:rPr>
      </w:pPr>
      <w:hyperlink w:anchor="_Toc90923633" w:history="1">
        <w:r w:rsidRPr="00455E42">
          <w:rPr>
            <w:rStyle w:val="Hyperlink"/>
            <w:noProof/>
          </w:rPr>
          <w:t>4.6</w:t>
        </w:r>
        <w:r>
          <w:rPr>
            <w:rFonts w:asciiTheme="minorHAnsi" w:eastAsiaTheme="minorEastAsia" w:hAnsiTheme="minorHAnsi" w:cstheme="minorBidi"/>
            <w:noProof/>
            <w:sz w:val="22"/>
            <w:szCs w:val="22"/>
          </w:rPr>
          <w:tab/>
        </w:r>
        <w:r w:rsidRPr="00455E42">
          <w:rPr>
            <w:rStyle w:val="Hyperlink"/>
            <w:noProof/>
          </w:rPr>
          <w:t>Tekst</w:t>
        </w:r>
        <w:r>
          <w:rPr>
            <w:noProof/>
            <w:webHidden/>
          </w:rPr>
          <w:tab/>
        </w:r>
        <w:r>
          <w:rPr>
            <w:noProof/>
            <w:webHidden/>
          </w:rPr>
          <w:fldChar w:fldCharType="begin"/>
        </w:r>
        <w:r>
          <w:rPr>
            <w:noProof/>
            <w:webHidden/>
          </w:rPr>
          <w:instrText xml:space="preserve"> PAGEREF _Toc90923633 \h </w:instrText>
        </w:r>
        <w:r>
          <w:rPr>
            <w:noProof/>
            <w:webHidden/>
          </w:rPr>
        </w:r>
        <w:r>
          <w:rPr>
            <w:noProof/>
            <w:webHidden/>
          </w:rPr>
          <w:fldChar w:fldCharType="separate"/>
        </w:r>
        <w:r w:rsidR="00ED7FD2">
          <w:rPr>
            <w:noProof/>
            <w:webHidden/>
          </w:rPr>
          <w:t>43</w:t>
        </w:r>
        <w:r>
          <w:rPr>
            <w:noProof/>
            <w:webHidden/>
          </w:rPr>
          <w:fldChar w:fldCharType="end"/>
        </w:r>
      </w:hyperlink>
    </w:p>
    <w:p w14:paraId="45C4B24A" w14:textId="3AFC4217" w:rsidR="00EE1741" w:rsidRDefault="00EE1741">
      <w:pPr>
        <w:pStyle w:val="Inhopg4"/>
        <w:rPr>
          <w:rFonts w:asciiTheme="minorHAnsi" w:eastAsiaTheme="minorEastAsia" w:hAnsiTheme="minorHAnsi" w:cstheme="minorBidi"/>
          <w:noProof/>
          <w:sz w:val="22"/>
          <w:szCs w:val="22"/>
        </w:rPr>
      </w:pPr>
      <w:hyperlink w:anchor="_Toc90923634" w:history="1">
        <w:r w:rsidRPr="00455E42">
          <w:rPr>
            <w:rStyle w:val="Hyperlink"/>
            <w:rFonts w:ascii="ZWAdobeF" w:hAnsi="ZWAdobeF" w:cs="ZWAdobeF"/>
            <w:noProof/>
          </w:rPr>
          <w:t>32B</w:t>
        </w:r>
        <w:r w:rsidRPr="00455E42">
          <w:rPr>
            <w:rStyle w:val="Hyperlink"/>
            <w:noProof/>
          </w:rPr>
          <w:t>4.6.1</w:t>
        </w:r>
        <w:r>
          <w:rPr>
            <w:rFonts w:asciiTheme="minorHAnsi" w:eastAsiaTheme="minorEastAsia" w:hAnsiTheme="minorHAnsi" w:cstheme="minorBidi"/>
            <w:noProof/>
            <w:sz w:val="22"/>
            <w:szCs w:val="22"/>
          </w:rPr>
          <w:tab/>
        </w:r>
        <w:r w:rsidRPr="00455E42">
          <w:rPr>
            <w:rStyle w:val="Hyperlink"/>
            <w:noProof/>
          </w:rPr>
          <w:t>Lettertype</w:t>
        </w:r>
        <w:r>
          <w:rPr>
            <w:noProof/>
            <w:webHidden/>
          </w:rPr>
          <w:tab/>
        </w:r>
        <w:r>
          <w:rPr>
            <w:noProof/>
            <w:webHidden/>
          </w:rPr>
          <w:fldChar w:fldCharType="begin"/>
        </w:r>
        <w:r>
          <w:rPr>
            <w:noProof/>
            <w:webHidden/>
          </w:rPr>
          <w:instrText xml:space="preserve"> PAGEREF _Toc90923634 \h </w:instrText>
        </w:r>
        <w:r>
          <w:rPr>
            <w:noProof/>
            <w:webHidden/>
          </w:rPr>
        </w:r>
        <w:r>
          <w:rPr>
            <w:noProof/>
            <w:webHidden/>
          </w:rPr>
          <w:fldChar w:fldCharType="separate"/>
        </w:r>
        <w:r w:rsidR="00ED7FD2">
          <w:rPr>
            <w:noProof/>
            <w:webHidden/>
          </w:rPr>
          <w:t>43</w:t>
        </w:r>
        <w:r>
          <w:rPr>
            <w:noProof/>
            <w:webHidden/>
          </w:rPr>
          <w:fldChar w:fldCharType="end"/>
        </w:r>
      </w:hyperlink>
    </w:p>
    <w:p w14:paraId="25F8A4D7" w14:textId="2BDB8665" w:rsidR="00EE1741" w:rsidRDefault="00EE1741">
      <w:pPr>
        <w:pStyle w:val="Inhopg4"/>
        <w:rPr>
          <w:rFonts w:asciiTheme="minorHAnsi" w:eastAsiaTheme="minorEastAsia" w:hAnsiTheme="minorHAnsi" w:cstheme="minorBidi"/>
          <w:noProof/>
          <w:sz w:val="22"/>
          <w:szCs w:val="22"/>
        </w:rPr>
      </w:pPr>
      <w:hyperlink w:anchor="_Toc90923635" w:history="1">
        <w:r w:rsidRPr="00455E42">
          <w:rPr>
            <w:rStyle w:val="Hyperlink"/>
            <w:rFonts w:ascii="ZWAdobeF" w:hAnsi="ZWAdobeF" w:cs="ZWAdobeF"/>
            <w:noProof/>
          </w:rPr>
          <w:t>33B</w:t>
        </w:r>
        <w:r w:rsidRPr="00455E42">
          <w:rPr>
            <w:rStyle w:val="Hyperlink"/>
            <w:noProof/>
          </w:rPr>
          <w:t>4.6.2</w:t>
        </w:r>
        <w:r>
          <w:rPr>
            <w:rFonts w:asciiTheme="minorHAnsi" w:eastAsiaTheme="minorEastAsia" w:hAnsiTheme="minorHAnsi" w:cstheme="minorBidi"/>
            <w:noProof/>
            <w:sz w:val="22"/>
            <w:szCs w:val="22"/>
          </w:rPr>
          <w:tab/>
        </w:r>
        <w:r w:rsidRPr="00455E42">
          <w:rPr>
            <w:rStyle w:val="Hyperlink"/>
            <w:noProof/>
          </w:rPr>
          <w:t>Teksthoogte en lijndikte</w:t>
        </w:r>
        <w:r>
          <w:rPr>
            <w:noProof/>
            <w:webHidden/>
          </w:rPr>
          <w:tab/>
        </w:r>
        <w:r>
          <w:rPr>
            <w:noProof/>
            <w:webHidden/>
          </w:rPr>
          <w:fldChar w:fldCharType="begin"/>
        </w:r>
        <w:r>
          <w:rPr>
            <w:noProof/>
            <w:webHidden/>
          </w:rPr>
          <w:instrText xml:space="preserve"> PAGEREF _Toc90923635 \h </w:instrText>
        </w:r>
        <w:r>
          <w:rPr>
            <w:noProof/>
            <w:webHidden/>
          </w:rPr>
        </w:r>
        <w:r>
          <w:rPr>
            <w:noProof/>
            <w:webHidden/>
          </w:rPr>
          <w:fldChar w:fldCharType="separate"/>
        </w:r>
        <w:r w:rsidR="00ED7FD2">
          <w:rPr>
            <w:noProof/>
            <w:webHidden/>
          </w:rPr>
          <w:t>44</w:t>
        </w:r>
        <w:r>
          <w:rPr>
            <w:noProof/>
            <w:webHidden/>
          </w:rPr>
          <w:fldChar w:fldCharType="end"/>
        </w:r>
      </w:hyperlink>
    </w:p>
    <w:p w14:paraId="4ED88B6B" w14:textId="2B9CBEE4" w:rsidR="00EE1741" w:rsidRDefault="00EE1741">
      <w:pPr>
        <w:pStyle w:val="Inhopg4"/>
        <w:rPr>
          <w:rFonts w:asciiTheme="minorHAnsi" w:eastAsiaTheme="minorEastAsia" w:hAnsiTheme="minorHAnsi" w:cstheme="minorBidi"/>
          <w:noProof/>
          <w:sz w:val="22"/>
          <w:szCs w:val="22"/>
        </w:rPr>
      </w:pPr>
      <w:hyperlink w:anchor="_Toc90923636" w:history="1">
        <w:r w:rsidRPr="00455E42">
          <w:rPr>
            <w:rStyle w:val="Hyperlink"/>
            <w:noProof/>
          </w:rPr>
          <w:t xml:space="preserve">4.6.3 </w:t>
        </w:r>
        <w:r>
          <w:rPr>
            <w:rFonts w:asciiTheme="minorHAnsi" w:eastAsiaTheme="minorEastAsia" w:hAnsiTheme="minorHAnsi" w:cstheme="minorBidi"/>
            <w:noProof/>
            <w:sz w:val="22"/>
            <w:szCs w:val="22"/>
          </w:rPr>
          <w:tab/>
        </w:r>
        <w:r w:rsidRPr="00455E42">
          <w:rPr>
            <w:rStyle w:val="Hyperlink"/>
            <w:noProof/>
          </w:rPr>
          <w:t>Aanbevelingen voor tekstgebruik en -hoogte</w:t>
        </w:r>
        <w:r>
          <w:rPr>
            <w:noProof/>
            <w:webHidden/>
          </w:rPr>
          <w:tab/>
        </w:r>
        <w:r>
          <w:rPr>
            <w:noProof/>
            <w:webHidden/>
          </w:rPr>
          <w:fldChar w:fldCharType="begin"/>
        </w:r>
        <w:r>
          <w:rPr>
            <w:noProof/>
            <w:webHidden/>
          </w:rPr>
          <w:instrText xml:space="preserve"> PAGEREF _Toc90923636 \h </w:instrText>
        </w:r>
        <w:r>
          <w:rPr>
            <w:noProof/>
            <w:webHidden/>
          </w:rPr>
        </w:r>
        <w:r>
          <w:rPr>
            <w:noProof/>
            <w:webHidden/>
          </w:rPr>
          <w:fldChar w:fldCharType="separate"/>
        </w:r>
        <w:r w:rsidR="00ED7FD2">
          <w:rPr>
            <w:noProof/>
            <w:webHidden/>
          </w:rPr>
          <w:t>44</w:t>
        </w:r>
        <w:r>
          <w:rPr>
            <w:noProof/>
            <w:webHidden/>
          </w:rPr>
          <w:fldChar w:fldCharType="end"/>
        </w:r>
      </w:hyperlink>
    </w:p>
    <w:p w14:paraId="6469745E" w14:textId="6E448941" w:rsidR="00EE1741" w:rsidRDefault="00EE1741">
      <w:pPr>
        <w:pStyle w:val="Inhopg4"/>
        <w:rPr>
          <w:rFonts w:asciiTheme="minorHAnsi" w:eastAsiaTheme="minorEastAsia" w:hAnsiTheme="minorHAnsi" w:cstheme="minorBidi"/>
          <w:noProof/>
          <w:sz w:val="22"/>
          <w:szCs w:val="22"/>
        </w:rPr>
      </w:pPr>
      <w:hyperlink w:anchor="_Toc90923637" w:history="1">
        <w:r w:rsidRPr="00455E42">
          <w:rPr>
            <w:rStyle w:val="Hyperlink"/>
            <w:rFonts w:ascii="ZWAdobeF" w:hAnsi="ZWAdobeF" w:cs="ZWAdobeF"/>
            <w:noProof/>
          </w:rPr>
          <w:t>34B</w:t>
        </w:r>
        <w:r w:rsidRPr="00455E42">
          <w:rPr>
            <w:rStyle w:val="Hyperlink"/>
            <w:noProof/>
          </w:rPr>
          <w:t>4.6.4</w:t>
        </w:r>
        <w:r>
          <w:rPr>
            <w:rFonts w:asciiTheme="minorHAnsi" w:eastAsiaTheme="minorEastAsia" w:hAnsiTheme="minorHAnsi" w:cstheme="minorBidi"/>
            <w:noProof/>
            <w:sz w:val="22"/>
            <w:szCs w:val="22"/>
          </w:rPr>
          <w:tab/>
        </w:r>
        <w:r w:rsidRPr="00455E42">
          <w:rPr>
            <w:rStyle w:val="Hyperlink"/>
            <w:noProof/>
          </w:rPr>
          <w:t>Positioneren van de tekst</w:t>
        </w:r>
        <w:r>
          <w:rPr>
            <w:noProof/>
            <w:webHidden/>
          </w:rPr>
          <w:tab/>
        </w:r>
        <w:r>
          <w:rPr>
            <w:noProof/>
            <w:webHidden/>
          </w:rPr>
          <w:fldChar w:fldCharType="begin"/>
        </w:r>
        <w:r>
          <w:rPr>
            <w:noProof/>
            <w:webHidden/>
          </w:rPr>
          <w:instrText xml:space="preserve"> PAGEREF _Toc90923637 \h </w:instrText>
        </w:r>
        <w:r>
          <w:rPr>
            <w:noProof/>
            <w:webHidden/>
          </w:rPr>
        </w:r>
        <w:r>
          <w:rPr>
            <w:noProof/>
            <w:webHidden/>
          </w:rPr>
          <w:fldChar w:fldCharType="separate"/>
        </w:r>
        <w:r w:rsidR="00ED7FD2">
          <w:rPr>
            <w:noProof/>
            <w:webHidden/>
          </w:rPr>
          <w:t>45</w:t>
        </w:r>
        <w:r>
          <w:rPr>
            <w:noProof/>
            <w:webHidden/>
          </w:rPr>
          <w:fldChar w:fldCharType="end"/>
        </w:r>
      </w:hyperlink>
    </w:p>
    <w:p w14:paraId="3CA21496" w14:textId="094A0C8B" w:rsidR="00EE1741" w:rsidRDefault="00EE1741">
      <w:pPr>
        <w:pStyle w:val="Inhopg4"/>
        <w:rPr>
          <w:rFonts w:asciiTheme="minorHAnsi" w:eastAsiaTheme="minorEastAsia" w:hAnsiTheme="minorHAnsi" w:cstheme="minorBidi"/>
          <w:noProof/>
          <w:sz w:val="22"/>
          <w:szCs w:val="22"/>
        </w:rPr>
      </w:pPr>
      <w:hyperlink w:anchor="_Toc90923638" w:history="1">
        <w:r w:rsidRPr="00455E42">
          <w:rPr>
            <w:rStyle w:val="Hyperlink"/>
            <w:rFonts w:ascii="ZWAdobeF" w:hAnsi="ZWAdobeF" w:cs="ZWAdobeF"/>
            <w:noProof/>
          </w:rPr>
          <w:t>35B</w:t>
        </w:r>
        <w:r w:rsidRPr="00455E42">
          <w:rPr>
            <w:rStyle w:val="Hyperlink"/>
            <w:noProof/>
          </w:rPr>
          <w:t>4.6.5</w:t>
        </w:r>
        <w:r>
          <w:rPr>
            <w:rFonts w:asciiTheme="minorHAnsi" w:eastAsiaTheme="minorEastAsia" w:hAnsiTheme="minorHAnsi" w:cstheme="minorBidi"/>
            <w:noProof/>
            <w:sz w:val="22"/>
            <w:szCs w:val="22"/>
          </w:rPr>
          <w:tab/>
        </w:r>
        <w:r w:rsidRPr="00455E42">
          <w:rPr>
            <w:rStyle w:val="Hyperlink"/>
            <w:noProof/>
          </w:rPr>
          <w:t>Onderschriften en schaalaanduidingen</w:t>
        </w:r>
        <w:r>
          <w:rPr>
            <w:noProof/>
            <w:webHidden/>
          </w:rPr>
          <w:tab/>
        </w:r>
        <w:r>
          <w:rPr>
            <w:noProof/>
            <w:webHidden/>
          </w:rPr>
          <w:fldChar w:fldCharType="begin"/>
        </w:r>
        <w:r>
          <w:rPr>
            <w:noProof/>
            <w:webHidden/>
          </w:rPr>
          <w:instrText xml:space="preserve"> PAGEREF _Toc90923638 \h </w:instrText>
        </w:r>
        <w:r>
          <w:rPr>
            <w:noProof/>
            <w:webHidden/>
          </w:rPr>
        </w:r>
        <w:r>
          <w:rPr>
            <w:noProof/>
            <w:webHidden/>
          </w:rPr>
          <w:fldChar w:fldCharType="separate"/>
        </w:r>
        <w:r w:rsidR="00ED7FD2">
          <w:rPr>
            <w:noProof/>
            <w:webHidden/>
          </w:rPr>
          <w:t>46</w:t>
        </w:r>
        <w:r>
          <w:rPr>
            <w:noProof/>
            <w:webHidden/>
          </w:rPr>
          <w:fldChar w:fldCharType="end"/>
        </w:r>
      </w:hyperlink>
    </w:p>
    <w:p w14:paraId="30FCA18C" w14:textId="21CD0A3B" w:rsidR="00EE1741" w:rsidRDefault="00EE1741">
      <w:pPr>
        <w:pStyle w:val="Inhopg4"/>
        <w:rPr>
          <w:rFonts w:asciiTheme="minorHAnsi" w:eastAsiaTheme="minorEastAsia" w:hAnsiTheme="minorHAnsi" w:cstheme="minorBidi"/>
          <w:noProof/>
          <w:sz w:val="22"/>
          <w:szCs w:val="22"/>
        </w:rPr>
      </w:pPr>
      <w:hyperlink w:anchor="_Toc90923639" w:history="1">
        <w:r w:rsidRPr="00455E42">
          <w:rPr>
            <w:rStyle w:val="Hyperlink"/>
            <w:rFonts w:ascii="ZWAdobeF" w:hAnsi="ZWAdobeF" w:cs="ZWAdobeF"/>
            <w:noProof/>
          </w:rPr>
          <w:t>36B</w:t>
        </w:r>
        <w:r w:rsidRPr="00455E42">
          <w:rPr>
            <w:rStyle w:val="Hyperlink"/>
            <w:noProof/>
          </w:rPr>
          <w:t>4.6.6</w:t>
        </w:r>
        <w:r>
          <w:rPr>
            <w:rFonts w:asciiTheme="minorHAnsi" w:eastAsiaTheme="minorEastAsia" w:hAnsiTheme="minorHAnsi" w:cstheme="minorBidi"/>
            <w:noProof/>
            <w:sz w:val="22"/>
            <w:szCs w:val="22"/>
          </w:rPr>
          <w:tab/>
        </w:r>
        <w:r w:rsidRPr="00455E42">
          <w:rPr>
            <w:rStyle w:val="Hyperlink"/>
            <w:noProof/>
          </w:rPr>
          <w:t>Bijschriften en aanpijlingen</w:t>
        </w:r>
        <w:r>
          <w:rPr>
            <w:noProof/>
            <w:webHidden/>
          </w:rPr>
          <w:tab/>
        </w:r>
        <w:r>
          <w:rPr>
            <w:noProof/>
            <w:webHidden/>
          </w:rPr>
          <w:fldChar w:fldCharType="begin"/>
        </w:r>
        <w:r>
          <w:rPr>
            <w:noProof/>
            <w:webHidden/>
          </w:rPr>
          <w:instrText xml:space="preserve"> PAGEREF _Toc90923639 \h </w:instrText>
        </w:r>
        <w:r>
          <w:rPr>
            <w:noProof/>
            <w:webHidden/>
          </w:rPr>
        </w:r>
        <w:r>
          <w:rPr>
            <w:noProof/>
            <w:webHidden/>
          </w:rPr>
          <w:fldChar w:fldCharType="separate"/>
        </w:r>
        <w:r w:rsidR="00ED7FD2">
          <w:rPr>
            <w:noProof/>
            <w:webHidden/>
          </w:rPr>
          <w:t>47</w:t>
        </w:r>
        <w:r>
          <w:rPr>
            <w:noProof/>
            <w:webHidden/>
          </w:rPr>
          <w:fldChar w:fldCharType="end"/>
        </w:r>
      </w:hyperlink>
    </w:p>
    <w:p w14:paraId="66CE56A4" w14:textId="7FCA40FD" w:rsidR="00EE1741" w:rsidRDefault="00EE1741">
      <w:pPr>
        <w:pStyle w:val="Inhopg4"/>
        <w:rPr>
          <w:rFonts w:asciiTheme="minorHAnsi" w:eastAsiaTheme="minorEastAsia" w:hAnsiTheme="minorHAnsi" w:cstheme="minorBidi"/>
          <w:noProof/>
          <w:sz w:val="22"/>
          <w:szCs w:val="22"/>
        </w:rPr>
      </w:pPr>
      <w:hyperlink w:anchor="_Toc90923640" w:history="1">
        <w:r w:rsidRPr="00455E42">
          <w:rPr>
            <w:rStyle w:val="Hyperlink"/>
            <w:noProof/>
          </w:rPr>
          <w:t>4.6.7</w:t>
        </w:r>
        <w:r>
          <w:rPr>
            <w:rFonts w:asciiTheme="minorHAnsi" w:eastAsiaTheme="minorEastAsia" w:hAnsiTheme="minorHAnsi" w:cstheme="minorBidi"/>
            <w:noProof/>
            <w:sz w:val="22"/>
            <w:szCs w:val="22"/>
          </w:rPr>
          <w:tab/>
        </w:r>
        <w:r w:rsidRPr="00455E42">
          <w:rPr>
            <w:rStyle w:val="Hyperlink"/>
            <w:noProof/>
          </w:rPr>
          <w:t>Benaming tekststijlen</w:t>
        </w:r>
        <w:r>
          <w:rPr>
            <w:noProof/>
            <w:webHidden/>
          </w:rPr>
          <w:tab/>
        </w:r>
        <w:r>
          <w:rPr>
            <w:noProof/>
            <w:webHidden/>
          </w:rPr>
          <w:fldChar w:fldCharType="begin"/>
        </w:r>
        <w:r>
          <w:rPr>
            <w:noProof/>
            <w:webHidden/>
          </w:rPr>
          <w:instrText xml:space="preserve"> PAGEREF _Toc90923640 \h </w:instrText>
        </w:r>
        <w:r>
          <w:rPr>
            <w:noProof/>
            <w:webHidden/>
          </w:rPr>
        </w:r>
        <w:r>
          <w:rPr>
            <w:noProof/>
            <w:webHidden/>
          </w:rPr>
          <w:fldChar w:fldCharType="separate"/>
        </w:r>
        <w:r w:rsidR="00ED7FD2">
          <w:rPr>
            <w:noProof/>
            <w:webHidden/>
          </w:rPr>
          <w:t>49</w:t>
        </w:r>
        <w:r>
          <w:rPr>
            <w:noProof/>
            <w:webHidden/>
          </w:rPr>
          <w:fldChar w:fldCharType="end"/>
        </w:r>
      </w:hyperlink>
    </w:p>
    <w:p w14:paraId="14DEC92B" w14:textId="05F41E56" w:rsidR="00EE1741" w:rsidRDefault="00EE1741">
      <w:pPr>
        <w:pStyle w:val="Inhopg3"/>
        <w:rPr>
          <w:rFonts w:asciiTheme="minorHAnsi" w:eastAsiaTheme="minorEastAsia" w:hAnsiTheme="minorHAnsi" w:cstheme="minorBidi"/>
          <w:noProof/>
          <w:sz w:val="22"/>
          <w:szCs w:val="22"/>
        </w:rPr>
      </w:pPr>
      <w:hyperlink w:anchor="_Toc90923641" w:history="1">
        <w:r w:rsidRPr="00455E42">
          <w:rPr>
            <w:rStyle w:val="Hyperlink"/>
            <w:noProof/>
          </w:rPr>
          <w:t>4.7</w:t>
        </w:r>
        <w:r>
          <w:rPr>
            <w:rFonts w:asciiTheme="minorHAnsi" w:eastAsiaTheme="minorEastAsia" w:hAnsiTheme="minorHAnsi" w:cstheme="minorBidi"/>
            <w:noProof/>
            <w:sz w:val="22"/>
            <w:szCs w:val="22"/>
          </w:rPr>
          <w:tab/>
        </w:r>
        <w:r w:rsidRPr="00455E42">
          <w:rPr>
            <w:rStyle w:val="Hyperlink"/>
            <w:noProof/>
          </w:rPr>
          <w:t>Oriëntatieaanduidingen</w:t>
        </w:r>
        <w:r>
          <w:rPr>
            <w:noProof/>
            <w:webHidden/>
          </w:rPr>
          <w:tab/>
        </w:r>
        <w:r>
          <w:rPr>
            <w:noProof/>
            <w:webHidden/>
          </w:rPr>
          <w:fldChar w:fldCharType="begin"/>
        </w:r>
        <w:r>
          <w:rPr>
            <w:noProof/>
            <w:webHidden/>
          </w:rPr>
          <w:instrText xml:space="preserve"> PAGEREF _Toc90923641 \h </w:instrText>
        </w:r>
        <w:r>
          <w:rPr>
            <w:noProof/>
            <w:webHidden/>
          </w:rPr>
        </w:r>
        <w:r>
          <w:rPr>
            <w:noProof/>
            <w:webHidden/>
          </w:rPr>
          <w:fldChar w:fldCharType="separate"/>
        </w:r>
        <w:r w:rsidR="00ED7FD2">
          <w:rPr>
            <w:noProof/>
            <w:webHidden/>
          </w:rPr>
          <w:t>49</w:t>
        </w:r>
        <w:r>
          <w:rPr>
            <w:noProof/>
            <w:webHidden/>
          </w:rPr>
          <w:fldChar w:fldCharType="end"/>
        </w:r>
      </w:hyperlink>
    </w:p>
    <w:p w14:paraId="41D82633" w14:textId="392E9728" w:rsidR="00EE1741" w:rsidRDefault="00EE1741">
      <w:pPr>
        <w:pStyle w:val="Inhopg1"/>
        <w:tabs>
          <w:tab w:val="left" w:pos="400"/>
        </w:tabs>
        <w:rPr>
          <w:rFonts w:asciiTheme="minorHAnsi" w:eastAsiaTheme="minorEastAsia" w:hAnsiTheme="minorHAnsi" w:cstheme="minorBidi"/>
          <w:noProof/>
          <w:sz w:val="22"/>
          <w:szCs w:val="22"/>
        </w:rPr>
      </w:pPr>
      <w:hyperlink w:anchor="_Toc90923642" w:history="1">
        <w:r w:rsidRPr="00455E42">
          <w:rPr>
            <w:rStyle w:val="Hyperlink"/>
            <w:rFonts w:ascii="ZWAdobeF" w:hAnsi="ZWAdobeF" w:cs="ZWAdobeF"/>
            <w:noProof/>
          </w:rPr>
          <w:t>7B</w:t>
        </w:r>
        <w:r w:rsidRPr="00455E42">
          <w:rPr>
            <w:rStyle w:val="Hyperlink"/>
            <w:noProof/>
          </w:rPr>
          <w:t>5.</w:t>
        </w:r>
        <w:r>
          <w:rPr>
            <w:rFonts w:asciiTheme="minorHAnsi" w:eastAsiaTheme="minorEastAsia" w:hAnsiTheme="minorHAnsi" w:cstheme="minorBidi"/>
            <w:noProof/>
            <w:sz w:val="22"/>
            <w:szCs w:val="22"/>
          </w:rPr>
          <w:tab/>
        </w:r>
        <w:r w:rsidRPr="00455E42">
          <w:rPr>
            <w:rStyle w:val="Hyperlink"/>
            <w:noProof/>
          </w:rPr>
          <w:t>Ordening/codering en representatie van objecten</w:t>
        </w:r>
        <w:r>
          <w:rPr>
            <w:noProof/>
            <w:webHidden/>
          </w:rPr>
          <w:tab/>
        </w:r>
        <w:r>
          <w:rPr>
            <w:noProof/>
            <w:webHidden/>
          </w:rPr>
          <w:fldChar w:fldCharType="begin"/>
        </w:r>
        <w:r>
          <w:rPr>
            <w:noProof/>
            <w:webHidden/>
          </w:rPr>
          <w:instrText xml:space="preserve"> PAGEREF _Toc90923642 \h </w:instrText>
        </w:r>
        <w:r>
          <w:rPr>
            <w:noProof/>
            <w:webHidden/>
          </w:rPr>
        </w:r>
        <w:r>
          <w:rPr>
            <w:noProof/>
            <w:webHidden/>
          </w:rPr>
          <w:fldChar w:fldCharType="separate"/>
        </w:r>
        <w:r w:rsidR="00ED7FD2">
          <w:rPr>
            <w:noProof/>
            <w:webHidden/>
          </w:rPr>
          <w:t>51</w:t>
        </w:r>
        <w:r>
          <w:rPr>
            <w:noProof/>
            <w:webHidden/>
          </w:rPr>
          <w:fldChar w:fldCharType="end"/>
        </w:r>
      </w:hyperlink>
    </w:p>
    <w:p w14:paraId="1C3E597B" w14:textId="3236D3C3" w:rsidR="00EE1741" w:rsidRDefault="00EE1741">
      <w:pPr>
        <w:pStyle w:val="Inhopg3"/>
        <w:rPr>
          <w:rFonts w:asciiTheme="minorHAnsi" w:eastAsiaTheme="minorEastAsia" w:hAnsiTheme="minorHAnsi" w:cstheme="minorBidi"/>
          <w:noProof/>
          <w:sz w:val="22"/>
          <w:szCs w:val="22"/>
        </w:rPr>
      </w:pPr>
      <w:hyperlink w:anchor="_Toc90923643" w:history="1">
        <w:r w:rsidRPr="00455E42">
          <w:rPr>
            <w:rStyle w:val="Hyperlink"/>
            <w:rFonts w:ascii="ZWAdobeF" w:hAnsi="ZWAdobeF" w:cs="ZWAdobeF"/>
            <w:noProof/>
          </w:rPr>
          <w:t>22B</w:t>
        </w:r>
        <w:r w:rsidRPr="00455E42">
          <w:rPr>
            <w:rStyle w:val="Hyperlink"/>
            <w:noProof/>
          </w:rPr>
          <w:t>5.1</w:t>
        </w:r>
        <w:r>
          <w:rPr>
            <w:rFonts w:asciiTheme="minorHAnsi" w:eastAsiaTheme="minorEastAsia" w:hAnsiTheme="minorHAnsi" w:cstheme="minorBidi"/>
            <w:noProof/>
            <w:sz w:val="22"/>
            <w:szCs w:val="22"/>
          </w:rPr>
          <w:tab/>
        </w:r>
        <w:r w:rsidRPr="00455E42">
          <w:rPr>
            <w:rStyle w:val="Hyperlink"/>
            <w:noProof/>
          </w:rPr>
          <w:t>Coderingssystematiek / lagenstructuur</w:t>
        </w:r>
        <w:r>
          <w:rPr>
            <w:noProof/>
            <w:webHidden/>
          </w:rPr>
          <w:tab/>
        </w:r>
        <w:r>
          <w:rPr>
            <w:noProof/>
            <w:webHidden/>
          </w:rPr>
          <w:fldChar w:fldCharType="begin"/>
        </w:r>
        <w:r>
          <w:rPr>
            <w:noProof/>
            <w:webHidden/>
          </w:rPr>
          <w:instrText xml:space="preserve"> PAGEREF _Toc90923643 \h </w:instrText>
        </w:r>
        <w:r>
          <w:rPr>
            <w:noProof/>
            <w:webHidden/>
          </w:rPr>
        </w:r>
        <w:r>
          <w:rPr>
            <w:noProof/>
            <w:webHidden/>
          </w:rPr>
          <w:fldChar w:fldCharType="separate"/>
        </w:r>
        <w:r w:rsidR="00ED7FD2">
          <w:rPr>
            <w:noProof/>
            <w:webHidden/>
          </w:rPr>
          <w:t>51</w:t>
        </w:r>
        <w:r>
          <w:rPr>
            <w:noProof/>
            <w:webHidden/>
          </w:rPr>
          <w:fldChar w:fldCharType="end"/>
        </w:r>
      </w:hyperlink>
    </w:p>
    <w:p w14:paraId="1EFB8D31" w14:textId="2F8B1AA1" w:rsidR="00EE1741" w:rsidRDefault="00EE1741">
      <w:pPr>
        <w:pStyle w:val="Inhopg4"/>
        <w:rPr>
          <w:rFonts w:asciiTheme="minorHAnsi" w:eastAsiaTheme="minorEastAsia" w:hAnsiTheme="minorHAnsi" w:cstheme="minorBidi"/>
          <w:noProof/>
          <w:sz w:val="22"/>
          <w:szCs w:val="22"/>
        </w:rPr>
      </w:pPr>
      <w:hyperlink w:anchor="_Toc90923644" w:history="1">
        <w:r w:rsidRPr="00455E42">
          <w:rPr>
            <w:rStyle w:val="Hyperlink"/>
            <w:noProof/>
          </w:rPr>
          <w:t xml:space="preserve">5.1.1 </w:t>
        </w:r>
        <w:r>
          <w:rPr>
            <w:rFonts w:asciiTheme="minorHAnsi" w:eastAsiaTheme="minorEastAsia" w:hAnsiTheme="minorHAnsi" w:cstheme="minorBidi"/>
            <w:noProof/>
            <w:sz w:val="22"/>
            <w:szCs w:val="22"/>
          </w:rPr>
          <w:tab/>
        </w:r>
        <w:r w:rsidRPr="00455E42">
          <w:rPr>
            <w:rStyle w:val="Hyperlink"/>
            <w:noProof/>
          </w:rPr>
          <w:t>STATUS</w:t>
        </w:r>
        <w:r>
          <w:rPr>
            <w:noProof/>
            <w:webHidden/>
          </w:rPr>
          <w:tab/>
        </w:r>
        <w:r>
          <w:rPr>
            <w:noProof/>
            <w:webHidden/>
          </w:rPr>
          <w:fldChar w:fldCharType="begin"/>
        </w:r>
        <w:r>
          <w:rPr>
            <w:noProof/>
            <w:webHidden/>
          </w:rPr>
          <w:instrText xml:space="preserve"> PAGEREF _Toc90923644 \h </w:instrText>
        </w:r>
        <w:r>
          <w:rPr>
            <w:noProof/>
            <w:webHidden/>
          </w:rPr>
        </w:r>
        <w:r>
          <w:rPr>
            <w:noProof/>
            <w:webHidden/>
          </w:rPr>
          <w:fldChar w:fldCharType="separate"/>
        </w:r>
        <w:r w:rsidR="00ED7FD2">
          <w:rPr>
            <w:noProof/>
            <w:webHidden/>
          </w:rPr>
          <w:t>52</w:t>
        </w:r>
        <w:r>
          <w:rPr>
            <w:noProof/>
            <w:webHidden/>
          </w:rPr>
          <w:fldChar w:fldCharType="end"/>
        </w:r>
      </w:hyperlink>
    </w:p>
    <w:p w14:paraId="33644B8C" w14:textId="65669FFF" w:rsidR="00EE1741" w:rsidRDefault="00EE1741">
      <w:pPr>
        <w:pStyle w:val="Inhopg4"/>
        <w:rPr>
          <w:rFonts w:asciiTheme="minorHAnsi" w:eastAsiaTheme="minorEastAsia" w:hAnsiTheme="minorHAnsi" w:cstheme="minorBidi"/>
          <w:noProof/>
          <w:sz w:val="22"/>
          <w:szCs w:val="22"/>
        </w:rPr>
      </w:pPr>
      <w:hyperlink w:anchor="_Toc90923645" w:history="1">
        <w:r w:rsidRPr="00455E42">
          <w:rPr>
            <w:rStyle w:val="Hyperlink"/>
            <w:noProof/>
          </w:rPr>
          <w:t>5.1.2</w:t>
        </w:r>
        <w:r>
          <w:rPr>
            <w:rFonts w:asciiTheme="minorHAnsi" w:eastAsiaTheme="minorEastAsia" w:hAnsiTheme="minorHAnsi" w:cstheme="minorBidi"/>
            <w:noProof/>
            <w:sz w:val="22"/>
            <w:szCs w:val="22"/>
          </w:rPr>
          <w:tab/>
        </w:r>
        <w:r w:rsidRPr="00455E42">
          <w:rPr>
            <w:rStyle w:val="Hyperlink"/>
            <w:rFonts w:ascii="ZWAdobeF" w:hAnsi="ZWAdobeF" w:cs="ZWAdobeF"/>
            <w:noProof/>
          </w:rPr>
          <w:t>38B</w:t>
        </w:r>
        <w:r w:rsidRPr="00455E42">
          <w:rPr>
            <w:rStyle w:val="Hyperlink"/>
            <w:noProof/>
          </w:rPr>
          <w:t>DISCIPLINE</w:t>
        </w:r>
        <w:r>
          <w:rPr>
            <w:noProof/>
            <w:webHidden/>
          </w:rPr>
          <w:tab/>
        </w:r>
        <w:r>
          <w:rPr>
            <w:noProof/>
            <w:webHidden/>
          </w:rPr>
          <w:fldChar w:fldCharType="begin"/>
        </w:r>
        <w:r>
          <w:rPr>
            <w:noProof/>
            <w:webHidden/>
          </w:rPr>
          <w:instrText xml:space="preserve"> PAGEREF _Toc90923645 \h </w:instrText>
        </w:r>
        <w:r>
          <w:rPr>
            <w:noProof/>
            <w:webHidden/>
          </w:rPr>
        </w:r>
        <w:r>
          <w:rPr>
            <w:noProof/>
            <w:webHidden/>
          </w:rPr>
          <w:fldChar w:fldCharType="separate"/>
        </w:r>
        <w:r w:rsidR="00ED7FD2">
          <w:rPr>
            <w:noProof/>
            <w:webHidden/>
          </w:rPr>
          <w:t>52</w:t>
        </w:r>
        <w:r>
          <w:rPr>
            <w:noProof/>
            <w:webHidden/>
          </w:rPr>
          <w:fldChar w:fldCharType="end"/>
        </w:r>
      </w:hyperlink>
    </w:p>
    <w:p w14:paraId="29B2FCEC" w14:textId="17A55A7C" w:rsidR="00EE1741" w:rsidRDefault="00EE1741">
      <w:pPr>
        <w:pStyle w:val="Inhopg4"/>
        <w:rPr>
          <w:rFonts w:asciiTheme="minorHAnsi" w:eastAsiaTheme="minorEastAsia" w:hAnsiTheme="minorHAnsi" w:cstheme="minorBidi"/>
          <w:noProof/>
          <w:sz w:val="22"/>
          <w:szCs w:val="22"/>
        </w:rPr>
      </w:pPr>
      <w:hyperlink w:anchor="_Toc90923646" w:history="1">
        <w:r w:rsidRPr="00455E42">
          <w:rPr>
            <w:rStyle w:val="Hyperlink"/>
            <w:noProof/>
          </w:rPr>
          <w:t>5.1.3</w:t>
        </w:r>
        <w:r>
          <w:rPr>
            <w:rFonts w:asciiTheme="minorHAnsi" w:eastAsiaTheme="minorEastAsia" w:hAnsiTheme="minorHAnsi" w:cstheme="minorBidi"/>
            <w:noProof/>
            <w:sz w:val="22"/>
            <w:szCs w:val="22"/>
          </w:rPr>
          <w:tab/>
        </w:r>
        <w:r w:rsidRPr="00455E42">
          <w:rPr>
            <w:rStyle w:val="Hyperlink"/>
            <w:rFonts w:ascii="ZWAdobeF" w:hAnsi="ZWAdobeF" w:cs="ZWAdobeF"/>
            <w:noProof/>
          </w:rPr>
          <w:t>39B</w:t>
        </w:r>
        <w:r w:rsidRPr="00455E42">
          <w:rPr>
            <w:rStyle w:val="Hyperlink"/>
            <w:noProof/>
          </w:rPr>
          <w:t>HOOFDGROEP</w:t>
        </w:r>
        <w:r>
          <w:rPr>
            <w:noProof/>
            <w:webHidden/>
          </w:rPr>
          <w:tab/>
        </w:r>
        <w:r>
          <w:rPr>
            <w:noProof/>
            <w:webHidden/>
          </w:rPr>
          <w:fldChar w:fldCharType="begin"/>
        </w:r>
        <w:r>
          <w:rPr>
            <w:noProof/>
            <w:webHidden/>
          </w:rPr>
          <w:instrText xml:space="preserve"> PAGEREF _Toc90923646 \h </w:instrText>
        </w:r>
        <w:r>
          <w:rPr>
            <w:noProof/>
            <w:webHidden/>
          </w:rPr>
        </w:r>
        <w:r>
          <w:rPr>
            <w:noProof/>
            <w:webHidden/>
          </w:rPr>
          <w:fldChar w:fldCharType="separate"/>
        </w:r>
        <w:r w:rsidR="00ED7FD2">
          <w:rPr>
            <w:noProof/>
            <w:webHidden/>
          </w:rPr>
          <w:t>53</w:t>
        </w:r>
        <w:r>
          <w:rPr>
            <w:noProof/>
            <w:webHidden/>
          </w:rPr>
          <w:fldChar w:fldCharType="end"/>
        </w:r>
      </w:hyperlink>
    </w:p>
    <w:p w14:paraId="529DB303" w14:textId="108CBD1E" w:rsidR="00EE1741" w:rsidRDefault="00EE1741">
      <w:pPr>
        <w:pStyle w:val="Inhopg4"/>
        <w:rPr>
          <w:rFonts w:asciiTheme="minorHAnsi" w:eastAsiaTheme="minorEastAsia" w:hAnsiTheme="minorHAnsi" w:cstheme="minorBidi"/>
          <w:noProof/>
          <w:sz w:val="22"/>
          <w:szCs w:val="22"/>
        </w:rPr>
      </w:pPr>
      <w:hyperlink w:anchor="_Toc90923647" w:history="1">
        <w:r w:rsidRPr="00455E42">
          <w:rPr>
            <w:rStyle w:val="Hyperlink"/>
            <w:noProof/>
          </w:rPr>
          <w:t>5.1.4</w:t>
        </w:r>
        <w:r>
          <w:rPr>
            <w:rFonts w:asciiTheme="minorHAnsi" w:eastAsiaTheme="minorEastAsia" w:hAnsiTheme="minorHAnsi" w:cstheme="minorBidi"/>
            <w:noProof/>
            <w:sz w:val="22"/>
            <w:szCs w:val="22"/>
          </w:rPr>
          <w:tab/>
        </w:r>
        <w:r w:rsidRPr="00455E42">
          <w:rPr>
            <w:rStyle w:val="Hyperlink"/>
            <w:noProof/>
          </w:rPr>
          <w:t>OBJECT en SUBOBJECT</w:t>
        </w:r>
        <w:r>
          <w:rPr>
            <w:noProof/>
            <w:webHidden/>
          </w:rPr>
          <w:tab/>
        </w:r>
        <w:r>
          <w:rPr>
            <w:noProof/>
            <w:webHidden/>
          </w:rPr>
          <w:fldChar w:fldCharType="begin"/>
        </w:r>
        <w:r>
          <w:rPr>
            <w:noProof/>
            <w:webHidden/>
          </w:rPr>
          <w:instrText xml:space="preserve"> PAGEREF _Toc90923647 \h </w:instrText>
        </w:r>
        <w:r>
          <w:rPr>
            <w:noProof/>
            <w:webHidden/>
          </w:rPr>
        </w:r>
        <w:r>
          <w:rPr>
            <w:noProof/>
            <w:webHidden/>
          </w:rPr>
          <w:fldChar w:fldCharType="separate"/>
        </w:r>
        <w:r w:rsidR="00ED7FD2">
          <w:rPr>
            <w:noProof/>
            <w:webHidden/>
          </w:rPr>
          <w:t>55</w:t>
        </w:r>
        <w:r>
          <w:rPr>
            <w:noProof/>
            <w:webHidden/>
          </w:rPr>
          <w:fldChar w:fldCharType="end"/>
        </w:r>
      </w:hyperlink>
    </w:p>
    <w:p w14:paraId="06E96CA9" w14:textId="52EB014B" w:rsidR="00EE1741" w:rsidRDefault="00EE1741">
      <w:pPr>
        <w:pStyle w:val="Inhopg4"/>
        <w:rPr>
          <w:rFonts w:asciiTheme="minorHAnsi" w:eastAsiaTheme="minorEastAsia" w:hAnsiTheme="minorHAnsi" w:cstheme="minorBidi"/>
          <w:noProof/>
          <w:sz w:val="22"/>
          <w:szCs w:val="22"/>
        </w:rPr>
      </w:pPr>
      <w:hyperlink w:anchor="_Toc90923648" w:history="1">
        <w:r w:rsidRPr="00455E42">
          <w:rPr>
            <w:rStyle w:val="Hyperlink"/>
            <w:noProof/>
          </w:rPr>
          <w:t>5.1.5</w:t>
        </w:r>
        <w:r>
          <w:rPr>
            <w:rFonts w:asciiTheme="minorHAnsi" w:eastAsiaTheme="minorEastAsia" w:hAnsiTheme="minorHAnsi" w:cstheme="minorBidi"/>
            <w:noProof/>
            <w:sz w:val="22"/>
            <w:szCs w:val="22"/>
          </w:rPr>
          <w:tab/>
        </w:r>
        <w:r w:rsidRPr="00455E42">
          <w:rPr>
            <w:rStyle w:val="Hyperlink"/>
            <w:noProof/>
          </w:rPr>
          <w:t>ELEMENT</w:t>
        </w:r>
        <w:r>
          <w:rPr>
            <w:noProof/>
            <w:webHidden/>
          </w:rPr>
          <w:tab/>
        </w:r>
        <w:r>
          <w:rPr>
            <w:noProof/>
            <w:webHidden/>
          </w:rPr>
          <w:fldChar w:fldCharType="begin"/>
        </w:r>
        <w:r>
          <w:rPr>
            <w:noProof/>
            <w:webHidden/>
          </w:rPr>
          <w:instrText xml:space="preserve"> PAGEREF _Toc90923648 \h </w:instrText>
        </w:r>
        <w:r>
          <w:rPr>
            <w:noProof/>
            <w:webHidden/>
          </w:rPr>
        </w:r>
        <w:r>
          <w:rPr>
            <w:noProof/>
            <w:webHidden/>
          </w:rPr>
          <w:fldChar w:fldCharType="separate"/>
        </w:r>
        <w:r w:rsidR="00ED7FD2">
          <w:rPr>
            <w:noProof/>
            <w:webHidden/>
          </w:rPr>
          <w:t>56</w:t>
        </w:r>
        <w:r>
          <w:rPr>
            <w:noProof/>
            <w:webHidden/>
          </w:rPr>
          <w:fldChar w:fldCharType="end"/>
        </w:r>
      </w:hyperlink>
    </w:p>
    <w:p w14:paraId="43FA3875" w14:textId="0EB925AE" w:rsidR="00EE1741" w:rsidRDefault="00EE1741">
      <w:pPr>
        <w:pStyle w:val="Inhopg4"/>
        <w:rPr>
          <w:rFonts w:asciiTheme="minorHAnsi" w:eastAsiaTheme="minorEastAsia" w:hAnsiTheme="minorHAnsi" w:cstheme="minorBidi"/>
          <w:noProof/>
          <w:sz w:val="22"/>
          <w:szCs w:val="22"/>
        </w:rPr>
      </w:pPr>
      <w:hyperlink w:anchor="_Toc90923649" w:history="1">
        <w:r w:rsidRPr="00455E42">
          <w:rPr>
            <w:rStyle w:val="Hyperlink"/>
            <w:noProof/>
          </w:rPr>
          <w:t>5.1.6</w:t>
        </w:r>
        <w:r>
          <w:rPr>
            <w:rFonts w:asciiTheme="minorHAnsi" w:eastAsiaTheme="minorEastAsia" w:hAnsiTheme="minorHAnsi" w:cstheme="minorBidi"/>
            <w:noProof/>
            <w:sz w:val="22"/>
            <w:szCs w:val="22"/>
          </w:rPr>
          <w:tab/>
        </w:r>
        <w:r w:rsidRPr="00455E42">
          <w:rPr>
            <w:rStyle w:val="Hyperlink"/>
            <w:noProof/>
          </w:rPr>
          <w:t>SCHAAL</w:t>
        </w:r>
        <w:r>
          <w:rPr>
            <w:noProof/>
            <w:webHidden/>
          </w:rPr>
          <w:tab/>
        </w:r>
        <w:r>
          <w:rPr>
            <w:noProof/>
            <w:webHidden/>
          </w:rPr>
          <w:fldChar w:fldCharType="begin"/>
        </w:r>
        <w:r>
          <w:rPr>
            <w:noProof/>
            <w:webHidden/>
          </w:rPr>
          <w:instrText xml:space="preserve"> PAGEREF _Toc90923649 \h </w:instrText>
        </w:r>
        <w:r>
          <w:rPr>
            <w:noProof/>
            <w:webHidden/>
          </w:rPr>
        </w:r>
        <w:r>
          <w:rPr>
            <w:noProof/>
            <w:webHidden/>
          </w:rPr>
          <w:fldChar w:fldCharType="separate"/>
        </w:r>
        <w:r w:rsidR="00ED7FD2">
          <w:rPr>
            <w:noProof/>
            <w:webHidden/>
          </w:rPr>
          <w:t>57</w:t>
        </w:r>
        <w:r>
          <w:rPr>
            <w:noProof/>
            <w:webHidden/>
          </w:rPr>
          <w:fldChar w:fldCharType="end"/>
        </w:r>
      </w:hyperlink>
    </w:p>
    <w:p w14:paraId="7154A8A8" w14:textId="03BCECC3" w:rsidR="00EE1741" w:rsidRDefault="00EE1741">
      <w:pPr>
        <w:pStyle w:val="Inhopg3"/>
        <w:rPr>
          <w:rFonts w:asciiTheme="minorHAnsi" w:eastAsiaTheme="minorEastAsia" w:hAnsiTheme="minorHAnsi" w:cstheme="minorBidi"/>
          <w:noProof/>
          <w:sz w:val="22"/>
          <w:szCs w:val="22"/>
        </w:rPr>
      </w:pPr>
      <w:hyperlink w:anchor="_Toc90923650" w:history="1">
        <w:r w:rsidRPr="00455E42">
          <w:rPr>
            <w:rStyle w:val="Hyperlink"/>
            <w:noProof/>
          </w:rPr>
          <w:t>5.2</w:t>
        </w:r>
        <w:r>
          <w:rPr>
            <w:rFonts w:asciiTheme="minorHAnsi" w:eastAsiaTheme="minorEastAsia" w:hAnsiTheme="minorHAnsi" w:cstheme="minorBidi"/>
            <w:noProof/>
            <w:sz w:val="22"/>
            <w:szCs w:val="22"/>
          </w:rPr>
          <w:tab/>
        </w:r>
        <w:r w:rsidRPr="00455E42">
          <w:rPr>
            <w:rStyle w:val="Hyperlink"/>
            <w:noProof/>
          </w:rPr>
          <w:t>Opbouw NLCS objectentabellen</w:t>
        </w:r>
        <w:r>
          <w:rPr>
            <w:noProof/>
            <w:webHidden/>
          </w:rPr>
          <w:tab/>
        </w:r>
        <w:r>
          <w:rPr>
            <w:noProof/>
            <w:webHidden/>
          </w:rPr>
          <w:fldChar w:fldCharType="begin"/>
        </w:r>
        <w:r>
          <w:rPr>
            <w:noProof/>
            <w:webHidden/>
          </w:rPr>
          <w:instrText xml:space="preserve"> PAGEREF _Toc90923650 \h </w:instrText>
        </w:r>
        <w:r>
          <w:rPr>
            <w:noProof/>
            <w:webHidden/>
          </w:rPr>
        </w:r>
        <w:r>
          <w:rPr>
            <w:noProof/>
            <w:webHidden/>
          </w:rPr>
          <w:fldChar w:fldCharType="separate"/>
        </w:r>
        <w:r w:rsidR="00ED7FD2">
          <w:rPr>
            <w:noProof/>
            <w:webHidden/>
          </w:rPr>
          <w:t>57</w:t>
        </w:r>
        <w:r>
          <w:rPr>
            <w:noProof/>
            <w:webHidden/>
          </w:rPr>
          <w:fldChar w:fldCharType="end"/>
        </w:r>
      </w:hyperlink>
    </w:p>
    <w:p w14:paraId="57D73229" w14:textId="7AE1154B" w:rsidR="00EE1741" w:rsidRDefault="00EE1741">
      <w:pPr>
        <w:pStyle w:val="Inhopg4"/>
        <w:rPr>
          <w:rFonts w:asciiTheme="minorHAnsi" w:eastAsiaTheme="minorEastAsia" w:hAnsiTheme="minorHAnsi" w:cstheme="minorBidi"/>
          <w:noProof/>
          <w:sz w:val="22"/>
          <w:szCs w:val="22"/>
        </w:rPr>
      </w:pPr>
      <w:hyperlink w:anchor="_Toc90923651" w:history="1">
        <w:r w:rsidRPr="00455E42">
          <w:rPr>
            <w:rStyle w:val="Hyperlink"/>
            <w:noProof/>
          </w:rPr>
          <w:t>5.2.1</w:t>
        </w:r>
        <w:r>
          <w:rPr>
            <w:rFonts w:asciiTheme="minorHAnsi" w:eastAsiaTheme="minorEastAsia" w:hAnsiTheme="minorHAnsi" w:cstheme="minorBidi"/>
            <w:noProof/>
            <w:sz w:val="22"/>
            <w:szCs w:val="22"/>
          </w:rPr>
          <w:tab/>
        </w:r>
        <w:r w:rsidRPr="00455E42">
          <w:rPr>
            <w:rStyle w:val="Hyperlink"/>
            <w:noProof/>
          </w:rPr>
          <w:t>Structuur</w:t>
        </w:r>
        <w:r>
          <w:rPr>
            <w:noProof/>
            <w:webHidden/>
          </w:rPr>
          <w:tab/>
        </w:r>
        <w:r>
          <w:rPr>
            <w:noProof/>
            <w:webHidden/>
          </w:rPr>
          <w:fldChar w:fldCharType="begin"/>
        </w:r>
        <w:r>
          <w:rPr>
            <w:noProof/>
            <w:webHidden/>
          </w:rPr>
          <w:instrText xml:space="preserve"> PAGEREF _Toc90923651 \h </w:instrText>
        </w:r>
        <w:r>
          <w:rPr>
            <w:noProof/>
            <w:webHidden/>
          </w:rPr>
        </w:r>
        <w:r>
          <w:rPr>
            <w:noProof/>
            <w:webHidden/>
          </w:rPr>
          <w:fldChar w:fldCharType="separate"/>
        </w:r>
        <w:r w:rsidR="00ED7FD2">
          <w:rPr>
            <w:noProof/>
            <w:webHidden/>
          </w:rPr>
          <w:t>57</w:t>
        </w:r>
        <w:r>
          <w:rPr>
            <w:noProof/>
            <w:webHidden/>
          </w:rPr>
          <w:fldChar w:fldCharType="end"/>
        </w:r>
      </w:hyperlink>
    </w:p>
    <w:p w14:paraId="75AC35EB" w14:textId="1B4CA6AE" w:rsidR="00EE1741" w:rsidRDefault="00EE1741">
      <w:pPr>
        <w:pStyle w:val="Inhopg4"/>
        <w:rPr>
          <w:rFonts w:asciiTheme="minorHAnsi" w:eastAsiaTheme="minorEastAsia" w:hAnsiTheme="minorHAnsi" w:cstheme="minorBidi"/>
          <w:noProof/>
          <w:sz w:val="22"/>
          <w:szCs w:val="22"/>
        </w:rPr>
      </w:pPr>
      <w:hyperlink w:anchor="_Toc90923652" w:history="1">
        <w:r w:rsidRPr="00455E42">
          <w:rPr>
            <w:rStyle w:val="Hyperlink"/>
            <w:noProof/>
          </w:rPr>
          <w:t>5.2.2</w:t>
        </w:r>
        <w:r>
          <w:rPr>
            <w:rFonts w:asciiTheme="minorHAnsi" w:eastAsiaTheme="minorEastAsia" w:hAnsiTheme="minorHAnsi" w:cstheme="minorBidi"/>
            <w:noProof/>
            <w:sz w:val="22"/>
            <w:szCs w:val="22"/>
          </w:rPr>
          <w:tab/>
        </w:r>
        <w:r w:rsidRPr="00455E42">
          <w:rPr>
            <w:rStyle w:val="Hyperlink"/>
            <w:noProof/>
          </w:rPr>
          <w:t>Naamgeving en plaatsing van arceringen</w:t>
        </w:r>
        <w:r>
          <w:rPr>
            <w:noProof/>
            <w:webHidden/>
          </w:rPr>
          <w:tab/>
        </w:r>
        <w:r>
          <w:rPr>
            <w:noProof/>
            <w:webHidden/>
          </w:rPr>
          <w:fldChar w:fldCharType="begin"/>
        </w:r>
        <w:r>
          <w:rPr>
            <w:noProof/>
            <w:webHidden/>
          </w:rPr>
          <w:instrText xml:space="preserve"> PAGEREF _Toc90923652 \h </w:instrText>
        </w:r>
        <w:r>
          <w:rPr>
            <w:noProof/>
            <w:webHidden/>
          </w:rPr>
        </w:r>
        <w:r>
          <w:rPr>
            <w:noProof/>
            <w:webHidden/>
          </w:rPr>
          <w:fldChar w:fldCharType="separate"/>
        </w:r>
        <w:r w:rsidR="00ED7FD2">
          <w:rPr>
            <w:noProof/>
            <w:webHidden/>
          </w:rPr>
          <w:t>59</w:t>
        </w:r>
        <w:r>
          <w:rPr>
            <w:noProof/>
            <w:webHidden/>
          </w:rPr>
          <w:fldChar w:fldCharType="end"/>
        </w:r>
      </w:hyperlink>
    </w:p>
    <w:p w14:paraId="6A9D6F35" w14:textId="4CD0E299" w:rsidR="00EE1741" w:rsidRDefault="00EE1741">
      <w:pPr>
        <w:pStyle w:val="Inhopg4"/>
        <w:rPr>
          <w:rFonts w:asciiTheme="minorHAnsi" w:eastAsiaTheme="minorEastAsia" w:hAnsiTheme="minorHAnsi" w:cstheme="minorBidi"/>
          <w:noProof/>
          <w:sz w:val="22"/>
          <w:szCs w:val="22"/>
        </w:rPr>
      </w:pPr>
      <w:hyperlink w:anchor="_Toc90923653" w:history="1">
        <w:r w:rsidRPr="00455E42">
          <w:rPr>
            <w:rStyle w:val="Hyperlink"/>
            <w:noProof/>
          </w:rPr>
          <w:t>5.2.3</w:t>
        </w:r>
        <w:r>
          <w:rPr>
            <w:rFonts w:asciiTheme="minorHAnsi" w:eastAsiaTheme="minorEastAsia" w:hAnsiTheme="minorHAnsi" w:cstheme="minorBidi"/>
            <w:noProof/>
            <w:sz w:val="22"/>
            <w:szCs w:val="22"/>
          </w:rPr>
          <w:tab/>
        </w:r>
        <w:r w:rsidRPr="00455E42">
          <w:rPr>
            <w:rStyle w:val="Hyperlink"/>
            <w:noProof/>
          </w:rPr>
          <w:t>Naamgeving en plaatsing van symbolen</w:t>
        </w:r>
        <w:r>
          <w:rPr>
            <w:noProof/>
            <w:webHidden/>
          </w:rPr>
          <w:tab/>
        </w:r>
        <w:r>
          <w:rPr>
            <w:noProof/>
            <w:webHidden/>
          </w:rPr>
          <w:fldChar w:fldCharType="begin"/>
        </w:r>
        <w:r>
          <w:rPr>
            <w:noProof/>
            <w:webHidden/>
          </w:rPr>
          <w:instrText xml:space="preserve"> PAGEREF _Toc90923653 \h </w:instrText>
        </w:r>
        <w:r>
          <w:rPr>
            <w:noProof/>
            <w:webHidden/>
          </w:rPr>
        </w:r>
        <w:r>
          <w:rPr>
            <w:noProof/>
            <w:webHidden/>
          </w:rPr>
          <w:fldChar w:fldCharType="separate"/>
        </w:r>
        <w:r w:rsidR="00ED7FD2">
          <w:rPr>
            <w:noProof/>
            <w:webHidden/>
          </w:rPr>
          <w:t>60</w:t>
        </w:r>
        <w:r>
          <w:rPr>
            <w:noProof/>
            <w:webHidden/>
          </w:rPr>
          <w:fldChar w:fldCharType="end"/>
        </w:r>
      </w:hyperlink>
    </w:p>
    <w:p w14:paraId="34C02164" w14:textId="22B12747" w:rsidR="00EE1741" w:rsidRDefault="00EE1741">
      <w:pPr>
        <w:pStyle w:val="Inhopg4"/>
        <w:rPr>
          <w:rFonts w:asciiTheme="minorHAnsi" w:eastAsiaTheme="minorEastAsia" w:hAnsiTheme="minorHAnsi" w:cstheme="minorBidi"/>
          <w:noProof/>
          <w:sz w:val="22"/>
          <w:szCs w:val="22"/>
        </w:rPr>
      </w:pPr>
      <w:hyperlink w:anchor="_Toc90923654" w:history="1">
        <w:r w:rsidRPr="00455E42">
          <w:rPr>
            <w:rStyle w:val="Hyperlink"/>
            <w:noProof/>
          </w:rPr>
          <w:t>5.2.4</w:t>
        </w:r>
        <w:r>
          <w:rPr>
            <w:rFonts w:asciiTheme="minorHAnsi" w:eastAsiaTheme="minorEastAsia" w:hAnsiTheme="minorHAnsi" w:cstheme="minorBidi"/>
            <w:noProof/>
            <w:sz w:val="22"/>
            <w:szCs w:val="22"/>
          </w:rPr>
          <w:tab/>
        </w:r>
        <w:r w:rsidRPr="00455E42">
          <w:rPr>
            <w:rStyle w:val="Hyperlink"/>
            <w:noProof/>
          </w:rPr>
          <w:t>Naamgeving van lijnstijlen</w:t>
        </w:r>
        <w:r>
          <w:rPr>
            <w:noProof/>
            <w:webHidden/>
          </w:rPr>
          <w:tab/>
        </w:r>
        <w:r>
          <w:rPr>
            <w:noProof/>
            <w:webHidden/>
          </w:rPr>
          <w:fldChar w:fldCharType="begin"/>
        </w:r>
        <w:r>
          <w:rPr>
            <w:noProof/>
            <w:webHidden/>
          </w:rPr>
          <w:instrText xml:space="preserve"> PAGEREF _Toc90923654 \h </w:instrText>
        </w:r>
        <w:r>
          <w:rPr>
            <w:noProof/>
            <w:webHidden/>
          </w:rPr>
        </w:r>
        <w:r>
          <w:rPr>
            <w:noProof/>
            <w:webHidden/>
          </w:rPr>
          <w:fldChar w:fldCharType="separate"/>
        </w:r>
        <w:r w:rsidR="00ED7FD2">
          <w:rPr>
            <w:noProof/>
            <w:webHidden/>
          </w:rPr>
          <w:t>64</w:t>
        </w:r>
        <w:r>
          <w:rPr>
            <w:noProof/>
            <w:webHidden/>
          </w:rPr>
          <w:fldChar w:fldCharType="end"/>
        </w:r>
      </w:hyperlink>
    </w:p>
    <w:p w14:paraId="49CDCAB3" w14:textId="6E9D9C10" w:rsidR="00EE1741" w:rsidRDefault="00EE1741">
      <w:pPr>
        <w:pStyle w:val="Inhopg1"/>
        <w:rPr>
          <w:rFonts w:asciiTheme="minorHAnsi" w:eastAsiaTheme="minorEastAsia" w:hAnsiTheme="minorHAnsi" w:cstheme="minorBidi"/>
          <w:noProof/>
          <w:sz w:val="22"/>
          <w:szCs w:val="22"/>
        </w:rPr>
      </w:pPr>
      <w:hyperlink w:anchor="_Toc90923655" w:history="1">
        <w:r w:rsidRPr="00455E42">
          <w:rPr>
            <w:rStyle w:val="Hyperlink"/>
            <w:noProof/>
          </w:rPr>
          <w:t>BIJLAGE 1: Uitwisseling van 3D objectinformatie</w:t>
        </w:r>
        <w:r>
          <w:rPr>
            <w:noProof/>
            <w:webHidden/>
          </w:rPr>
          <w:tab/>
        </w:r>
        <w:r>
          <w:rPr>
            <w:noProof/>
            <w:webHidden/>
          </w:rPr>
          <w:fldChar w:fldCharType="begin"/>
        </w:r>
        <w:r>
          <w:rPr>
            <w:noProof/>
            <w:webHidden/>
          </w:rPr>
          <w:instrText xml:space="preserve"> PAGEREF _Toc90923655 \h </w:instrText>
        </w:r>
        <w:r>
          <w:rPr>
            <w:noProof/>
            <w:webHidden/>
          </w:rPr>
        </w:r>
        <w:r>
          <w:rPr>
            <w:noProof/>
            <w:webHidden/>
          </w:rPr>
          <w:fldChar w:fldCharType="separate"/>
        </w:r>
        <w:r w:rsidR="00ED7FD2">
          <w:rPr>
            <w:noProof/>
            <w:webHidden/>
          </w:rPr>
          <w:t>66</w:t>
        </w:r>
        <w:r>
          <w:rPr>
            <w:noProof/>
            <w:webHidden/>
          </w:rPr>
          <w:fldChar w:fldCharType="end"/>
        </w:r>
      </w:hyperlink>
    </w:p>
    <w:p w14:paraId="76E618E7" w14:textId="3A8F851C" w:rsidR="00EE1741" w:rsidRDefault="00EE1741">
      <w:pPr>
        <w:pStyle w:val="Inhopg1"/>
        <w:rPr>
          <w:rFonts w:asciiTheme="minorHAnsi" w:eastAsiaTheme="minorEastAsia" w:hAnsiTheme="minorHAnsi" w:cstheme="minorBidi"/>
          <w:noProof/>
          <w:sz w:val="22"/>
          <w:szCs w:val="22"/>
        </w:rPr>
      </w:pPr>
      <w:hyperlink w:anchor="_Toc90923656" w:history="1">
        <w:r w:rsidRPr="00455E42">
          <w:rPr>
            <w:rStyle w:val="Hyperlink"/>
            <w:noProof/>
          </w:rPr>
          <w:t>BIJLAGE 2: Lagen voor de DISCIPLINE PLANVORMING</w:t>
        </w:r>
        <w:r>
          <w:rPr>
            <w:noProof/>
            <w:webHidden/>
          </w:rPr>
          <w:tab/>
        </w:r>
        <w:r>
          <w:rPr>
            <w:noProof/>
            <w:webHidden/>
          </w:rPr>
          <w:fldChar w:fldCharType="begin"/>
        </w:r>
        <w:r>
          <w:rPr>
            <w:noProof/>
            <w:webHidden/>
          </w:rPr>
          <w:instrText xml:space="preserve"> PAGEREF _Toc90923656 \h </w:instrText>
        </w:r>
        <w:r>
          <w:rPr>
            <w:noProof/>
            <w:webHidden/>
          </w:rPr>
        </w:r>
        <w:r>
          <w:rPr>
            <w:noProof/>
            <w:webHidden/>
          </w:rPr>
          <w:fldChar w:fldCharType="separate"/>
        </w:r>
        <w:r w:rsidR="00ED7FD2">
          <w:rPr>
            <w:noProof/>
            <w:webHidden/>
          </w:rPr>
          <w:t>67</w:t>
        </w:r>
        <w:r>
          <w:rPr>
            <w:noProof/>
            <w:webHidden/>
          </w:rPr>
          <w:fldChar w:fldCharType="end"/>
        </w:r>
      </w:hyperlink>
    </w:p>
    <w:p w14:paraId="74565AFD" w14:textId="5FFA2602" w:rsidR="00EE1741" w:rsidRDefault="00EE1741">
      <w:pPr>
        <w:pStyle w:val="Inhopg1"/>
        <w:rPr>
          <w:rFonts w:asciiTheme="minorHAnsi" w:eastAsiaTheme="minorEastAsia" w:hAnsiTheme="minorHAnsi" w:cstheme="minorBidi"/>
          <w:noProof/>
          <w:sz w:val="22"/>
          <w:szCs w:val="22"/>
        </w:rPr>
      </w:pPr>
      <w:hyperlink w:anchor="_Toc90923657" w:history="1">
        <w:r w:rsidRPr="00455E42">
          <w:rPr>
            <w:rStyle w:val="Hyperlink"/>
            <w:noProof/>
          </w:rPr>
          <w:t>BIJLAGE 3: Omzetten van een NLCS-model naar een  GIS-model conform IMGEO</w:t>
        </w:r>
        <w:r>
          <w:rPr>
            <w:noProof/>
            <w:webHidden/>
          </w:rPr>
          <w:tab/>
        </w:r>
        <w:r>
          <w:rPr>
            <w:noProof/>
            <w:webHidden/>
          </w:rPr>
          <w:fldChar w:fldCharType="begin"/>
        </w:r>
        <w:r>
          <w:rPr>
            <w:noProof/>
            <w:webHidden/>
          </w:rPr>
          <w:instrText xml:space="preserve"> PAGEREF _Toc90923657 \h </w:instrText>
        </w:r>
        <w:r>
          <w:rPr>
            <w:noProof/>
            <w:webHidden/>
          </w:rPr>
        </w:r>
        <w:r>
          <w:rPr>
            <w:noProof/>
            <w:webHidden/>
          </w:rPr>
          <w:fldChar w:fldCharType="separate"/>
        </w:r>
        <w:r w:rsidR="00ED7FD2">
          <w:rPr>
            <w:noProof/>
            <w:webHidden/>
          </w:rPr>
          <w:t>78</w:t>
        </w:r>
        <w:r>
          <w:rPr>
            <w:noProof/>
            <w:webHidden/>
          </w:rPr>
          <w:fldChar w:fldCharType="end"/>
        </w:r>
      </w:hyperlink>
    </w:p>
    <w:p w14:paraId="2FED8C87" w14:textId="42501095" w:rsidR="00EE1741" w:rsidRDefault="00EE1741">
      <w:pPr>
        <w:pStyle w:val="Inhopg1"/>
        <w:rPr>
          <w:rFonts w:asciiTheme="minorHAnsi" w:eastAsiaTheme="minorEastAsia" w:hAnsiTheme="minorHAnsi" w:cstheme="minorBidi"/>
          <w:noProof/>
          <w:sz w:val="22"/>
          <w:szCs w:val="22"/>
        </w:rPr>
      </w:pPr>
      <w:hyperlink w:anchor="_Toc90923658" w:history="1">
        <w:r w:rsidRPr="00455E42">
          <w:rPr>
            <w:rStyle w:val="Hyperlink"/>
            <w:noProof/>
          </w:rPr>
          <w:t>BIJLAGE 4: Lijnstijlen varianten</w:t>
        </w:r>
        <w:r>
          <w:rPr>
            <w:noProof/>
            <w:webHidden/>
          </w:rPr>
          <w:tab/>
        </w:r>
        <w:r>
          <w:rPr>
            <w:noProof/>
            <w:webHidden/>
          </w:rPr>
          <w:fldChar w:fldCharType="begin"/>
        </w:r>
        <w:r>
          <w:rPr>
            <w:noProof/>
            <w:webHidden/>
          </w:rPr>
          <w:instrText xml:space="preserve"> PAGEREF _Toc90923658 \h </w:instrText>
        </w:r>
        <w:r>
          <w:rPr>
            <w:noProof/>
            <w:webHidden/>
          </w:rPr>
        </w:r>
        <w:r>
          <w:rPr>
            <w:noProof/>
            <w:webHidden/>
          </w:rPr>
          <w:fldChar w:fldCharType="separate"/>
        </w:r>
        <w:r w:rsidR="00ED7FD2">
          <w:rPr>
            <w:noProof/>
            <w:webHidden/>
          </w:rPr>
          <w:t>81</w:t>
        </w:r>
        <w:r>
          <w:rPr>
            <w:noProof/>
            <w:webHidden/>
          </w:rPr>
          <w:fldChar w:fldCharType="end"/>
        </w:r>
      </w:hyperlink>
    </w:p>
    <w:p w14:paraId="0084D6E9" w14:textId="77777777" w:rsidR="00F2030D" w:rsidRDefault="00A734A9" w:rsidP="008B765C">
      <w:pPr>
        <w:pStyle w:val="Kop1"/>
      </w:pPr>
      <w:r>
        <w:fldChar w:fldCharType="end"/>
      </w:r>
      <w:r w:rsidR="00D653B0">
        <w:br w:type="page"/>
      </w:r>
      <w:bookmarkStart w:id="35" w:name="_Toc90923577"/>
      <w:r w:rsidR="00F2030D">
        <w:lastRenderedPageBreak/>
        <w:t>Inleiding</w:t>
      </w:r>
      <w:bookmarkEnd w:id="35"/>
    </w:p>
    <w:p w14:paraId="0084D6EA" w14:textId="77777777" w:rsidR="00F2030D" w:rsidRDefault="00F2030D" w:rsidP="00F2030D"/>
    <w:p w14:paraId="0084D6EB" w14:textId="3BE46094" w:rsidR="00F2030D" w:rsidRPr="00146A37" w:rsidRDefault="00F03B78" w:rsidP="00F2030D">
      <w:r>
        <w:t>Terwijl veel partijen in de bouw gaandeweg overstappen op het werken met BIM (Bouwwerk Informatie Modellen) en 3D modelleren,</w:t>
      </w:r>
      <w:r w:rsidR="00F2030D" w:rsidRPr="00F03B78">
        <w:t xml:space="preserve"> </w:t>
      </w:r>
      <w:r w:rsidR="00F2030D">
        <w:t xml:space="preserve">wordt er </w:t>
      </w:r>
      <w:r>
        <w:t xml:space="preserve">in de GWW-sector </w:t>
      </w:r>
      <w:r w:rsidR="00F2030D">
        <w:t>nog veel in 2D getekend. De verwachting is dat dit b</w:t>
      </w:r>
      <w:r w:rsidR="00F2030D" w:rsidRPr="007929D0">
        <w:t>ij het plannen en realiseren van infrastructuur</w:t>
      </w:r>
      <w:r w:rsidR="00F2030D">
        <w:t xml:space="preserve"> nog geruime tijd zo zal blijven. Ook wanneer het werken met een BIM gemeengoed zal zijn, zullen 2D tekeningen nodig blijven om bepaalde informatie over het project te representeren en uit te wisselen tussen de betrokken partijen. </w:t>
      </w:r>
      <w:r w:rsidR="00F2030D" w:rsidRPr="007929D0">
        <w:t xml:space="preserve">Tegenwoordig </w:t>
      </w:r>
      <w:r w:rsidR="00F2030D">
        <w:t>worden</w:t>
      </w:r>
      <w:r w:rsidR="00F2030D" w:rsidRPr="007929D0">
        <w:t xml:space="preserve"> </w:t>
      </w:r>
      <w:r w:rsidR="00F2030D">
        <w:t>2D</w:t>
      </w:r>
      <w:r w:rsidR="00F2030D" w:rsidRPr="007929D0">
        <w:t xml:space="preserve"> tekeningen </w:t>
      </w:r>
      <w:r w:rsidR="00F2030D">
        <w:t>bijna allemaal</w:t>
      </w:r>
      <w:r w:rsidR="00F2030D" w:rsidRPr="007929D0">
        <w:t xml:space="preserve"> digitaal</w:t>
      </w:r>
      <w:r w:rsidR="00F2030D">
        <w:t xml:space="preserve"> vervaardigd.</w:t>
      </w:r>
      <w:r w:rsidR="00F2030D" w:rsidRPr="007929D0">
        <w:t xml:space="preserve"> Hergebruik van </w:t>
      </w:r>
      <w:r>
        <w:t>bestaande</w:t>
      </w:r>
      <w:r w:rsidR="00F2030D">
        <w:t xml:space="preserve"> CAD bestanden</w:t>
      </w:r>
      <w:r w:rsidR="00F2030D" w:rsidRPr="007929D0">
        <w:t xml:space="preserve"> door diverse </w:t>
      </w:r>
      <w:r w:rsidR="00F2030D">
        <w:t xml:space="preserve">projectpartners </w:t>
      </w:r>
      <w:r w:rsidR="00F2030D" w:rsidRPr="007929D0">
        <w:t xml:space="preserve">zou de gewoonste zaak van de wereld moeten zijn. </w:t>
      </w:r>
      <w:r w:rsidR="007E6A15">
        <w:t>Maar i</w:t>
      </w:r>
      <w:r w:rsidR="00F2030D">
        <w:t>n de praktijk</w:t>
      </w:r>
      <w:r w:rsidR="00F2030D" w:rsidRPr="007929D0">
        <w:t xml:space="preserve"> </w:t>
      </w:r>
      <w:r w:rsidR="007E6A15">
        <w:t>hanteren veel</w:t>
      </w:r>
      <w:r w:rsidR="00F2030D" w:rsidRPr="007929D0">
        <w:t xml:space="preserve"> partij</w:t>
      </w:r>
      <w:r w:rsidR="007E6A15">
        <w:t>en</w:t>
      </w:r>
      <w:r w:rsidR="00F2030D" w:rsidRPr="007929D0">
        <w:t xml:space="preserve"> eigen syste</w:t>
      </w:r>
      <w:r w:rsidR="007E6A15">
        <w:t>men</w:t>
      </w:r>
      <w:r w:rsidR="00F2030D" w:rsidRPr="007929D0">
        <w:t xml:space="preserve"> voor de opbouw van digitale tekeningen. Gevolg is dat hergebruik van </w:t>
      </w:r>
      <w:r w:rsidR="00F2030D">
        <w:t>CAD bestanden</w:t>
      </w:r>
      <w:r w:rsidR="00F2030D" w:rsidRPr="007929D0">
        <w:t xml:space="preserve"> van de ene </w:t>
      </w:r>
      <w:r w:rsidR="00F2030D">
        <w:t>partij</w:t>
      </w:r>
      <w:r w:rsidR="00F2030D" w:rsidRPr="007929D0">
        <w:t xml:space="preserve"> door </w:t>
      </w:r>
      <w:r w:rsidR="00F2030D">
        <w:t xml:space="preserve">de </w:t>
      </w:r>
      <w:r w:rsidR="00F2030D" w:rsidRPr="007929D0">
        <w:t xml:space="preserve">andere </w:t>
      </w:r>
      <w:r w:rsidR="00F2030D">
        <w:t xml:space="preserve">heel moeilijk is. </w:t>
      </w:r>
      <w:r w:rsidR="00F2030D" w:rsidRPr="007929D0">
        <w:t>2D</w:t>
      </w:r>
      <w:r w:rsidR="00F2030D">
        <w:t xml:space="preserve"> </w:t>
      </w:r>
      <w:r w:rsidR="00F2030D" w:rsidRPr="007929D0">
        <w:t xml:space="preserve">tekeningen </w:t>
      </w:r>
      <w:r w:rsidR="00F2030D">
        <w:t xml:space="preserve">worden hierdoor </w:t>
      </w:r>
      <w:r w:rsidR="00F2030D" w:rsidRPr="007929D0">
        <w:t>vaak meerdere keren opgebouwd. D</w:t>
      </w:r>
      <w:r w:rsidR="00F2030D">
        <w:t>a</w:t>
      </w:r>
      <w:r w:rsidR="00F2030D" w:rsidRPr="007929D0">
        <w:t>t is inefficiënt, leidt tot misverstanden en fouten en maakt extra controles noodzakelijk.</w:t>
      </w:r>
      <w:r w:rsidR="00F2030D">
        <w:t xml:space="preserve"> CUR Bouw &amp; Infra</w:t>
      </w:r>
      <w:r w:rsidR="004F690C">
        <w:t xml:space="preserve"> </w:t>
      </w:r>
      <w:r w:rsidR="004F690C">
        <w:rPr>
          <w:rStyle w:val="Voetnootmarkering"/>
        </w:rPr>
        <w:footnoteReference w:id="1"/>
      </w:r>
      <w:r w:rsidR="00F2030D">
        <w:t xml:space="preserve"> is daarom in 2007 een project gestart om te komen tot een eenduidig afsprakenstelsel voor tekenwerk in de GWW-sector: de “Nederlandse CAD Standaard voor de GWW-sector” of kortweg “NLCS” genaamd. De standaard ligt voor u. Het gaat om een “open” afsprakenstelsel, dat wil zeggen: systeemonafhankelijk en vrij toegankelijk voor iedereen die er gebruik van </w:t>
      </w:r>
      <w:r w:rsidR="00F2030D" w:rsidRPr="00592F98">
        <w:rPr>
          <w:color w:val="000000" w:themeColor="text1"/>
        </w:rPr>
        <w:t xml:space="preserve">wil maken. </w:t>
      </w:r>
      <w:r w:rsidR="00122266" w:rsidRPr="00592F98">
        <w:rPr>
          <w:color w:val="000000" w:themeColor="text1"/>
        </w:rPr>
        <w:t xml:space="preserve">Voor het gebruik van de standaard wordt </w:t>
      </w:r>
      <w:r w:rsidR="007E6A15">
        <w:rPr>
          <w:color w:val="000000" w:themeColor="text1"/>
        </w:rPr>
        <w:t xml:space="preserve">slechts </w:t>
      </w:r>
      <w:r w:rsidR="00122266" w:rsidRPr="00592F98">
        <w:rPr>
          <w:color w:val="000000" w:themeColor="text1"/>
        </w:rPr>
        <w:t xml:space="preserve">een kleine </w:t>
      </w:r>
      <w:r w:rsidR="007E6A15">
        <w:rPr>
          <w:color w:val="000000" w:themeColor="text1"/>
        </w:rPr>
        <w:t xml:space="preserve">jaarlijkse </w:t>
      </w:r>
      <w:r w:rsidR="0002713E">
        <w:rPr>
          <w:color w:val="000000" w:themeColor="text1"/>
        </w:rPr>
        <w:t xml:space="preserve">vrijwillige </w:t>
      </w:r>
      <w:r w:rsidR="00122266" w:rsidRPr="00592F98">
        <w:rPr>
          <w:color w:val="000000" w:themeColor="text1"/>
        </w:rPr>
        <w:t xml:space="preserve">bijdrage </w:t>
      </w:r>
      <w:r w:rsidR="006B0B3C" w:rsidRPr="00592F98">
        <w:rPr>
          <w:color w:val="000000" w:themeColor="text1"/>
        </w:rPr>
        <w:t xml:space="preserve">per werkplek </w:t>
      </w:r>
      <w:r w:rsidR="00122266" w:rsidRPr="00592F98">
        <w:rPr>
          <w:color w:val="000000" w:themeColor="text1"/>
        </w:rPr>
        <w:t xml:space="preserve">gevraagd </w:t>
      </w:r>
      <w:r w:rsidR="007E6A15">
        <w:rPr>
          <w:color w:val="000000" w:themeColor="text1"/>
        </w:rPr>
        <w:t xml:space="preserve">om de kosten voor het beheer </w:t>
      </w:r>
      <w:r w:rsidR="00554ACE">
        <w:rPr>
          <w:color w:val="000000" w:themeColor="text1"/>
        </w:rPr>
        <w:t xml:space="preserve">en ontwikkeling </w:t>
      </w:r>
      <w:r w:rsidR="007E6A15">
        <w:rPr>
          <w:color w:val="000000" w:themeColor="text1"/>
        </w:rPr>
        <w:t>te kunnen dekken</w:t>
      </w:r>
      <w:r w:rsidR="00122266" w:rsidRPr="00146A37">
        <w:t>.</w:t>
      </w:r>
    </w:p>
    <w:p w14:paraId="0084D6EC" w14:textId="77777777" w:rsidR="00F2030D" w:rsidRDefault="00F2030D" w:rsidP="00F2030D"/>
    <w:p w14:paraId="0084D6ED" w14:textId="46C9FD3F" w:rsidR="00F2030D" w:rsidRDefault="00BF2968" w:rsidP="00F2030D">
      <w:r>
        <w:t xml:space="preserve">Het initiatief voor de ontwikkeling van de NLCS komt van </w:t>
      </w:r>
      <w:r w:rsidR="000F7FCB" w:rsidRPr="00146A37">
        <w:t>Rijkwaterstaat (RWS)</w:t>
      </w:r>
      <w:r>
        <w:t xml:space="preserve">. Nadat RWS had besloten om projecten zoveel mogelijk op basis van geïntegreerde contracten aan te besteden (en dus geen eigen tekenwerk meer te doen), bleek dat CAD </w:t>
      </w:r>
      <w:r w:rsidR="000B3ACA">
        <w:t>bestanden</w:t>
      </w:r>
      <w:r>
        <w:t xml:space="preserve"> die zij kreeg geleverd door ingenieursbureaus en </w:t>
      </w:r>
      <w:r w:rsidR="00020A97">
        <w:t>aannemers</w:t>
      </w:r>
      <w:r w:rsidR="0036297D">
        <w:t>, zeer divers waren in opbouw. De tekeningen waren daardoor moeilijk uitwisselbaar en (her)bruikbaar. Er ontstond al snel de behoefte aan een nieuwe standaard voor alle partijen in de GWW-sector. Andere</w:t>
      </w:r>
      <w:r w:rsidR="00921F49" w:rsidRPr="00146A37">
        <w:t xml:space="preserve"> overheidsopdrachtgevers</w:t>
      </w:r>
      <w:r w:rsidR="0036297D">
        <w:t xml:space="preserve"> en grote</w:t>
      </w:r>
      <w:r w:rsidR="00921F49" w:rsidRPr="00146A37">
        <w:t xml:space="preserve"> ingenieursbureaus en </w:t>
      </w:r>
      <w:r w:rsidR="00020A97">
        <w:t>aannemers</w:t>
      </w:r>
      <w:r w:rsidR="00020A97" w:rsidRPr="00146A37">
        <w:t xml:space="preserve"> </w:t>
      </w:r>
      <w:r w:rsidR="00921F49" w:rsidRPr="00146A37">
        <w:t xml:space="preserve">bleken bereid om eigen </w:t>
      </w:r>
      <w:r w:rsidR="00122266" w:rsidRPr="00146A37">
        <w:t xml:space="preserve">interne </w:t>
      </w:r>
      <w:r w:rsidR="00921F49" w:rsidRPr="00146A37">
        <w:t>standaarden, ervaringen en inzichten in te brengen</w:t>
      </w:r>
      <w:r w:rsidR="0036297D">
        <w:t xml:space="preserve"> bij de ontwikkeling van de NLCS</w:t>
      </w:r>
      <w:r w:rsidR="00921F49" w:rsidRPr="00146A37">
        <w:t xml:space="preserve">. Het resultaat is een </w:t>
      </w:r>
      <w:r w:rsidR="0036297D">
        <w:t xml:space="preserve">breed gedragen </w:t>
      </w:r>
      <w:r w:rsidR="00921F49" w:rsidRPr="00146A37">
        <w:t xml:space="preserve">CAD-standaard, waarin de </w:t>
      </w:r>
      <w:r w:rsidR="00921F49" w:rsidRPr="00146A37">
        <w:rPr>
          <w:i/>
        </w:rPr>
        <w:t xml:space="preserve">best </w:t>
      </w:r>
      <w:proofErr w:type="spellStart"/>
      <w:r w:rsidR="00921F49" w:rsidRPr="00146A37">
        <w:rPr>
          <w:i/>
        </w:rPr>
        <w:t>practices</w:t>
      </w:r>
      <w:proofErr w:type="spellEnd"/>
      <w:r w:rsidR="00921F49" w:rsidRPr="00146A37">
        <w:rPr>
          <w:i/>
        </w:rPr>
        <w:t xml:space="preserve"> </w:t>
      </w:r>
      <w:r w:rsidR="00921F49" w:rsidRPr="00146A37">
        <w:t>van alle deelnemende organisaties en bedrijven zijn verwerkt.</w:t>
      </w:r>
      <w:r w:rsidR="0036297D">
        <w:t xml:space="preserve"> </w:t>
      </w:r>
      <w:r w:rsidR="0036297D" w:rsidRPr="00304CFC">
        <w:t>De standaard is anno 201</w:t>
      </w:r>
      <w:r w:rsidR="00304CFC" w:rsidRPr="00304CFC">
        <w:t>6</w:t>
      </w:r>
      <w:r w:rsidR="0036297D" w:rsidRPr="00304CFC">
        <w:t xml:space="preserve"> volledig operationeel en wordt nog steeds verbeterd en uitgebreid.</w:t>
      </w:r>
    </w:p>
    <w:p w14:paraId="0084D6EE" w14:textId="77777777" w:rsidR="000B3ACA" w:rsidRDefault="000B3ACA" w:rsidP="00F2030D"/>
    <w:p w14:paraId="0084D6EF" w14:textId="77777777" w:rsidR="000B3ACA" w:rsidRPr="00E31545" w:rsidRDefault="000B3ACA" w:rsidP="00F2030D">
      <w:pPr>
        <w:rPr>
          <w:b/>
        </w:rPr>
      </w:pPr>
      <w:r w:rsidRPr="00E31545">
        <w:rPr>
          <w:b/>
        </w:rPr>
        <w:t>Verschil tussen ‘model’ en ‘tekening’</w:t>
      </w:r>
    </w:p>
    <w:p w14:paraId="0084D6F0" w14:textId="77777777" w:rsidR="000B3ACA" w:rsidRPr="00E31545" w:rsidRDefault="000B3ACA" w:rsidP="00F2030D">
      <w:r w:rsidRPr="00E31545">
        <w:t xml:space="preserve">Er is een verschil tussen een CAD-bestand in de computer en representaties van dat bestand op </w:t>
      </w:r>
      <w:r w:rsidR="00736EE5" w:rsidRPr="00E31545">
        <w:t>geplotte of geprinte tekeningen. In deze Formele Beschrijving spreken we over ‘model’ als het gaat om het CAD bestand en over ‘tekening’ als het gaat om een representatie daarvan op een tekenblad (met een kader en een titelblok).</w:t>
      </w:r>
    </w:p>
    <w:p w14:paraId="0084D6F1" w14:textId="77777777" w:rsidR="00CF620A" w:rsidRDefault="00CF620A" w:rsidP="00F2030D"/>
    <w:p w14:paraId="0084D6F2" w14:textId="77777777" w:rsidR="00B418F4" w:rsidRPr="003D32B1" w:rsidRDefault="00B418F4" w:rsidP="00B418F4">
      <w:pPr>
        <w:rPr>
          <w:b/>
        </w:rPr>
      </w:pPr>
      <w:r>
        <w:rPr>
          <w:b/>
        </w:rPr>
        <w:t>Objectgericht</w:t>
      </w:r>
    </w:p>
    <w:p w14:paraId="0084D6F3" w14:textId="77777777" w:rsidR="00B418F4" w:rsidRDefault="00B418F4" w:rsidP="00032E2B">
      <w:r>
        <w:t xml:space="preserve">Een belangrijk uitgangspunt voor NLCS is ‘objectgericht </w:t>
      </w:r>
      <w:r w:rsidR="000B3ACA">
        <w:t>werken</w:t>
      </w:r>
      <w:r>
        <w:t xml:space="preserve">’. Dat houdt in dat de informatie die in een </w:t>
      </w:r>
      <w:r w:rsidR="00736EE5">
        <w:t>model</w:t>
      </w:r>
      <w:r>
        <w:t xml:space="preserve"> wordt opgenomen, wordt gekoppeld aan de ‘objecten’ die </w:t>
      </w:r>
      <w:r w:rsidR="00146A37">
        <w:t>in</w:t>
      </w:r>
      <w:r>
        <w:t xml:space="preserve"> GWW-projecten</w:t>
      </w:r>
      <w:r w:rsidR="00146A37">
        <w:t xml:space="preserve"> een rol spelen</w:t>
      </w:r>
      <w:r>
        <w:t xml:space="preserve">. </w:t>
      </w:r>
      <w:r w:rsidR="00FC79E7" w:rsidRPr="00146A37">
        <w:t xml:space="preserve">In de NLCS is dit opgelost door voor </w:t>
      </w:r>
      <w:r w:rsidR="000B4E3B" w:rsidRPr="00146A37">
        <w:t xml:space="preserve">in principe </w:t>
      </w:r>
      <w:r w:rsidR="00FC79E7" w:rsidRPr="00146A37">
        <w:t>ieder te onderscheiden object in de GWW-sector een afzonderlijke laagdefinitie op te nemen.</w:t>
      </w:r>
      <w:r w:rsidR="00FC79E7">
        <w:rPr>
          <w:color w:val="C00000"/>
        </w:rPr>
        <w:t xml:space="preserve"> </w:t>
      </w:r>
      <w:r>
        <w:t xml:space="preserve">Doel van de objectgerichte benadering is </w:t>
      </w:r>
      <w:r w:rsidR="009B6FDC">
        <w:t xml:space="preserve">onder andere om met </w:t>
      </w:r>
      <w:r>
        <w:t xml:space="preserve">de NLCS een laagdrempelige opstap te </w:t>
      </w:r>
      <w:r w:rsidR="009B6FDC">
        <w:t>creëren</w:t>
      </w:r>
      <w:r>
        <w:t xml:space="preserve"> naar het werken met een BIM.</w:t>
      </w:r>
      <w:r w:rsidR="00B8338C">
        <w:t xml:space="preserve"> </w:t>
      </w:r>
    </w:p>
    <w:p w14:paraId="0084D6F4" w14:textId="77777777" w:rsidR="00F953A3" w:rsidRDefault="00F953A3" w:rsidP="00032E2B"/>
    <w:p w14:paraId="0084D6F5" w14:textId="4E052530" w:rsidR="00B41A0C" w:rsidRPr="00695F7C" w:rsidRDefault="00B41A0C" w:rsidP="00032E2B">
      <w:r w:rsidRPr="00032E2B">
        <w:t>E</w:t>
      </w:r>
      <w:r w:rsidR="0008598D" w:rsidRPr="00032E2B">
        <w:t>en tweede belangrijk uitgangspunt</w:t>
      </w:r>
      <w:r w:rsidRPr="00032E2B">
        <w:t xml:space="preserve"> voor NLCS is</w:t>
      </w:r>
      <w:r w:rsidR="0008598D" w:rsidRPr="00032E2B">
        <w:t xml:space="preserve">, dat de standaard moet </w:t>
      </w:r>
      <w:r w:rsidR="00C964BF" w:rsidRPr="00032E2B">
        <w:t>aansluiten op</w:t>
      </w:r>
      <w:r w:rsidR="001C7D0E" w:rsidRPr="00032E2B">
        <w:t xml:space="preserve"> de </w:t>
      </w:r>
      <w:r w:rsidR="009B6FDC">
        <w:t>gangbare</w:t>
      </w:r>
      <w:r w:rsidR="001C7D0E" w:rsidRPr="00032E2B">
        <w:t xml:space="preserve"> </w:t>
      </w:r>
      <w:r w:rsidR="00736EE5">
        <w:t xml:space="preserve">CAD </w:t>
      </w:r>
      <w:r w:rsidR="00C964BF" w:rsidRPr="00032E2B">
        <w:t>praktijk</w:t>
      </w:r>
      <w:r w:rsidR="001C7D0E" w:rsidRPr="00032E2B">
        <w:t xml:space="preserve"> </w:t>
      </w:r>
      <w:r w:rsidR="009B6FDC">
        <w:t xml:space="preserve">met de gangbare CAD applicaties. </w:t>
      </w:r>
      <w:r w:rsidR="00D45CC8" w:rsidRPr="00032E2B">
        <w:t xml:space="preserve">Die </w:t>
      </w:r>
      <w:r w:rsidR="00C964BF" w:rsidRPr="00032E2B">
        <w:t>praktijk kenmerkt</w:t>
      </w:r>
      <w:r w:rsidR="00D45CC8" w:rsidRPr="00032E2B">
        <w:t xml:space="preserve"> zich </w:t>
      </w:r>
      <w:r w:rsidR="00AE7058" w:rsidRPr="00032E2B">
        <w:t xml:space="preserve">onder andere </w:t>
      </w:r>
      <w:r w:rsidR="00D45CC8" w:rsidRPr="00032E2B">
        <w:t xml:space="preserve">door </w:t>
      </w:r>
      <w:r w:rsidR="0008598D" w:rsidRPr="00032E2B">
        <w:t xml:space="preserve">een </w:t>
      </w:r>
      <w:r w:rsidR="00D45CC8" w:rsidRPr="00032E2B">
        <w:t xml:space="preserve">mechanisme van informatiescheiding door middel van een lagenstructuur. </w:t>
      </w:r>
      <w:r w:rsidR="00082751" w:rsidRPr="00032E2B">
        <w:t>V</w:t>
      </w:r>
      <w:r w:rsidR="00D45CC8" w:rsidRPr="00032E2B">
        <w:t xml:space="preserve">erschillende brokjes informatie in een </w:t>
      </w:r>
      <w:r w:rsidR="00736EE5">
        <w:t>model</w:t>
      </w:r>
      <w:r w:rsidR="00D45CC8" w:rsidRPr="00032E2B">
        <w:t xml:space="preserve"> worden van elkaar gescheiden door ze op te slaan in verschillende lagen</w:t>
      </w:r>
      <w:r w:rsidR="00736EE5">
        <w:t xml:space="preserve">. </w:t>
      </w:r>
      <w:r w:rsidRPr="00032E2B">
        <w:t>Informatie</w:t>
      </w:r>
      <w:r w:rsidR="00D45CC8" w:rsidRPr="00032E2B">
        <w:t xml:space="preserve">scheiding is noodzakelijk om </w:t>
      </w:r>
      <w:r w:rsidR="0008598D" w:rsidRPr="00032E2B">
        <w:t>hergebruik van de opgeslagen informatie mogelijk te maken, zonder gege</w:t>
      </w:r>
      <w:r w:rsidR="00C964BF" w:rsidRPr="00032E2B">
        <w:t xml:space="preserve">vens opnieuw te moeten invoeren. Hergebruik van informatie betreft bijvoorbeeld het ‘automatisch’ bepalen van hoeveelheden uit een </w:t>
      </w:r>
      <w:r w:rsidR="00736EE5">
        <w:t>model</w:t>
      </w:r>
      <w:r w:rsidR="00C964BF" w:rsidRPr="00032E2B">
        <w:t xml:space="preserve">, maar ook hergebruik van de </w:t>
      </w:r>
      <w:r w:rsidR="00736EE5">
        <w:t>CAD modellen</w:t>
      </w:r>
      <w:r w:rsidR="00C964BF" w:rsidRPr="00032E2B">
        <w:t xml:space="preserve"> bij latere onderhouds- en reconstructie</w:t>
      </w:r>
      <w:r w:rsidR="000B4E3B" w:rsidRPr="00032E2B">
        <w:t>w</w:t>
      </w:r>
      <w:r w:rsidR="00146A37" w:rsidRPr="00032E2B">
        <w:t>e</w:t>
      </w:r>
      <w:r w:rsidR="000B4E3B" w:rsidRPr="00032E2B">
        <w:t>rkzaamheden</w:t>
      </w:r>
      <w:r w:rsidR="0008598D" w:rsidRPr="00032E2B">
        <w:t xml:space="preserve">. </w:t>
      </w:r>
      <w:r w:rsidR="002747D1" w:rsidRPr="00032E2B">
        <w:t>Voor (overheids</w:t>
      </w:r>
      <w:r w:rsidR="00395DA0" w:rsidRPr="00032E2B">
        <w:t>-</w:t>
      </w:r>
      <w:r w:rsidR="002747D1" w:rsidRPr="00032E2B">
        <w:t xml:space="preserve">)opdrachtgevers is </w:t>
      </w:r>
      <w:r w:rsidR="00AE7058" w:rsidRPr="00032E2B">
        <w:t>in dit verband</w:t>
      </w:r>
      <w:r w:rsidR="00C964BF" w:rsidRPr="00032E2B">
        <w:t xml:space="preserve"> </w:t>
      </w:r>
      <w:r w:rsidR="002747D1" w:rsidRPr="00032E2B">
        <w:t xml:space="preserve">met name de herbruikbaarheid van </w:t>
      </w:r>
      <w:r w:rsidR="00736EE5">
        <w:t>CAD modellen</w:t>
      </w:r>
      <w:r w:rsidR="00C964BF" w:rsidRPr="00032E2B">
        <w:t xml:space="preserve"> van projecten</w:t>
      </w:r>
      <w:r w:rsidR="002747D1" w:rsidRPr="00032E2B">
        <w:t xml:space="preserve"> </w:t>
      </w:r>
      <w:r w:rsidR="002747D1" w:rsidRPr="00032E2B">
        <w:rPr>
          <w:i/>
        </w:rPr>
        <w:t xml:space="preserve">‘as built’ </w:t>
      </w:r>
      <w:r w:rsidR="002747D1" w:rsidRPr="00032E2B">
        <w:t xml:space="preserve">relevant. </w:t>
      </w:r>
      <w:r w:rsidR="009B6FDC" w:rsidRPr="00304CFC">
        <w:t>Sinds 2011 schrijven daarom s</w:t>
      </w:r>
      <w:r w:rsidR="001A1423" w:rsidRPr="00032E2B">
        <w:t xml:space="preserve">teeds meer </w:t>
      </w:r>
      <w:r w:rsidR="001A1423" w:rsidRPr="00695F7C">
        <w:t>overheidsopdrachtgevers de NLCS voor in hun projecten</w:t>
      </w:r>
      <w:r w:rsidR="00185449">
        <w:t xml:space="preserve">, per </w:t>
      </w:r>
      <w:r w:rsidR="00B12428">
        <w:t xml:space="preserve">25-05-2018 </w:t>
      </w:r>
      <w:r w:rsidR="00D62554">
        <w:t xml:space="preserve">is dit verder bekrachtigd door opname op de Pas Toe of Leg Uit lijst van Forum Standaardisatie als verplichte standaard voor </w:t>
      </w:r>
      <w:r w:rsidR="009B4C80">
        <w:t xml:space="preserve">Nederlandse overheden en </w:t>
      </w:r>
      <w:r w:rsidR="00F3001F">
        <w:t>instellingen in de (semi) publieke sector.</w:t>
      </w:r>
    </w:p>
    <w:p w14:paraId="0084D6F6" w14:textId="77777777" w:rsidR="00C964BF" w:rsidRPr="00032E2B" w:rsidRDefault="00C964BF" w:rsidP="00B418F4"/>
    <w:p w14:paraId="0084D6F7" w14:textId="18BA58FC" w:rsidR="00130AD4" w:rsidRDefault="00B41A0C" w:rsidP="00130AD4">
      <w:r w:rsidRPr="00032E2B">
        <w:t>Bij 3D modelleren en BIM wordt een fundamenteel ander mechanisme van informatiescheiding gehanteerd</w:t>
      </w:r>
      <w:r w:rsidR="001A1423" w:rsidRPr="00032E2B">
        <w:t>. In een 3D model</w:t>
      </w:r>
      <w:r w:rsidR="009B6FDC">
        <w:t>/BIM</w:t>
      </w:r>
      <w:r w:rsidR="001A1423" w:rsidRPr="00032E2B">
        <w:t xml:space="preserve"> word</w:t>
      </w:r>
      <w:r w:rsidR="009B6FDC">
        <w:t>t informatie (data)</w:t>
      </w:r>
      <w:r w:rsidR="002747D1" w:rsidRPr="00032E2B">
        <w:t xml:space="preserve"> in </w:t>
      </w:r>
      <w:r w:rsidRPr="00032E2B">
        <w:t xml:space="preserve">een databasestructuur direct </w:t>
      </w:r>
      <w:r w:rsidR="001A1423" w:rsidRPr="00032E2B">
        <w:t>gekoppeld</w:t>
      </w:r>
      <w:r w:rsidRPr="00032E2B">
        <w:t xml:space="preserve"> aan de objecten waarop </w:t>
      </w:r>
      <w:r w:rsidR="002747D1" w:rsidRPr="00032E2B">
        <w:t xml:space="preserve">zij </w:t>
      </w:r>
      <w:r w:rsidRPr="00032E2B">
        <w:t xml:space="preserve">betrekking heeft. </w:t>
      </w:r>
      <w:r w:rsidR="002747D1" w:rsidRPr="00032E2B">
        <w:t xml:space="preserve">Ook uit een 3D-model kunnen en moeten </w:t>
      </w:r>
      <w:r w:rsidR="00395DA0" w:rsidRPr="00032E2B">
        <w:t xml:space="preserve">vervolgens </w:t>
      </w:r>
      <w:r w:rsidR="002747D1" w:rsidRPr="00032E2B">
        <w:t>2D-tekeningen worden gegenereerd. Door de verschillende mechanismen van informatiescheiding is het niet altijd mogelijk die 2D-tekeningen te laten voldoen aan de NLCS</w:t>
      </w:r>
      <w:r w:rsidR="001A1423" w:rsidRPr="00032E2B">
        <w:t>.</w:t>
      </w:r>
      <w:r w:rsidR="00E74C4F" w:rsidRPr="00032E2B">
        <w:t xml:space="preserve"> Wanneer (overheids</w:t>
      </w:r>
      <w:r w:rsidR="00F4768B" w:rsidRPr="00032E2B">
        <w:t>-</w:t>
      </w:r>
      <w:r w:rsidR="00E74C4F" w:rsidRPr="00032E2B">
        <w:t xml:space="preserve">)opdrachtgevers niettemin eisen dat </w:t>
      </w:r>
      <w:r w:rsidR="001A1423" w:rsidRPr="00032E2B">
        <w:t>alle</w:t>
      </w:r>
      <w:r w:rsidR="00E74C4F" w:rsidRPr="00032E2B">
        <w:t xml:space="preserve"> tekeningen van een project </w:t>
      </w:r>
      <w:r w:rsidR="00E74C4F" w:rsidRPr="00032E2B">
        <w:rPr>
          <w:i/>
        </w:rPr>
        <w:t xml:space="preserve">as built </w:t>
      </w:r>
      <w:r w:rsidR="00E74C4F" w:rsidRPr="00032E2B">
        <w:t xml:space="preserve">moeten worden geleverd conform NLCS, </w:t>
      </w:r>
      <w:r w:rsidR="001A1423" w:rsidRPr="00032E2B">
        <w:t>kan</w:t>
      </w:r>
      <w:r w:rsidR="00E74C4F" w:rsidRPr="00032E2B">
        <w:t xml:space="preserve"> dat een barrière opwerpen voor </w:t>
      </w:r>
      <w:r w:rsidR="00082751" w:rsidRPr="00032E2B">
        <w:t>het gebruik</w:t>
      </w:r>
      <w:r w:rsidR="00E74C4F" w:rsidRPr="00032E2B">
        <w:t xml:space="preserve"> van 3D modelleren en BIM. Dat is een ongewenste situatie. </w:t>
      </w:r>
      <w:r w:rsidR="001A1423" w:rsidRPr="00032E2B">
        <w:t>Daarom is besloten dat de NLCS niet geldt voor 2D tekeningen die worden gegenereerd uit een 3D model</w:t>
      </w:r>
      <w:r w:rsidR="000C5401" w:rsidRPr="00032E2B">
        <w:rPr>
          <w:rStyle w:val="Voetnootmarkering"/>
        </w:rPr>
        <w:footnoteReference w:id="2"/>
      </w:r>
      <w:r w:rsidR="001A1423" w:rsidRPr="00032E2B">
        <w:t xml:space="preserve">, mits </w:t>
      </w:r>
      <w:r w:rsidR="000C5401" w:rsidRPr="00032E2B">
        <w:t xml:space="preserve">de herbruikbaarheid van informatie </w:t>
      </w:r>
      <w:r w:rsidR="00B3057E" w:rsidRPr="00032E2B">
        <w:t>in het kader van</w:t>
      </w:r>
      <w:r w:rsidR="000C5401" w:rsidRPr="00032E2B">
        <w:t xml:space="preserve"> onderhoud en reconstructies</w:t>
      </w:r>
      <w:r w:rsidR="000C5401" w:rsidRPr="00032E2B">
        <w:rPr>
          <w:i/>
        </w:rPr>
        <w:t xml:space="preserve"> </w:t>
      </w:r>
      <w:r w:rsidR="000C5401" w:rsidRPr="00032E2B">
        <w:t>op een andere wijze wordt ge</w:t>
      </w:r>
      <w:r w:rsidR="00B3057E" w:rsidRPr="00032E2B">
        <w:t>waarborgd</w:t>
      </w:r>
      <w:r w:rsidR="000C5401" w:rsidRPr="00032E2B">
        <w:t xml:space="preserve">. </w:t>
      </w:r>
      <w:r w:rsidR="009B6FDC" w:rsidRPr="00304CFC">
        <w:t>Een gezamenlijke werkgroep van NLCS en COINS</w:t>
      </w:r>
      <w:r w:rsidR="000E4E3D">
        <w:t xml:space="preserve"> (tegenwoordig ICDD)</w:t>
      </w:r>
      <w:r w:rsidR="009B6FDC" w:rsidRPr="00304CFC">
        <w:t xml:space="preserve"> heeft </w:t>
      </w:r>
      <w:r w:rsidR="004B2B51" w:rsidRPr="00304CFC">
        <w:t xml:space="preserve">in verband hiermee aanbevelingen geformuleerd voor de uitvraag van tekenwerk in (delen van) projecten die met behulp van 3D </w:t>
      </w:r>
      <w:r w:rsidR="00F953A3">
        <w:t>modellerings</w:t>
      </w:r>
      <w:r w:rsidR="004B2B51" w:rsidRPr="00304CFC">
        <w:t xml:space="preserve">applicaties worden ontworpen en uitgewerkt. De aanbevelingen zijn opgenomen in Bijlage 1 van deze Formele Beschrijving. </w:t>
      </w:r>
    </w:p>
    <w:p w14:paraId="0084D6F8" w14:textId="77777777" w:rsidR="00F953A3" w:rsidRDefault="00F953A3" w:rsidP="00130AD4"/>
    <w:p w14:paraId="0084D6F9" w14:textId="77777777" w:rsidR="00F953A3" w:rsidRPr="00E31545" w:rsidRDefault="00F953A3" w:rsidP="00F953A3">
      <w:r w:rsidRPr="00E31545">
        <w:t xml:space="preserve">Inmiddels is de NLCS uitgegroeid tot veel méér dan alleen een set van lagenafspraken. Zo is de standaard in de releases 4.0 en 4.1 aan de ‘voorkant’ uitgebreid met de mogelijkheden om Planvormingstekeningen </w:t>
      </w:r>
      <w:r w:rsidR="00736EE5" w:rsidRPr="00E31545">
        <w:t xml:space="preserve">te maken, </w:t>
      </w:r>
      <w:r w:rsidRPr="00E31545">
        <w:t xml:space="preserve">zoals verkavelings-, exploitatie-, maten- en inrichtingsplannen. </w:t>
      </w:r>
      <w:r w:rsidR="00736EE5" w:rsidRPr="00E31545">
        <w:t xml:space="preserve">Dit zijn plannen die gemeenten doorgaans maken </w:t>
      </w:r>
      <w:r w:rsidR="003C6F4F" w:rsidRPr="00E31545">
        <w:t xml:space="preserve">voordat er sprake is projecten in de buitenruimte. </w:t>
      </w:r>
      <w:r w:rsidRPr="00E31545">
        <w:t>Aan de ‘achterkant’ is de mogelijkheid geschapen om een NLCS-</w:t>
      </w:r>
      <w:r w:rsidR="003C6F4F" w:rsidRPr="00E31545">
        <w:t>model</w:t>
      </w:r>
      <w:r w:rsidRPr="00E31545">
        <w:t xml:space="preserve"> om te zetten naar bijvoorbeeld een GIS-bestand conform het IMGEO Protocol. Dit maakt het mogelijk om de nieuwe situatie na oplevering van een project in de buitenruimte direct in te voeren in de wettelijk verplichte BGT (Basiskaart Grootschalige Topografie).  </w:t>
      </w:r>
    </w:p>
    <w:p w14:paraId="4CC10574" w14:textId="77777777" w:rsidR="0083124A" w:rsidRDefault="00F953A3" w:rsidP="00F953A3">
      <w:r w:rsidRPr="00E31545">
        <w:t xml:space="preserve">Belangrijk is dat het door deze uitbreidingen aan de ‘voorkant’ en de ‘achterkant’ mogelijk is geworden om met de NLCS </w:t>
      </w:r>
      <w:r w:rsidRPr="00E31545">
        <w:rPr>
          <w:i/>
        </w:rPr>
        <w:t xml:space="preserve">objecten </w:t>
      </w:r>
      <w:r w:rsidRPr="00E31545">
        <w:t xml:space="preserve">te modelleren. Objecten waaraan ook niet-geometrische informatie kan worden gekoppeld. De NLCS is met andere woorden geëvolueerd van een ‘traditionele’ CAD standaard naar een BIM standaard. </w:t>
      </w:r>
    </w:p>
    <w:p w14:paraId="6F817E1F" w14:textId="77777777" w:rsidR="0083124A" w:rsidRDefault="0083124A">
      <w:pPr>
        <w:overflowPunct/>
        <w:autoSpaceDE/>
        <w:autoSpaceDN/>
        <w:adjustRightInd/>
        <w:spacing w:line="240" w:lineRule="auto"/>
        <w:textAlignment w:val="auto"/>
      </w:pPr>
      <w:r>
        <w:br w:type="page"/>
      </w:r>
    </w:p>
    <w:p w14:paraId="018E3E2C" w14:textId="77777777" w:rsidR="000D18D2" w:rsidRDefault="000D18D2" w:rsidP="00F953A3"/>
    <w:p w14:paraId="250D329E" w14:textId="74EB4A4C" w:rsidR="00041F2A" w:rsidRDefault="00F953A3" w:rsidP="00F953A3">
      <w:r w:rsidRPr="00E31545">
        <w:t xml:space="preserve">De Projectgroep NLCS wil deze ontwikkeling in 2016 voortzetten en verankeren. </w:t>
      </w:r>
    </w:p>
    <w:p w14:paraId="1BFA6611" w14:textId="40375A12" w:rsidR="00DB7BF8" w:rsidRDefault="00DB7BF8" w:rsidP="00F953A3">
      <w:r>
        <w:rPr>
          <w:b/>
          <w:noProof/>
        </w:rPr>
        <w:drawing>
          <wp:anchor distT="0" distB="0" distL="114300" distR="114300" simplePos="0" relativeHeight="251713024" behindDoc="0" locked="0" layoutInCell="1" allowOverlap="1" wp14:anchorId="03665A01" wp14:editId="38A8E297">
            <wp:simplePos x="0" y="0"/>
            <wp:positionH relativeFrom="column">
              <wp:posOffset>-13335</wp:posOffset>
            </wp:positionH>
            <wp:positionV relativeFrom="paragraph">
              <wp:posOffset>68580</wp:posOffset>
            </wp:positionV>
            <wp:extent cx="5200126" cy="2613636"/>
            <wp:effectExtent l="0" t="0" r="635" b="0"/>
            <wp:wrapNone/>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00126" cy="2613636"/>
                    </a:xfrm>
                    <a:prstGeom prst="rect">
                      <a:avLst/>
                    </a:prstGeom>
                    <a:noFill/>
                  </pic:spPr>
                </pic:pic>
              </a:graphicData>
            </a:graphic>
            <wp14:sizeRelH relativeFrom="page">
              <wp14:pctWidth>0</wp14:pctWidth>
            </wp14:sizeRelH>
            <wp14:sizeRelV relativeFrom="page">
              <wp14:pctHeight>0</wp14:pctHeight>
            </wp14:sizeRelV>
          </wp:anchor>
        </w:drawing>
      </w:r>
    </w:p>
    <w:p w14:paraId="73EF9CF8" w14:textId="77777777" w:rsidR="00DB7BF8" w:rsidRDefault="00DB7BF8" w:rsidP="00F953A3"/>
    <w:p w14:paraId="3A7FF287" w14:textId="77777777" w:rsidR="00DB7BF8" w:rsidRDefault="00DB7BF8" w:rsidP="00F953A3"/>
    <w:p w14:paraId="1FDCFD38" w14:textId="00351DCF" w:rsidR="00DB7BF8" w:rsidRDefault="00DB7BF8" w:rsidP="00F953A3"/>
    <w:p w14:paraId="50EDDA73" w14:textId="6180C9FE" w:rsidR="00DB7BF8" w:rsidRDefault="00DB7BF8" w:rsidP="00F953A3"/>
    <w:p w14:paraId="0AED67A6" w14:textId="25B48945" w:rsidR="00DB7BF8" w:rsidRDefault="00DB7BF8" w:rsidP="00F953A3"/>
    <w:p w14:paraId="7F7319F0" w14:textId="77777777" w:rsidR="00DB7BF8" w:rsidRDefault="00DB7BF8" w:rsidP="00F953A3"/>
    <w:p w14:paraId="1A9247F1" w14:textId="77777777" w:rsidR="00DB7BF8" w:rsidRDefault="00DB7BF8" w:rsidP="00F953A3"/>
    <w:p w14:paraId="09625935" w14:textId="77777777" w:rsidR="00DB7BF8" w:rsidRDefault="00DB7BF8" w:rsidP="00F953A3"/>
    <w:p w14:paraId="1F83BC6B" w14:textId="77777777" w:rsidR="00DB7BF8" w:rsidRDefault="00DB7BF8" w:rsidP="00F953A3"/>
    <w:p w14:paraId="6043FDF3" w14:textId="77777777" w:rsidR="00DB7BF8" w:rsidRDefault="00DB7BF8" w:rsidP="00F953A3"/>
    <w:p w14:paraId="6ACB8B6D" w14:textId="3ABC2141" w:rsidR="00DB7BF8" w:rsidRDefault="00DB7BF8" w:rsidP="00F953A3"/>
    <w:p w14:paraId="13614ABE" w14:textId="5D293099" w:rsidR="00DB7BF8" w:rsidRDefault="00DB7BF8" w:rsidP="00F953A3"/>
    <w:p w14:paraId="4D8928B0" w14:textId="6A46BE0C" w:rsidR="00DB7BF8" w:rsidRDefault="00DB7BF8" w:rsidP="00F953A3"/>
    <w:p w14:paraId="4CDC0F99" w14:textId="77777777" w:rsidR="00DB7BF8" w:rsidRDefault="00DB7BF8" w:rsidP="00F953A3"/>
    <w:p w14:paraId="0084D6FA" w14:textId="122935D5" w:rsidR="00F953A3" w:rsidRPr="00E31545" w:rsidRDefault="00F953A3" w:rsidP="00F953A3">
      <w:r w:rsidRPr="00E31545">
        <w:t xml:space="preserve">De ambitie is om de NLCS te positioneren als een volwaardige ‘Level 2’ standaard (zie </w:t>
      </w:r>
      <w:hyperlink r:id="rId19" w:history="1">
        <w:r w:rsidR="00381118" w:rsidRPr="00276963">
          <w:rPr>
            <w:rStyle w:val="Hyperlink"/>
          </w:rPr>
          <w:t>https://www.bimloket.nl//documents/Kenniskaart_1_-_Nederlandse_BIM_Levels.pdf</w:t>
        </w:r>
      </w:hyperlink>
      <w:commentRangeStart w:id="36"/>
      <w:commentRangeEnd w:id="36"/>
      <w:r w:rsidR="00BF3AEF">
        <w:rPr>
          <w:rStyle w:val="Verwijzingopmerking"/>
        </w:rPr>
        <w:commentReference w:id="36"/>
      </w:r>
      <w:r w:rsidRPr="00E31545">
        <w:t xml:space="preserve"> ), die in combinatie met bijvoorbeeld </w:t>
      </w:r>
      <w:r w:rsidR="0079480C">
        <w:t>ICDD</w:t>
      </w:r>
      <w:r w:rsidR="0079480C" w:rsidRPr="00E31545">
        <w:t xml:space="preserve"> </w:t>
      </w:r>
      <w:r w:rsidRPr="00E31545">
        <w:t>volledig inzetbaar is in BIM-projecten in de buitenruimte.</w:t>
      </w:r>
    </w:p>
    <w:p w14:paraId="0084D6FB" w14:textId="77777777" w:rsidR="00B418F4" w:rsidRDefault="00B418F4" w:rsidP="00B418F4"/>
    <w:p w14:paraId="0084D6FC" w14:textId="56817A22" w:rsidR="003C6F4F" w:rsidRDefault="003C6F4F">
      <w:pPr>
        <w:overflowPunct/>
        <w:autoSpaceDE/>
        <w:autoSpaceDN/>
        <w:adjustRightInd/>
        <w:spacing w:line="240" w:lineRule="auto"/>
        <w:textAlignment w:val="auto"/>
        <w:rPr>
          <w:b/>
        </w:rPr>
      </w:pPr>
      <w:r>
        <w:rPr>
          <w:b/>
        </w:rPr>
        <w:br w:type="page"/>
      </w:r>
    </w:p>
    <w:p w14:paraId="0084D6FD" w14:textId="77777777" w:rsidR="00B418F4" w:rsidRPr="00582BDD" w:rsidRDefault="00B418F4" w:rsidP="00B418F4">
      <w:pPr>
        <w:rPr>
          <w:b/>
        </w:rPr>
      </w:pPr>
      <w:r>
        <w:rPr>
          <w:b/>
        </w:rPr>
        <w:lastRenderedPageBreak/>
        <w:t>Softwareleveranciers</w:t>
      </w:r>
    </w:p>
    <w:p w14:paraId="0084D6FE" w14:textId="77777777" w:rsidR="00B418F4" w:rsidRDefault="00B418F4" w:rsidP="00B418F4">
      <w:r>
        <w:t xml:space="preserve">De afspraken die samen de NLCS vormen, zullen slechts hun weg naar de praktijk vinden wanneer ze worden geïmplementeerd in en ondersteund door de CAD-applicaties die in de GWW-sector worden gebruikt. Daarom is de projectgroep van NLCS in een vroeg stadium het overleg gestart met de belangrijkste leveranciers van deze applicaties. </w:t>
      </w:r>
      <w:r w:rsidRPr="00032E2B">
        <w:t>Diverse leveranciers hebben hun 2D CAD-applicaties voor de GWW-sector aangepast voor de ondersteuning van NLCS.</w:t>
      </w:r>
    </w:p>
    <w:p w14:paraId="0084D6FF" w14:textId="77777777" w:rsidR="00B418F4" w:rsidRDefault="00B418F4" w:rsidP="00B418F4"/>
    <w:p w14:paraId="3C449256" w14:textId="699C7479" w:rsidR="00124F71" w:rsidRPr="00957EDF" w:rsidRDefault="00CA0896" w:rsidP="00B418F4">
      <w:pPr>
        <w:rPr>
          <w:b/>
        </w:rPr>
      </w:pPr>
      <w:r w:rsidRPr="00957EDF">
        <w:rPr>
          <w:b/>
        </w:rPr>
        <w:t>Beheerorganisatie</w:t>
      </w:r>
    </w:p>
    <w:p w14:paraId="78364AD9" w14:textId="12B97409" w:rsidR="00124F71" w:rsidRPr="00957EDF" w:rsidRDefault="00124F71" w:rsidP="00124F71">
      <w:r w:rsidRPr="00957EDF">
        <w:t>De NLCS is ondergebracht bij het BIM Loket. Het BIM Loket beheert open BIM-standaarden, samen met de betrokken kennisinstellingen. Dit gebeurt conform de BOMOS-richtlijnen van het Forum Standaardisatie. Het BIM Loket faciliteert voor de standaarden een beheerorganisatie waar belangen ingebracht kunnen worden. Dit waarborgt een zorgvuldig en transparant beheerproces, met een open besluitvorming. De beheer activiteiten richten zich op gebruikers die open BIM standaarden een belangrijk hulpmiddel vinden, om verder te komen met integrale samenwerking en ketenintegratie in de bouwsector.</w:t>
      </w:r>
    </w:p>
    <w:p w14:paraId="55E25427" w14:textId="77777777" w:rsidR="00124F71" w:rsidRPr="00957EDF" w:rsidRDefault="00124F71" w:rsidP="00124F71"/>
    <w:p w14:paraId="529D157D" w14:textId="77777777" w:rsidR="00DA5D0D" w:rsidRDefault="00124F71" w:rsidP="00124F71">
      <w:r w:rsidRPr="00957EDF">
        <w:t xml:space="preserve">Meer over het beheer van open standaarden leest u op de website van het BIM Loket. </w:t>
      </w:r>
    </w:p>
    <w:p w14:paraId="4325E9CF" w14:textId="77777777" w:rsidR="00DE3434" w:rsidRDefault="00DE3434" w:rsidP="00124F71"/>
    <w:p w14:paraId="66C3369B" w14:textId="3858D666" w:rsidR="00124F71" w:rsidRPr="00957EDF" w:rsidRDefault="00124F71" w:rsidP="00124F71">
      <w:r w:rsidRPr="00957EDF">
        <w:t>De volgende commissies zijn verantwoordelijk voor het beheer van de NLCS:</w:t>
      </w:r>
    </w:p>
    <w:p w14:paraId="711E187D" w14:textId="77777777" w:rsidR="00DA5D0D" w:rsidRPr="00957EDF" w:rsidRDefault="00124F71" w:rsidP="00124F71">
      <w:pPr>
        <w:pStyle w:val="Lijstalinea"/>
        <w:numPr>
          <w:ilvl w:val="0"/>
          <w:numId w:val="114"/>
        </w:numPr>
        <w:rPr>
          <w:i/>
          <w:iCs/>
        </w:rPr>
      </w:pPr>
      <w:r w:rsidRPr="00957EDF">
        <w:rPr>
          <w:i/>
          <w:iCs/>
        </w:rPr>
        <w:t>Beheercommissie NLCS</w:t>
      </w:r>
    </w:p>
    <w:p w14:paraId="10375B44" w14:textId="7631D750" w:rsidR="00124F71" w:rsidRPr="00957EDF" w:rsidRDefault="00124F71" w:rsidP="00957EDF">
      <w:pPr>
        <w:pStyle w:val="Lijstalinea"/>
        <w:ind w:left="720"/>
      </w:pPr>
      <w:r w:rsidRPr="00957EDF">
        <w:t>De NLCS Beheercommissie geeft sturing aan het beheer en de actualisatie van de open standaard NLCS. Bovendien adviseert de Beheercommissie de Programmacommissie van het BIM Loket over strategie, begroting en planning van de NLCS.</w:t>
      </w:r>
    </w:p>
    <w:p w14:paraId="7DD2F860" w14:textId="77777777" w:rsidR="00DA5D0D" w:rsidRPr="00957EDF" w:rsidRDefault="00124F71" w:rsidP="00E4247E">
      <w:pPr>
        <w:pStyle w:val="Lijstalinea"/>
        <w:numPr>
          <w:ilvl w:val="0"/>
          <w:numId w:val="114"/>
        </w:numPr>
        <w:rPr>
          <w:i/>
          <w:iCs/>
        </w:rPr>
      </w:pPr>
      <w:r w:rsidRPr="00957EDF">
        <w:rPr>
          <w:i/>
          <w:iCs/>
        </w:rPr>
        <w:t>Expertcommissie NLCS</w:t>
      </w:r>
    </w:p>
    <w:p w14:paraId="564C841B" w14:textId="2AAE5A82" w:rsidR="00124F71" w:rsidRPr="00957EDF" w:rsidRDefault="00124F71" w:rsidP="00957EDF">
      <w:pPr>
        <w:pStyle w:val="Lijstalinea"/>
        <w:ind w:left="720"/>
      </w:pPr>
      <w:r w:rsidRPr="00957EDF">
        <w:t>Dagelijks beheer en actualisering van de NLCS, binnen de kaders van het door de Beheercommissie vastgestelde werkplan.</w:t>
      </w:r>
    </w:p>
    <w:p w14:paraId="771015B4" w14:textId="77777777" w:rsidR="00DA5D0D" w:rsidRPr="00957EDF" w:rsidRDefault="00124F71" w:rsidP="00957EDF">
      <w:pPr>
        <w:pStyle w:val="Lijstalinea"/>
        <w:numPr>
          <w:ilvl w:val="0"/>
          <w:numId w:val="114"/>
        </w:numPr>
        <w:rPr>
          <w:i/>
          <w:iCs/>
        </w:rPr>
      </w:pPr>
      <w:r w:rsidRPr="00957EDF">
        <w:rPr>
          <w:i/>
          <w:iCs/>
        </w:rPr>
        <w:t>Gebruikerscommissie NLCS</w:t>
      </w:r>
    </w:p>
    <w:p w14:paraId="313BF0F4" w14:textId="5F3EF084" w:rsidR="00124F71" w:rsidRPr="00957EDF" w:rsidRDefault="00124F71" w:rsidP="00957EDF">
      <w:pPr>
        <w:pStyle w:val="Lijstalinea"/>
      </w:pPr>
      <w:r w:rsidRPr="00AB2F83">
        <w:t>Promotie van de NLCS. Deze commissie komt jaarlijks bijeen om met alle NLCS gebruikers behoeften op tafel te leggen. Daarbij draait het met name om het uitwisselen van opgedane kennis en ervaringen. In 2020 is voor het eerst zo'n gebruikersevent georganiseerd. Zo wil de gebruikerscommissie het gebruik en toepassing van de NLCS promoten en ondersteunen.</w:t>
      </w:r>
      <w:r w:rsidRPr="00AB2F83" w:rsidDel="00124F71">
        <w:t xml:space="preserve"> </w:t>
      </w:r>
    </w:p>
    <w:p w14:paraId="0084D702" w14:textId="77777777" w:rsidR="00B247A0" w:rsidRPr="00F953A3" w:rsidRDefault="00C53B31" w:rsidP="007B04F1">
      <w:pPr>
        <w:pStyle w:val="Kop4"/>
      </w:pPr>
      <w:bookmarkStart w:id="37" w:name="_Toc90923578"/>
      <w:r w:rsidRPr="00F953A3">
        <w:t>Toelichting bij r</w:t>
      </w:r>
      <w:r w:rsidR="00B247A0" w:rsidRPr="00F953A3">
        <w:t>elease 4.0</w:t>
      </w:r>
      <w:bookmarkEnd w:id="37"/>
    </w:p>
    <w:p w14:paraId="0084D703" w14:textId="77777777" w:rsidR="00B247A0" w:rsidRPr="00F953A3" w:rsidRDefault="00B247A0" w:rsidP="00B418F4">
      <w:r w:rsidRPr="00F953A3">
        <w:t xml:space="preserve">Op 1 </w:t>
      </w:r>
      <w:r w:rsidR="00854215" w:rsidRPr="00F953A3">
        <w:t>november</w:t>
      </w:r>
      <w:r w:rsidRPr="00F953A3">
        <w:t xml:space="preserve"> 2014 is release 4.0 van NLCS verschenen. </w:t>
      </w:r>
      <w:r w:rsidR="00454B83" w:rsidRPr="00F953A3">
        <w:t xml:space="preserve">Twee belangrijke toevoegingen rechtvaardigen deze release: </w:t>
      </w:r>
    </w:p>
    <w:p w14:paraId="0084D704" w14:textId="77777777" w:rsidR="00454B83" w:rsidRPr="00F953A3" w:rsidRDefault="00454B83" w:rsidP="00B418F4"/>
    <w:p w14:paraId="0084D705" w14:textId="77777777" w:rsidR="00CA5EDB" w:rsidRPr="00F953A3" w:rsidRDefault="00CA5EDB" w:rsidP="00231F6C">
      <w:pPr>
        <w:pStyle w:val="Lijstalinea"/>
        <w:numPr>
          <w:ilvl w:val="0"/>
          <w:numId w:val="98"/>
        </w:numPr>
      </w:pPr>
      <w:r w:rsidRPr="00F953A3">
        <w:t xml:space="preserve">de standaard is uitgebreid met ca. 400 lagen voor de </w:t>
      </w:r>
      <w:r w:rsidR="005D00B8" w:rsidRPr="00F953A3">
        <w:t>D</w:t>
      </w:r>
      <w:r w:rsidRPr="00F953A3">
        <w:t>iscipline P</w:t>
      </w:r>
      <w:r w:rsidR="005D00B8" w:rsidRPr="00F953A3">
        <w:t>LANVORMING</w:t>
      </w:r>
      <w:r w:rsidRPr="00F953A3">
        <w:t>;</w:t>
      </w:r>
    </w:p>
    <w:p w14:paraId="0084D706" w14:textId="77777777" w:rsidR="00EF5E94" w:rsidRPr="00F953A3" w:rsidRDefault="00CA5EDB" w:rsidP="00231F6C">
      <w:pPr>
        <w:pStyle w:val="Lijstalinea"/>
        <w:numPr>
          <w:ilvl w:val="0"/>
          <w:numId w:val="98"/>
        </w:numPr>
      </w:pPr>
      <w:r w:rsidRPr="00F953A3">
        <w:t xml:space="preserve">er is een koppeling gemaakt tussen de NLCS en de IMGEO-standaard, waardoor het mogelijk is geworden om een NLCS-tekening </w:t>
      </w:r>
      <w:r w:rsidR="00EF5E94" w:rsidRPr="00F953A3">
        <w:t>om te zetten n</w:t>
      </w:r>
      <w:r w:rsidR="00854215" w:rsidRPr="00F953A3">
        <w:t>aar een tekening conform de BGT (Basiskaart Grootschalige Topografie).</w:t>
      </w:r>
    </w:p>
    <w:p w14:paraId="0084D707" w14:textId="77777777" w:rsidR="00EF5E94" w:rsidRPr="00F953A3" w:rsidRDefault="00EF5E94" w:rsidP="00EF5E94"/>
    <w:p w14:paraId="0084D708" w14:textId="77777777" w:rsidR="00EF5E94" w:rsidRPr="00F953A3" w:rsidRDefault="00EF5E94" w:rsidP="00EF5E94">
      <w:pPr>
        <w:rPr>
          <w:i/>
        </w:rPr>
      </w:pPr>
      <w:r w:rsidRPr="00F953A3">
        <w:rPr>
          <w:i/>
        </w:rPr>
        <w:t>Ad 1: P</w:t>
      </w:r>
      <w:r w:rsidR="005D00B8" w:rsidRPr="00F953A3">
        <w:rPr>
          <w:i/>
        </w:rPr>
        <w:t>LANVORMING</w:t>
      </w:r>
    </w:p>
    <w:p w14:paraId="0084D709" w14:textId="77777777" w:rsidR="00454B83" w:rsidRPr="00F953A3" w:rsidRDefault="00CA5EDB" w:rsidP="00EF5E94">
      <w:r w:rsidRPr="00F953A3">
        <w:t xml:space="preserve">De NLCS is in eerste instantie ontwikkeld voor de ondersteuning van ontwerp en engineering van civiele projecten. Maar voordat er sprake is van een project, produceren onder andere gemeenten al veel tekenwerk. Zij </w:t>
      </w:r>
      <w:r w:rsidR="00854215" w:rsidRPr="00F953A3">
        <w:t>mak</w:t>
      </w:r>
      <w:r w:rsidRPr="00F953A3">
        <w:t xml:space="preserve">en bijvoorbeeld </w:t>
      </w:r>
      <w:r w:rsidR="00EF5E94" w:rsidRPr="00F953A3">
        <w:t xml:space="preserve">exploitatieplannen, verkavelingsplannen, matenplannen en inrichtingsplannen, veelal als nadere uitwerkingen of invullingen van bestemmingsplannen. </w:t>
      </w:r>
      <w:r w:rsidR="006A12BB" w:rsidRPr="00F953A3">
        <w:t xml:space="preserve">Tot dusver </w:t>
      </w:r>
      <w:r w:rsidR="006A12BB" w:rsidRPr="00F953A3">
        <w:lastRenderedPageBreak/>
        <w:t xml:space="preserve">werd dit </w:t>
      </w:r>
      <w:r w:rsidR="005D00B8" w:rsidRPr="00F953A3">
        <w:t xml:space="preserve">type </w:t>
      </w:r>
      <w:r w:rsidR="006A12BB" w:rsidRPr="00F953A3">
        <w:t>tekenwerk niet door NLCS ondersteund. Een belangrijke oorzaak daarvan is dat planvormingstekeningen doorgaans ‘vlakkentekeningen’ zijn, terwijl ontwerp- en engineeringstekeningen vooral worden opgebouwd als ‘lijnentekeningen’. Daarnaast worden in de planvormingsfase dikwijls andere objecten getekend dan in de ontwerp- en engineeringsfase van projecten</w:t>
      </w:r>
      <w:r w:rsidR="000A38F1" w:rsidRPr="00F953A3">
        <w:t xml:space="preserve">. De NLCS voorzag daar nog niet in. De NLCS Werkgroep Planvorming, bestaande uit </w:t>
      </w:r>
      <w:r w:rsidR="005D00B8" w:rsidRPr="00F953A3">
        <w:t>onder andere</w:t>
      </w:r>
      <w:r w:rsidR="00854215" w:rsidRPr="00F953A3">
        <w:t>n</w:t>
      </w:r>
      <w:r w:rsidR="005D00B8" w:rsidRPr="00F953A3">
        <w:t xml:space="preserve"> </w:t>
      </w:r>
      <w:r w:rsidR="000A38F1" w:rsidRPr="00F953A3">
        <w:t xml:space="preserve">vertegenwoordigers van de gemeenten Rotterdam, Hoorn, Zuidplas en Breda, heeft de standaard voor release 4.0 daarom uitgebreid met ruim 400 nieuwe lagen, die het maken van de genoemde planvormingstekeningen ondersteunen. </w:t>
      </w:r>
      <w:r w:rsidR="00021EC1" w:rsidRPr="00F953A3">
        <w:t xml:space="preserve">De lagen zijn zodanig ingericht, dat er vlakkentekeningen mee kunnen worden gemaakt. Aanvullend </w:t>
      </w:r>
      <w:r w:rsidR="000A38F1" w:rsidRPr="00F953A3">
        <w:t>kunnen planvormers gebruik maken van reeds bestaande lagen</w:t>
      </w:r>
      <w:r w:rsidR="005D00B8" w:rsidRPr="00F953A3">
        <w:t>, symbolen en arceringen</w:t>
      </w:r>
      <w:r w:rsidR="000A38F1" w:rsidRPr="00F953A3">
        <w:t xml:space="preserve"> van de NLCS.</w:t>
      </w:r>
    </w:p>
    <w:p w14:paraId="0084D70A" w14:textId="77777777" w:rsidR="000A38F1" w:rsidRPr="00F953A3" w:rsidRDefault="000A38F1" w:rsidP="00EF5E94"/>
    <w:p w14:paraId="0084D70B" w14:textId="77777777" w:rsidR="000A38F1" w:rsidRPr="00F953A3" w:rsidRDefault="00033DED" w:rsidP="00EF5E94">
      <w:r w:rsidRPr="00F953A3">
        <w:t xml:space="preserve">Zeer veel van de toegevoegde objecten/lagen zijn verwant aan objecten/lagen die al in </w:t>
      </w:r>
      <w:r w:rsidR="002A2D81" w:rsidRPr="00F953A3">
        <w:t xml:space="preserve">diverse Hoofdgroepen van NLCS waren opgenomen. Mede om doublures te voorkomen (objecten die op verschillende plaatsen voorkomen in de NLCS) zijn de nieuwe ‘planvormingslagen’ niet ondergebracht in een aparte Hoofdgroep, maar </w:t>
      </w:r>
      <w:r w:rsidR="00854215" w:rsidRPr="00F953A3">
        <w:t xml:space="preserve">zijn ze </w:t>
      </w:r>
      <w:r w:rsidR="002A2D81" w:rsidRPr="00F953A3">
        <w:t xml:space="preserve">ingepast in de reeds bestaande Hoofdgroepen. Met name de Hoofdgroep ONDERGRONDEN (OG) is hierdoor flink uitgebreid. Maar ook in diverse andere Hoofdgroepen zijn ‘planvormingslagen’ toegevoegd. </w:t>
      </w:r>
      <w:r w:rsidR="005D00B8" w:rsidRPr="00F953A3">
        <w:rPr>
          <w:b/>
        </w:rPr>
        <w:t xml:space="preserve">Bijlage </w:t>
      </w:r>
      <w:r w:rsidR="00854215" w:rsidRPr="00F953A3">
        <w:rPr>
          <w:b/>
        </w:rPr>
        <w:t>2</w:t>
      </w:r>
      <w:r w:rsidR="005D00B8" w:rsidRPr="00F953A3">
        <w:t xml:space="preserve"> van deze Formele Beschrijving NLCS biedt een overzicht van de lagen uit de diverse Hoofdgroepen die kunnen worden gebruikt binnen de Discipline PLANVORMING. </w:t>
      </w:r>
    </w:p>
    <w:p w14:paraId="0084D70C" w14:textId="77777777" w:rsidR="005D00B8" w:rsidRPr="00F953A3" w:rsidRDefault="005D00B8" w:rsidP="00EF5E94"/>
    <w:p w14:paraId="0084D70D" w14:textId="77777777" w:rsidR="005D00B8" w:rsidRPr="00F953A3" w:rsidRDefault="005D00B8" w:rsidP="00EF5E94">
      <w:pPr>
        <w:rPr>
          <w:i/>
        </w:rPr>
      </w:pPr>
      <w:r w:rsidRPr="00F953A3">
        <w:rPr>
          <w:i/>
        </w:rPr>
        <w:t>Ad 2: Koppeling NLCS-IMGEO</w:t>
      </w:r>
    </w:p>
    <w:p w14:paraId="0084D70E" w14:textId="77777777" w:rsidR="005D00B8" w:rsidRPr="00855BC7" w:rsidRDefault="00772C2E" w:rsidP="00EF5E94">
      <w:r w:rsidRPr="00F953A3">
        <w:t xml:space="preserve">Nadat een project in de buitenruimte is afgerond, moet de gerealiseerde, nieuwe situatie worden verwerkt in de Basiskaart Grootschalige Topografie (BGT) volgens het IMGEO protocol. Dit is een wettelijke </w:t>
      </w:r>
      <w:r w:rsidRPr="00855BC7">
        <w:t xml:space="preserve">verplichting. De gebruikelijke werkwijze hiervoor is dat landmeters de nieuwe situatie ‘in het veld’ opmeten en de meetresultaten worden gedocumenteerd in een GIS-formaat dat geschikt is voor de BGT. </w:t>
      </w:r>
      <w:r w:rsidR="00C53B31" w:rsidRPr="00855BC7">
        <w:t xml:space="preserve">In release 4.0 is in overleg met Geonovum (ontwikkelaar en beheerder van de </w:t>
      </w:r>
      <w:proofErr w:type="spellStart"/>
      <w:r w:rsidR="00C53B31" w:rsidRPr="00855BC7">
        <w:t>IMG</w:t>
      </w:r>
      <w:r w:rsidR="00855BC7">
        <w:t>eo</w:t>
      </w:r>
      <w:proofErr w:type="spellEnd"/>
      <w:r w:rsidR="00C53B31" w:rsidRPr="00855BC7">
        <w:t xml:space="preserve"> standaard) een aantal voorzieningen ingebouwd die het mogelijk maken om een NLCS-tekening </w:t>
      </w:r>
      <w:r w:rsidR="00C53B31" w:rsidRPr="00855BC7">
        <w:rPr>
          <w:i/>
        </w:rPr>
        <w:t xml:space="preserve">as built </w:t>
      </w:r>
      <w:r w:rsidR="00C53B31" w:rsidRPr="00855BC7">
        <w:t xml:space="preserve">automatisch om te zetten naar een volgens </w:t>
      </w:r>
      <w:proofErr w:type="spellStart"/>
      <w:r w:rsidR="00C53B31" w:rsidRPr="00855BC7">
        <w:t>IMG</w:t>
      </w:r>
      <w:r w:rsidR="00855BC7">
        <w:t>eo</w:t>
      </w:r>
      <w:proofErr w:type="spellEnd"/>
      <w:r w:rsidR="00C53B31" w:rsidRPr="00855BC7">
        <w:t xml:space="preserve">/BGT opgebouwde objectenkaart. In </w:t>
      </w:r>
      <w:r w:rsidR="00C53B31" w:rsidRPr="00855BC7">
        <w:rPr>
          <w:b/>
        </w:rPr>
        <w:t xml:space="preserve">bijlage </w:t>
      </w:r>
      <w:r w:rsidR="00854215" w:rsidRPr="00855BC7">
        <w:rPr>
          <w:b/>
        </w:rPr>
        <w:t>3</w:t>
      </w:r>
      <w:r w:rsidR="00C53B31" w:rsidRPr="00855BC7">
        <w:t xml:space="preserve"> van deze Formele Beschrijving NLCS is beschreven hoe dit in zijn werk gaat en hoe een NLCS-tekening hierop moet worden voorbereid.</w:t>
      </w:r>
    </w:p>
    <w:p w14:paraId="0084D70F" w14:textId="77777777" w:rsidR="00C53B31" w:rsidRPr="00855BC7" w:rsidRDefault="00C53B31" w:rsidP="00EF5E94"/>
    <w:p w14:paraId="0084D710" w14:textId="77777777" w:rsidR="00C53B31" w:rsidRPr="00855BC7" w:rsidRDefault="00C53B31" w:rsidP="00EF5E94">
      <w:r w:rsidRPr="00855BC7">
        <w:t xml:space="preserve">Met deze toevoegingen in release 4.0 zijn </w:t>
      </w:r>
      <w:r w:rsidR="00EF2F67" w:rsidRPr="00855BC7">
        <w:t>de toepassingsmogelijk</w:t>
      </w:r>
      <w:r w:rsidR="00D362DD" w:rsidRPr="00855BC7">
        <w:t>heden</w:t>
      </w:r>
      <w:r w:rsidR="00EF2F67" w:rsidRPr="00855BC7">
        <w:t xml:space="preserve"> van de NLCS in </w:t>
      </w:r>
      <w:r w:rsidR="00D362DD" w:rsidRPr="00855BC7">
        <w:t>de levenscyclus van civiele objecten</w:t>
      </w:r>
      <w:r w:rsidR="00EF2F67" w:rsidRPr="00855BC7">
        <w:t xml:space="preserve"> </w:t>
      </w:r>
      <w:r w:rsidR="00D362DD" w:rsidRPr="00855BC7">
        <w:t xml:space="preserve">fors uitgebreid, zoals is gevisualiseerd in de </w:t>
      </w:r>
      <w:r w:rsidR="00855BC7">
        <w:t xml:space="preserve">onderstaande </w:t>
      </w:r>
      <w:r w:rsidR="00D362DD" w:rsidRPr="00855BC7">
        <w:t>figuur</w:t>
      </w:r>
      <w:r w:rsidR="00855BC7">
        <w:t xml:space="preserve">. </w:t>
      </w:r>
    </w:p>
    <w:p w14:paraId="0084D711" w14:textId="77777777" w:rsidR="00B418F4" w:rsidRPr="00F2030D" w:rsidRDefault="00B418F4" w:rsidP="00B418F4"/>
    <w:p w14:paraId="0084D712" w14:textId="77777777" w:rsidR="00B418F4" w:rsidRPr="00855BC7" w:rsidRDefault="00D362DD" w:rsidP="00B418F4">
      <w:r w:rsidRPr="00855BC7">
        <w:t xml:space="preserve">De NLCS is primair ontwikkeld voor het ontwerp, de engineering en de realisatie van civiele projecten tot en met het vervaardigen van </w:t>
      </w:r>
      <w:r w:rsidRPr="00855BC7">
        <w:rPr>
          <w:i/>
        </w:rPr>
        <w:t xml:space="preserve">as built </w:t>
      </w:r>
      <w:r w:rsidRPr="00855BC7">
        <w:t xml:space="preserve">tekeningen. In release 4.0 is daar aan de voorkant de ondersteuning van de Planvorming aan toegevoegd. Aan de achterkant is ondersteuning van de registratie van de </w:t>
      </w:r>
      <w:r w:rsidRPr="00855BC7">
        <w:rPr>
          <w:i/>
        </w:rPr>
        <w:t xml:space="preserve">as built </w:t>
      </w:r>
      <w:r w:rsidRPr="00855BC7">
        <w:t xml:space="preserve">situatie conform IMGEO/BGT toegevoegd. Hiermee is de NLCS </w:t>
      </w:r>
      <w:r w:rsidR="00216D8C" w:rsidRPr="00855BC7">
        <w:t>tevens op verschillende detailniveaus</w:t>
      </w:r>
      <w:r w:rsidRPr="00855BC7">
        <w:t xml:space="preserve"> toepasbaar voor ondersteuning van </w:t>
      </w:r>
      <w:r w:rsidR="00216D8C" w:rsidRPr="00855BC7">
        <w:t xml:space="preserve">het beheer van objecten in de buitenruimte. Daarmee is de cirkel gesloten. </w:t>
      </w:r>
    </w:p>
    <w:p w14:paraId="0084D713" w14:textId="77777777" w:rsidR="00B418F4" w:rsidRDefault="00B418F4" w:rsidP="00B418F4">
      <w:pPr>
        <w:rPr>
          <w:b/>
        </w:rPr>
      </w:pPr>
    </w:p>
    <w:p w14:paraId="0084D714" w14:textId="77777777" w:rsidR="00B418F4" w:rsidRDefault="00D362DD" w:rsidP="003C6F4F">
      <w:pPr>
        <w:spacing w:line="240" w:lineRule="atLeast"/>
        <w:jc w:val="center"/>
        <w:rPr>
          <w:b/>
        </w:rPr>
      </w:pPr>
      <w:r>
        <w:rPr>
          <w:b/>
          <w:noProof/>
        </w:rPr>
        <w:lastRenderedPageBreak/>
        <w:drawing>
          <wp:inline distT="0" distB="0" distL="0" distR="0" wp14:anchorId="0084E1B3" wp14:editId="3A67BC20">
            <wp:extent cx="4440083" cy="3105150"/>
            <wp:effectExtent l="0" t="0" r="0" b="0"/>
            <wp:docPr id="34" name="Afbeelding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45031" cy="3108610"/>
                    </a:xfrm>
                    <a:prstGeom prst="rect">
                      <a:avLst/>
                    </a:prstGeom>
                    <a:noFill/>
                  </pic:spPr>
                </pic:pic>
              </a:graphicData>
            </a:graphic>
          </wp:inline>
        </w:drawing>
      </w:r>
    </w:p>
    <w:p w14:paraId="0084D715" w14:textId="77777777" w:rsidR="00B418F4" w:rsidRDefault="00B418F4" w:rsidP="00B418F4">
      <w:pPr>
        <w:rPr>
          <w:b/>
        </w:rPr>
      </w:pPr>
    </w:p>
    <w:p w14:paraId="0084D716" w14:textId="77777777" w:rsidR="00803F23" w:rsidRPr="00E7516E" w:rsidRDefault="00216D8C" w:rsidP="00E7516E">
      <w:pPr>
        <w:jc w:val="center"/>
        <w:rPr>
          <w:i/>
        </w:rPr>
      </w:pPr>
      <w:r w:rsidRPr="00855BC7">
        <w:rPr>
          <w:i/>
        </w:rPr>
        <w:t>Figuur 1: toepasbaarheid van NLCS in de levenscyclus van objecten in de buitenruimte</w:t>
      </w:r>
    </w:p>
    <w:p w14:paraId="0084D717" w14:textId="77777777" w:rsidR="00803F23" w:rsidRPr="00E31545" w:rsidRDefault="00803F23" w:rsidP="007B04F1">
      <w:pPr>
        <w:pStyle w:val="Kop4"/>
      </w:pPr>
      <w:bookmarkStart w:id="38" w:name="_Toc90923579"/>
      <w:r w:rsidRPr="00E31545">
        <w:t>Toelichting bij release 4.1</w:t>
      </w:r>
      <w:bookmarkEnd w:id="38"/>
    </w:p>
    <w:p w14:paraId="0084D718" w14:textId="77777777" w:rsidR="00803F23" w:rsidRPr="00E31545" w:rsidRDefault="00412304" w:rsidP="00803F23">
      <w:r w:rsidRPr="00E31545">
        <w:t xml:space="preserve">Belangrijkste aanpassing in release 4.1 is, dat in diverse Hoofdgroepen in totaal enkele tientallen lagen, symbolen, arceringen en lijntypen zijn toegevoegd, die een nóg betere aansluiting mogelijk maken van de NLCS op </w:t>
      </w:r>
      <w:proofErr w:type="spellStart"/>
      <w:r w:rsidRPr="00E31545">
        <w:t>IMGeo</w:t>
      </w:r>
      <w:proofErr w:type="spellEnd"/>
      <w:r w:rsidRPr="00E31545">
        <w:t xml:space="preserve">/BGT. Basis voor deze aanvulling is een grondige analyse die de gemeente Amsterdam heeft gemaakt ten behoeve van de </w:t>
      </w:r>
      <w:proofErr w:type="spellStart"/>
      <w:r w:rsidRPr="00E31545">
        <w:rPr>
          <w:i/>
        </w:rPr>
        <w:t>mapping</w:t>
      </w:r>
      <w:proofErr w:type="spellEnd"/>
      <w:r w:rsidRPr="00E31545">
        <w:rPr>
          <w:i/>
        </w:rPr>
        <w:t xml:space="preserve"> </w:t>
      </w:r>
      <w:r w:rsidRPr="00E31545">
        <w:t xml:space="preserve">van de NCLS aan de BGT. De Projectgroep NLCS bedankt </w:t>
      </w:r>
    </w:p>
    <w:p w14:paraId="0084D719" w14:textId="77777777" w:rsidR="00412304" w:rsidRPr="00E31545" w:rsidRDefault="00412304" w:rsidP="00803F23">
      <w:r w:rsidRPr="00E31545">
        <w:t>Amsterdam voor de waardevolle input!</w:t>
      </w:r>
    </w:p>
    <w:p w14:paraId="0084D71A" w14:textId="77777777" w:rsidR="00412304" w:rsidRPr="00E31545" w:rsidRDefault="00412304" w:rsidP="00803F23"/>
    <w:p w14:paraId="0084D71B" w14:textId="77777777" w:rsidR="00412304" w:rsidRPr="00E31545" w:rsidRDefault="00700C54" w:rsidP="00803F23">
      <w:r w:rsidRPr="00E31545">
        <w:t>Kleinere aanvullingen en wijzigingen zijn:</w:t>
      </w:r>
    </w:p>
    <w:p w14:paraId="0084D71C" w14:textId="77777777" w:rsidR="00700C54" w:rsidRPr="00E31545" w:rsidRDefault="00700C54" w:rsidP="00700C54">
      <w:pPr>
        <w:pStyle w:val="Lijstalinea"/>
        <w:numPr>
          <w:ilvl w:val="0"/>
          <w:numId w:val="106"/>
        </w:numPr>
      </w:pPr>
      <w:r w:rsidRPr="00E31545">
        <w:t xml:space="preserve">toevoeging van een STATUS </w:t>
      </w:r>
      <w:proofErr w:type="spellStart"/>
      <w:r w:rsidRPr="00E31545">
        <w:t>‘R</w:t>
      </w:r>
      <w:proofErr w:type="spellEnd"/>
      <w:r w:rsidRPr="00E31545">
        <w:t>’ (Revisie);</w:t>
      </w:r>
    </w:p>
    <w:p w14:paraId="0084D71D" w14:textId="32C833CC" w:rsidR="00700C54" w:rsidRPr="00E31545" w:rsidRDefault="00700C54" w:rsidP="00700C54">
      <w:pPr>
        <w:pStyle w:val="Lijstalinea"/>
        <w:numPr>
          <w:ilvl w:val="0"/>
          <w:numId w:val="106"/>
        </w:numPr>
      </w:pPr>
      <w:r w:rsidRPr="00E31545">
        <w:t xml:space="preserve">toevoeging van de Discipline ‘METEN’, </w:t>
      </w:r>
      <w:r w:rsidR="009A2F6F">
        <w:t>voor bijvoorbeeld het verwerken van inmeet gegevens.</w:t>
      </w:r>
    </w:p>
    <w:p w14:paraId="0084D71E" w14:textId="77777777" w:rsidR="00700C54" w:rsidRPr="00E31545" w:rsidRDefault="00700C54" w:rsidP="00700C54">
      <w:pPr>
        <w:pStyle w:val="Lijstalinea"/>
        <w:numPr>
          <w:ilvl w:val="0"/>
          <w:numId w:val="106"/>
        </w:numPr>
      </w:pPr>
      <w:r w:rsidRPr="00E31545">
        <w:t>schrappen van de term ‘TOPOLOGIE’ in een groot deel van de laagnamen in de Hoofdgroep ONDERGROND;</w:t>
      </w:r>
    </w:p>
    <w:p w14:paraId="0084D71F" w14:textId="77777777" w:rsidR="00700C54" w:rsidRPr="00E31545" w:rsidRDefault="00700C54" w:rsidP="00700C54">
      <w:pPr>
        <w:pStyle w:val="Lijstalinea"/>
        <w:numPr>
          <w:ilvl w:val="0"/>
          <w:numId w:val="106"/>
        </w:numPr>
      </w:pPr>
      <w:r w:rsidRPr="00E31545">
        <w:t>aanvullingen en wijzigingen in de benamingen van maatvoering- en tekststijlen.</w:t>
      </w:r>
    </w:p>
    <w:p w14:paraId="0084D720" w14:textId="77777777" w:rsidR="00700C54" w:rsidRPr="00E31545" w:rsidRDefault="00700C54" w:rsidP="00700C54"/>
    <w:p w14:paraId="0084D721" w14:textId="77777777" w:rsidR="00700C54" w:rsidRDefault="00700C54" w:rsidP="00700C54">
      <w:r w:rsidRPr="00E31545">
        <w:t>Daarnaast zijn kleine onvolkomenheden in release 4.0 verholpen.</w:t>
      </w:r>
    </w:p>
    <w:p w14:paraId="0084D722" w14:textId="77777777" w:rsidR="00565E1D" w:rsidRDefault="00565E1D" w:rsidP="007B04F1">
      <w:pPr>
        <w:pStyle w:val="Kop4"/>
      </w:pPr>
      <w:bookmarkStart w:id="39" w:name="_Toc90923580"/>
      <w:r>
        <w:t>Toelichting bij release 4.</w:t>
      </w:r>
      <w:r w:rsidR="00E7516E">
        <w:t>2</w:t>
      </w:r>
      <w:bookmarkEnd w:id="39"/>
    </w:p>
    <w:p w14:paraId="0084D723" w14:textId="77777777" w:rsidR="009B1812" w:rsidRPr="00957EDF" w:rsidRDefault="00F109AE" w:rsidP="00E7516E">
      <w:r w:rsidRPr="00957EDF">
        <w:t xml:space="preserve">Ten opzichte van release 4.1 zijn geen functionaliteiten toegevoegd. </w:t>
      </w:r>
      <w:r w:rsidR="009B1812" w:rsidRPr="00957EDF">
        <w:t>Wel zijn er foutjes in de database hersteld en zijn er verbeteringen doorgevoerd:</w:t>
      </w:r>
    </w:p>
    <w:p w14:paraId="0084D724" w14:textId="77777777" w:rsidR="009B1812" w:rsidRPr="00957EDF" w:rsidRDefault="009B1812" w:rsidP="009B1812">
      <w:pPr>
        <w:pStyle w:val="Lijstalinea"/>
        <w:numPr>
          <w:ilvl w:val="0"/>
          <w:numId w:val="107"/>
        </w:numPr>
      </w:pPr>
      <w:r w:rsidRPr="00957EDF">
        <w:t>doublures (objecten die twee keer in de database stonden) zijn verwijderd;</w:t>
      </w:r>
    </w:p>
    <w:p w14:paraId="0084D725" w14:textId="77777777" w:rsidR="00E7516E" w:rsidRPr="00957EDF" w:rsidRDefault="009B1812" w:rsidP="009B1812">
      <w:pPr>
        <w:pStyle w:val="Lijstalinea"/>
        <w:numPr>
          <w:ilvl w:val="0"/>
          <w:numId w:val="107"/>
        </w:numPr>
      </w:pPr>
      <w:r w:rsidRPr="00957EDF">
        <w:t>een aantal symbolen is schaalbaar gemaakt;</w:t>
      </w:r>
    </w:p>
    <w:p w14:paraId="0084D726" w14:textId="77777777" w:rsidR="009B1812" w:rsidRPr="00957EDF" w:rsidRDefault="009B1812" w:rsidP="009B1812">
      <w:pPr>
        <w:pStyle w:val="Lijstalinea"/>
        <w:numPr>
          <w:ilvl w:val="0"/>
          <w:numId w:val="107"/>
        </w:numPr>
      </w:pPr>
      <w:r w:rsidRPr="00957EDF">
        <w:t>ontbre</w:t>
      </w:r>
      <w:r w:rsidR="00D238BD" w:rsidRPr="00957EDF">
        <w:t>kende symbolen zijn toegevoegd en andere symbolen zijn aangepast.</w:t>
      </w:r>
    </w:p>
    <w:p w14:paraId="5518B494" w14:textId="77777777" w:rsidR="00FC5D6F" w:rsidRPr="00957EDF" w:rsidRDefault="00FC5D6F">
      <w:pPr>
        <w:overflowPunct/>
        <w:autoSpaceDE/>
        <w:autoSpaceDN/>
        <w:adjustRightInd/>
        <w:spacing w:line="240" w:lineRule="auto"/>
        <w:textAlignment w:val="auto"/>
        <w:rPr>
          <w:b/>
          <w:spacing w:val="30"/>
          <w:sz w:val="26"/>
        </w:rPr>
      </w:pPr>
      <w:r w:rsidRPr="00FC5D6F">
        <w:br w:type="page"/>
      </w:r>
    </w:p>
    <w:p w14:paraId="04B1B715" w14:textId="652B9C51" w:rsidR="002B1233" w:rsidRDefault="00DE3434" w:rsidP="00957EDF">
      <w:pPr>
        <w:pStyle w:val="Kop4"/>
      </w:pPr>
      <w:bookmarkStart w:id="40" w:name="_Toc90923581"/>
      <w:commentRangeStart w:id="41"/>
      <w:r>
        <w:lastRenderedPageBreak/>
        <w:t>Toelichting relea</w:t>
      </w:r>
      <w:r w:rsidR="001130A0">
        <w:t>s</w:t>
      </w:r>
      <w:r>
        <w:t>e 5.0</w:t>
      </w:r>
      <w:bookmarkEnd w:id="40"/>
    </w:p>
    <w:p w14:paraId="43DA2710" w14:textId="03CAF664" w:rsidR="00963EC7" w:rsidRPr="00E31545" w:rsidRDefault="000C0C5F" w:rsidP="00E771E9">
      <w:r>
        <w:t>I</w:t>
      </w:r>
      <w:r w:rsidR="00963EC7" w:rsidRPr="00E31545">
        <w:t xml:space="preserve">n release </w:t>
      </w:r>
      <w:r w:rsidR="00963EC7">
        <w:t>5</w:t>
      </w:r>
      <w:r w:rsidR="00963EC7" w:rsidRPr="00E31545">
        <w:t>.</w:t>
      </w:r>
      <w:r w:rsidR="00963EC7">
        <w:t>0</w:t>
      </w:r>
      <w:r w:rsidR="00963EC7" w:rsidRPr="00E31545">
        <w:t xml:space="preserve"> </w:t>
      </w:r>
      <w:r>
        <w:t>i</w:t>
      </w:r>
      <w:r w:rsidR="004B78C6">
        <w:t xml:space="preserve">s de </w:t>
      </w:r>
      <w:proofErr w:type="spellStart"/>
      <w:r w:rsidR="004B78C6">
        <w:t>mapping</w:t>
      </w:r>
      <w:proofErr w:type="spellEnd"/>
      <w:r w:rsidR="004B78C6">
        <w:t xml:space="preserve"> met de BGT herzien en opgenomen in de database, zodat het importeren van BGT datasets </w:t>
      </w:r>
      <w:r w:rsidR="002D4CBC">
        <w:t>een uniform resultaat opleveren. Hiervoor zijn onder andere ook</w:t>
      </w:r>
      <w:r w:rsidR="00963EC7" w:rsidRPr="00E31545">
        <w:t xml:space="preserve"> lagen, symbolen, arceringen en lijntypen toegevoegd</w:t>
      </w:r>
      <w:r w:rsidR="00E771E9">
        <w:t xml:space="preserve"> in de desbetreffende hoofdgroepen zodat</w:t>
      </w:r>
      <w:r w:rsidR="00963EC7" w:rsidRPr="00E31545">
        <w:t xml:space="preserve"> </w:t>
      </w:r>
      <w:r w:rsidR="00E13C94">
        <w:t xml:space="preserve">de </w:t>
      </w:r>
      <w:proofErr w:type="spellStart"/>
      <w:r w:rsidR="00E13C94">
        <w:t>mapping</w:t>
      </w:r>
      <w:proofErr w:type="spellEnd"/>
      <w:r w:rsidR="00E13C94">
        <w:t xml:space="preserve"> </w:t>
      </w:r>
      <w:r w:rsidR="00963EC7" w:rsidRPr="00E31545">
        <w:t xml:space="preserve">van de </w:t>
      </w:r>
      <w:r w:rsidR="00E13C94">
        <w:t xml:space="preserve">BGT </w:t>
      </w:r>
      <w:r w:rsidR="00963EC7" w:rsidRPr="00E31545">
        <w:t xml:space="preserve">op </w:t>
      </w:r>
      <w:r w:rsidR="00E13C94">
        <w:t>NLCS</w:t>
      </w:r>
      <w:r w:rsidR="00E771E9">
        <w:t xml:space="preserve"> gerealiseerd kon worden</w:t>
      </w:r>
      <w:r w:rsidR="00963EC7" w:rsidRPr="00E31545">
        <w:t xml:space="preserve">. </w:t>
      </w:r>
      <w:r w:rsidR="00313663">
        <w:t xml:space="preserve">Om deze </w:t>
      </w:r>
      <w:proofErr w:type="spellStart"/>
      <w:r w:rsidR="00313663">
        <w:t>mapping</w:t>
      </w:r>
      <w:proofErr w:type="spellEnd"/>
      <w:r w:rsidR="00313663">
        <w:t xml:space="preserve"> mogelijk te maken is zijn tevens de hoofdgroep </w:t>
      </w:r>
      <w:r w:rsidR="00423EC7">
        <w:t xml:space="preserve">IE en de bijbehorende symbolenbibliotheek op elkaar afgestemd. Dit heeft tot gevolg dat </w:t>
      </w:r>
      <w:proofErr w:type="spellStart"/>
      <w:r w:rsidR="00423EC7">
        <w:t>onderandere</w:t>
      </w:r>
      <w:proofErr w:type="spellEnd"/>
      <w:r w:rsidR="00423EC7">
        <w:t xml:space="preserve"> de bibliotheek voor borden, kasten, masten, palen, putten en sensoren </w:t>
      </w:r>
      <w:r w:rsidR="005C7CF2">
        <w:t xml:space="preserve">zijn aangepast, daarnaast zijn ook generieke BGT symbolen opgenomen in de NLCS. </w:t>
      </w:r>
    </w:p>
    <w:p w14:paraId="23197C1D" w14:textId="77777777" w:rsidR="00963EC7" w:rsidRPr="00E31545" w:rsidRDefault="00963EC7" w:rsidP="00963EC7"/>
    <w:p w14:paraId="429C068B" w14:textId="27D0B5BB" w:rsidR="00963EC7" w:rsidRDefault="00C1102D" w:rsidP="00963EC7">
      <w:r>
        <w:t xml:space="preserve">Naast de </w:t>
      </w:r>
      <w:proofErr w:type="spellStart"/>
      <w:r>
        <w:t>mapping</w:t>
      </w:r>
      <w:proofErr w:type="spellEnd"/>
      <w:r>
        <w:t xml:space="preserve"> met de BGT is ook een </w:t>
      </w:r>
      <w:proofErr w:type="spellStart"/>
      <w:r>
        <w:t>mapping</w:t>
      </w:r>
      <w:proofErr w:type="spellEnd"/>
      <w:r>
        <w:t xml:space="preserve"> tussen het GWSW (</w:t>
      </w:r>
      <w:proofErr w:type="spellStart"/>
      <w:r>
        <w:t>GegevensWoordenboek</w:t>
      </w:r>
      <w:proofErr w:type="spellEnd"/>
      <w:r>
        <w:t xml:space="preserve"> Stedelijk Water) en NLCS</w:t>
      </w:r>
      <w:r w:rsidR="00207209">
        <w:t xml:space="preserve"> opgenomen in release 5.0</w:t>
      </w:r>
      <w:r w:rsidR="000447BF">
        <w:t>.</w:t>
      </w:r>
      <w:r w:rsidR="00207209">
        <w:t xml:space="preserve"> </w:t>
      </w:r>
      <w:r w:rsidR="008B2FC9">
        <w:t xml:space="preserve">Vanuit Stichting Rioned wordt het thema Stedelijk Water op PDOK ontsloten. </w:t>
      </w:r>
      <w:r w:rsidR="0043654C">
        <w:t xml:space="preserve">Eind 2021 </w:t>
      </w:r>
      <w:r w:rsidR="00844D53">
        <w:t xml:space="preserve">zijn reeds 151 gemeenten en 6 waterschappen aangesloten op het GWSW. </w:t>
      </w:r>
    </w:p>
    <w:p w14:paraId="3C08E44C" w14:textId="4CA2C508" w:rsidR="00844D53" w:rsidRPr="00E31545" w:rsidRDefault="008936AB" w:rsidP="00963EC7">
      <w:r>
        <w:t xml:space="preserve">Om deze </w:t>
      </w:r>
      <w:proofErr w:type="spellStart"/>
      <w:r>
        <w:t>mapping</w:t>
      </w:r>
      <w:proofErr w:type="spellEnd"/>
      <w:r>
        <w:t xml:space="preserve"> mogelijk te maken is tevens de hoofdgroep riolering afgestemd op het GWSW. Dit heeft op hoofdlijnen de volgende wijzingen tot gevolg: </w:t>
      </w:r>
    </w:p>
    <w:p w14:paraId="1320CE53" w14:textId="4AE523CF" w:rsidR="000C6AAC" w:rsidRDefault="000C6AAC" w:rsidP="00957EDF">
      <w:pPr>
        <w:pStyle w:val="Lijstalinea"/>
        <w:numPr>
          <w:ilvl w:val="0"/>
          <w:numId w:val="115"/>
        </w:numPr>
      </w:pPr>
      <w:r>
        <w:t>AWZI wordt RWZI</w:t>
      </w:r>
    </w:p>
    <w:p w14:paraId="5CCEFA7F" w14:textId="03D1651D" w:rsidR="00906810" w:rsidRDefault="002470AE" w:rsidP="00957EDF">
      <w:pPr>
        <w:pStyle w:val="Lijstalinea"/>
        <w:numPr>
          <w:ilvl w:val="0"/>
          <w:numId w:val="115"/>
        </w:numPr>
      </w:pPr>
      <w:r>
        <w:t>VWA wordt DWA</w:t>
      </w:r>
    </w:p>
    <w:p w14:paraId="438C5FE0" w14:textId="3DE88DAB" w:rsidR="00D352DC" w:rsidRDefault="00D352DC" w:rsidP="00957EDF">
      <w:pPr>
        <w:pStyle w:val="Lijstalinea"/>
        <w:numPr>
          <w:ilvl w:val="0"/>
          <w:numId w:val="115"/>
        </w:numPr>
      </w:pPr>
      <w:r>
        <w:t xml:space="preserve">SWA (Schoon Water Afvoer) vervallen </w:t>
      </w:r>
    </w:p>
    <w:p w14:paraId="71D7F1BD" w14:textId="564581AB" w:rsidR="002470AE" w:rsidRDefault="00D352DC" w:rsidP="00957EDF">
      <w:pPr>
        <w:pStyle w:val="Lijstalinea"/>
        <w:numPr>
          <w:ilvl w:val="0"/>
          <w:numId w:val="115"/>
        </w:numPr>
      </w:pPr>
      <w:r>
        <w:t>Onderscheid tussen rioolleiding en transportleiding (geen aansluitingen)</w:t>
      </w:r>
    </w:p>
    <w:p w14:paraId="2FBBD6C4" w14:textId="1CE8244F" w:rsidR="004E54A5" w:rsidRDefault="004E54A5" w:rsidP="00957EDF">
      <w:pPr>
        <w:pStyle w:val="Lijstalinea"/>
        <w:numPr>
          <w:ilvl w:val="0"/>
          <w:numId w:val="115"/>
        </w:numPr>
      </w:pPr>
      <w:r>
        <w:t>Duikers toegevoegd</w:t>
      </w:r>
    </w:p>
    <w:p w14:paraId="34882D75" w14:textId="77777777" w:rsidR="007E057E" w:rsidRDefault="007E057E" w:rsidP="00FC5D6F"/>
    <w:p w14:paraId="7DEA707D" w14:textId="77EC187A" w:rsidR="00AB2F83" w:rsidRDefault="003019DD" w:rsidP="00FC5D6F">
      <w:r w:rsidRPr="00E31545">
        <w:t xml:space="preserve">Daarnaast zijn kleine onvolkomenheden in release </w:t>
      </w:r>
      <w:r w:rsidR="003D69AF">
        <w:t>5</w:t>
      </w:r>
      <w:r w:rsidRPr="00E31545">
        <w:t>.0 verholpen.</w:t>
      </w:r>
      <w:r w:rsidR="003D69AF">
        <w:t xml:space="preserve"> Dit heeft geresulteerd in een </w:t>
      </w:r>
      <w:proofErr w:type="spellStart"/>
      <w:r w:rsidR="003D69AF">
        <w:t>k</w:t>
      </w:r>
      <w:r w:rsidR="003467D0">
        <w:t>waliteitslag</w:t>
      </w:r>
      <w:proofErr w:type="spellEnd"/>
      <w:r w:rsidR="003467D0">
        <w:t xml:space="preserve"> </w:t>
      </w:r>
      <w:r w:rsidR="003D69AF">
        <w:t xml:space="preserve">met betrekking tot de </w:t>
      </w:r>
      <w:r w:rsidR="003467D0">
        <w:t>bibliotheken</w:t>
      </w:r>
      <w:r w:rsidR="0079138B">
        <w:t xml:space="preserve"> </w:t>
      </w:r>
      <w:r w:rsidR="003467D0">
        <w:t xml:space="preserve"> </w:t>
      </w:r>
      <w:r w:rsidR="0079138B">
        <w:t>(a</w:t>
      </w:r>
      <w:r w:rsidR="003467D0">
        <w:t xml:space="preserve">rceringen, </w:t>
      </w:r>
      <w:proofErr w:type="spellStart"/>
      <w:r w:rsidR="0079138B">
        <w:t>l</w:t>
      </w:r>
      <w:r w:rsidR="003467D0">
        <w:t>ijstijlen</w:t>
      </w:r>
      <w:proofErr w:type="spellEnd"/>
      <w:r w:rsidR="003467D0">
        <w:t xml:space="preserve"> en symbolen</w:t>
      </w:r>
      <w:r w:rsidR="0079138B">
        <w:t>). Hierbij is gecontroleerd op opbouw van de</w:t>
      </w:r>
      <w:r w:rsidR="007D7122">
        <w:t xml:space="preserve"> bronbestanden in de</w:t>
      </w:r>
      <w:r w:rsidR="0079138B">
        <w:t xml:space="preserve"> bibliotheek, volledigheid</w:t>
      </w:r>
      <w:r w:rsidR="007D7122">
        <w:t xml:space="preserve"> en </w:t>
      </w:r>
      <w:r w:rsidR="00F06D1D">
        <w:t xml:space="preserve">juistheid van de toegepaste schaal. </w:t>
      </w:r>
      <w:r w:rsidR="00E90934">
        <w:t xml:space="preserve">Om in de toekomst het versiebeheer van deze bibliotheken in goede banen te leiden </w:t>
      </w:r>
      <w:r w:rsidR="00123E4B">
        <w:t>is de d</w:t>
      </w:r>
      <w:r w:rsidR="004A61F0">
        <w:t xml:space="preserve">atabase uitgebreid met </w:t>
      </w:r>
      <w:r w:rsidR="00123E4B">
        <w:t>definities</w:t>
      </w:r>
      <w:r w:rsidR="004A61F0">
        <w:t xml:space="preserve"> </w:t>
      </w:r>
      <w:r w:rsidR="00123E4B">
        <w:t xml:space="preserve">van </w:t>
      </w:r>
      <w:r w:rsidR="004A61F0">
        <w:t>arceringen en lijnstijlen</w:t>
      </w:r>
      <w:r w:rsidR="00F63514">
        <w:t xml:space="preserve">. Daarbij is het ook mogelijk om vanuit de database de bibliotheken te genereren zodat </w:t>
      </w:r>
      <w:r w:rsidR="00AD4D28">
        <w:t>vanuit de bron</w:t>
      </w:r>
      <w:r w:rsidR="00F63514">
        <w:t xml:space="preserve"> de bestanden gegenereerd kunnen worden. </w:t>
      </w:r>
    </w:p>
    <w:p w14:paraId="40DE1A6C" w14:textId="77777777" w:rsidR="007E057E" w:rsidRDefault="007E057E" w:rsidP="00FC5D6F"/>
    <w:p w14:paraId="61B21C0D" w14:textId="3AE16040" w:rsidR="005153AD" w:rsidRDefault="00707FFD" w:rsidP="00FC5D6F">
      <w:r>
        <w:t xml:space="preserve">Naast de aanpassingen op de database en de bibliotheken is ook de </w:t>
      </w:r>
      <w:r w:rsidR="005153AD">
        <w:t>Formele Beschrijving</w:t>
      </w:r>
      <w:r>
        <w:t xml:space="preserve"> op een aantal vlakken aangepast. Op hoofdlijnen zijn de volgende wijzigingen doorgevoerd:</w:t>
      </w:r>
      <w:r w:rsidR="005153AD">
        <w:t xml:space="preserve"> </w:t>
      </w:r>
    </w:p>
    <w:p w14:paraId="0201C179" w14:textId="3D5B175B" w:rsidR="005153AD" w:rsidRDefault="005153AD" w:rsidP="00957EDF">
      <w:pPr>
        <w:pStyle w:val="Lijstalinea"/>
        <w:numPr>
          <w:ilvl w:val="0"/>
          <w:numId w:val="116"/>
        </w:numPr>
      </w:pPr>
      <w:r>
        <w:t>RD Stelsel 28992 gebruiken</w:t>
      </w:r>
      <w:r w:rsidR="003213EE">
        <w:t xml:space="preserve">, let op </w:t>
      </w:r>
      <w:r w:rsidR="00241A37">
        <w:t>sinds A</w:t>
      </w:r>
      <w:r w:rsidR="003213EE">
        <w:t xml:space="preserve">utodesk </w:t>
      </w:r>
      <w:r w:rsidR="00241A37">
        <w:t>r</w:t>
      </w:r>
      <w:r w:rsidR="00443B08">
        <w:t>elease 2022</w:t>
      </w:r>
      <w:r w:rsidR="00241A37">
        <w:t xml:space="preserve"> is een foute definitie van het EPSG: 28992 opgelost. Oudere versies van de software </w:t>
      </w:r>
      <w:r w:rsidR="00B36E81">
        <w:t xml:space="preserve">gebruiken tot op heden nog de foutieve definitie; </w:t>
      </w:r>
    </w:p>
    <w:p w14:paraId="74346FB0" w14:textId="3024C6D2" w:rsidR="00AD4D28" w:rsidRDefault="00AD4D28" w:rsidP="00957EDF">
      <w:pPr>
        <w:pStyle w:val="Lijstalinea"/>
        <w:numPr>
          <w:ilvl w:val="0"/>
          <w:numId w:val="116"/>
        </w:numPr>
      </w:pPr>
      <w:r>
        <w:t>Aanpassingen hoofdgroepen</w:t>
      </w:r>
      <w:r w:rsidR="00EC7B8B">
        <w:t xml:space="preserve"> in afstemming met de database.</w:t>
      </w:r>
      <w:r w:rsidR="00E12D58">
        <w:t xml:space="preserve"> </w:t>
      </w:r>
      <w:r w:rsidR="00A76E6C">
        <w:t>Daarnaast zijn ook de h</w:t>
      </w:r>
      <w:r w:rsidR="00E12D58">
        <w:t xml:space="preserve">oofdgroepen </w:t>
      </w:r>
      <w:proofErr w:type="spellStart"/>
      <w:r w:rsidR="00E12D58">
        <w:t>tbv</w:t>
      </w:r>
      <w:proofErr w:type="spellEnd"/>
      <w:r w:rsidR="00E12D58">
        <w:t xml:space="preserve"> beoogde uitbreiding Stedelijk Spoor (</w:t>
      </w:r>
      <w:r w:rsidR="003B473C">
        <w:t>Installaties spoor, verkeerskunde spoor en Spoorbaan)</w:t>
      </w:r>
      <w:r w:rsidR="00EC7B8B">
        <w:t xml:space="preserve"> </w:t>
      </w:r>
      <w:r w:rsidR="00A76E6C">
        <w:t xml:space="preserve">meegenomen; </w:t>
      </w:r>
    </w:p>
    <w:p w14:paraId="76F1DD34" w14:textId="342B552C" w:rsidR="00AD4D28" w:rsidRDefault="00A76E6C" w:rsidP="00957EDF">
      <w:pPr>
        <w:pStyle w:val="Lijstalinea"/>
        <w:numPr>
          <w:ilvl w:val="0"/>
          <w:numId w:val="116"/>
        </w:numPr>
      </w:pPr>
      <w:r>
        <w:t>Uitgangspunt voor s</w:t>
      </w:r>
      <w:r w:rsidR="00181FC6">
        <w:t xml:space="preserve">ymbolen, lijnstijlen en arceringen standaard </w:t>
      </w:r>
      <w:r w:rsidR="00924BD5">
        <w:t xml:space="preserve">definities, indien afwijkend </w:t>
      </w:r>
      <w:r w:rsidR="00115EA1">
        <w:t xml:space="preserve">worden </w:t>
      </w:r>
      <w:r w:rsidR="00924BD5">
        <w:t>aanvullen</w:t>
      </w:r>
      <w:r w:rsidR="00115EA1">
        <w:t>de</w:t>
      </w:r>
      <w:r w:rsidR="00924BD5">
        <w:t xml:space="preserve"> </w:t>
      </w:r>
      <w:r w:rsidR="00115EA1">
        <w:t xml:space="preserve">definities </w:t>
      </w:r>
      <w:r w:rsidR="00924BD5">
        <w:t xml:space="preserve">voor </w:t>
      </w:r>
      <w:r w:rsidR="00115EA1">
        <w:t xml:space="preserve">de </w:t>
      </w:r>
      <w:r w:rsidR="00924BD5">
        <w:t>statussen B en V</w:t>
      </w:r>
      <w:r w:rsidR="00115EA1">
        <w:t xml:space="preserve"> toegepast; </w:t>
      </w:r>
    </w:p>
    <w:p w14:paraId="10A7199C" w14:textId="2C46B8B6" w:rsidR="00924BD5" w:rsidRDefault="005C5421" w:rsidP="00957EDF">
      <w:pPr>
        <w:pStyle w:val="Lijstalinea"/>
        <w:numPr>
          <w:ilvl w:val="0"/>
          <w:numId w:val="116"/>
        </w:numPr>
      </w:pPr>
      <w:r>
        <w:t>Naamgeving lijnstijlen aangepast in lijn met de andere bibliotheken</w:t>
      </w:r>
      <w:r w:rsidR="001D4A15">
        <w:t xml:space="preserve">; </w:t>
      </w:r>
      <w:r>
        <w:t xml:space="preserve"> </w:t>
      </w:r>
    </w:p>
    <w:p w14:paraId="6C93D3C8" w14:textId="1E7FB5B5" w:rsidR="00C25A81" w:rsidRDefault="00C25A81" w:rsidP="00957EDF">
      <w:pPr>
        <w:pStyle w:val="Lijstalinea"/>
        <w:numPr>
          <w:ilvl w:val="0"/>
          <w:numId w:val="116"/>
        </w:numPr>
      </w:pPr>
      <w:r>
        <w:t xml:space="preserve">Er zijn lijnstijlen met varianten opgenomen om zo bijvoorbeeld het onderscheid te kunnen maken tussen verschillende </w:t>
      </w:r>
      <w:r w:rsidR="00A36B73">
        <w:t xml:space="preserve">trottoirbanden in een tekening. Aangezien we nooit volledig kunnen zijn in lijn met </w:t>
      </w:r>
      <w:r w:rsidR="001D4A15">
        <w:t>catalogi</w:t>
      </w:r>
      <w:r w:rsidR="00A36B73">
        <w:t xml:space="preserve"> van producenten </w:t>
      </w:r>
      <w:r w:rsidR="00750829">
        <w:t xml:space="preserve">en/of leveranciers hebben we gekozen voor het ondersteunen van varianten. Zo kan op de tekening altijd duidelijk onderscheid gemaakt worden tussen de verschillende objecten, zonder dat de afstemming met de </w:t>
      </w:r>
      <w:r w:rsidR="00BE485E">
        <w:t xml:space="preserve">NLCS noodzakelijk is. Zie bijlage 4 voor een overzicht van de voorkomende lijnstijl varianten. </w:t>
      </w:r>
      <w:r w:rsidR="005C5421">
        <w:tab/>
      </w:r>
    </w:p>
    <w:p w14:paraId="37AA160F" w14:textId="5ED45122" w:rsidR="003467D0" w:rsidRPr="00FC5D6F" w:rsidRDefault="005C5421" w:rsidP="00957EDF">
      <w:pPr>
        <w:pStyle w:val="Lijstalinea"/>
        <w:numPr>
          <w:ilvl w:val="0"/>
          <w:numId w:val="116"/>
        </w:numPr>
      </w:pPr>
      <w:r>
        <w:t xml:space="preserve">Eisen voor </w:t>
      </w:r>
      <w:r w:rsidR="00C25A81">
        <w:t>het opzetten van uitbreidingen van de standaard NLCS bibliotheken opgenomen</w:t>
      </w:r>
      <w:r w:rsidR="001D4A15">
        <w:t>;</w:t>
      </w:r>
    </w:p>
    <w:p w14:paraId="0084D727" w14:textId="60555F34" w:rsidR="00017815" w:rsidRDefault="00F2030D" w:rsidP="00F2030D">
      <w:pPr>
        <w:pStyle w:val="Kop1"/>
      </w:pPr>
      <w:r w:rsidRPr="00E31545">
        <w:br w:type="page"/>
      </w:r>
      <w:bookmarkStart w:id="42" w:name="_Toc90923582"/>
      <w:commentRangeEnd w:id="41"/>
      <w:r w:rsidR="001130A0">
        <w:rPr>
          <w:rStyle w:val="Verwijzingopmerking"/>
          <w:b w:val="0"/>
          <w:color w:val="auto"/>
          <w:spacing w:val="0"/>
        </w:rPr>
        <w:lastRenderedPageBreak/>
        <w:commentReference w:id="41"/>
      </w:r>
      <w:r w:rsidR="00EC4295">
        <w:rPr>
          <w:rFonts w:ascii="ZWAdobeF" w:hAnsi="ZWAdobeF" w:cs="ZWAdobeF"/>
          <w:b w:val="0"/>
          <w:spacing w:val="0"/>
          <w:sz w:val="2"/>
          <w:szCs w:val="2"/>
        </w:rPr>
        <w:t>3B</w:t>
      </w:r>
      <w:r w:rsidR="0005688B">
        <w:t>1.</w:t>
      </w:r>
      <w:r w:rsidR="0005688B">
        <w:tab/>
      </w:r>
      <w:r w:rsidR="00017815">
        <w:t>Definitie NLCS</w:t>
      </w:r>
      <w:bookmarkEnd w:id="42"/>
    </w:p>
    <w:p w14:paraId="0084D728" w14:textId="77777777" w:rsidR="00017815" w:rsidRDefault="00017815" w:rsidP="00017815"/>
    <w:p w14:paraId="0084D729" w14:textId="77777777" w:rsidR="00017815" w:rsidRDefault="00017815" w:rsidP="00017815">
      <w:r>
        <w:t xml:space="preserve">De “Nederlandse CAD Standaard” (NLCS) is een standaard voor het maken en overdragen van digitale </w:t>
      </w:r>
      <w:r w:rsidR="00F93102">
        <w:t>CAD modellen</w:t>
      </w:r>
      <w:r>
        <w:t xml:space="preserve"> in de GWW-sector. </w:t>
      </w:r>
    </w:p>
    <w:p w14:paraId="0084D72A" w14:textId="77777777" w:rsidR="001B1F6E" w:rsidRDefault="001B1F6E" w:rsidP="00017815"/>
    <w:p w14:paraId="0084D72B" w14:textId="77777777" w:rsidR="001B1F6E" w:rsidRPr="001B1F6E" w:rsidRDefault="001B1F6E" w:rsidP="00017815">
      <w:r>
        <w:t xml:space="preserve">Een belangrijk uitgangspunt van NLCS is dat </w:t>
      </w:r>
      <w:r w:rsidR="00F93102">
        <w:t>CAD</w:t>
      </w:r>
      <w:r>
        <w:t xml:space="preserve"> informatie </w:t>
      </w:r>
      <w:r>
        <w:rPr>
          <w:i/>
        </w:rPr>
        <w:t xml:space="preserve">as built </w:t>
      </w:r>
      <w:r>
        <w:t xml:space="preserve">zonder </w:t>
      </w:r>
      <w:r w:rsidR="00F93102">
        <w:t>“</w:t>
      </w:r>
      <w:r>
        <w:t>overtekenen</w:t>
      </w:r>
      <w:r w:rsidR="00F93102">
        <w:t>”</w:t>
      </w:r>
      <w:r>
        <w:t xml:space="preserve"> moet kunnen worden hergebruikt voor latere reconstructies en onderhoud.</w:t>
      </w:r>
    </w:p>
    <w:p w14:paraId="0084D72C" w14:textId="77777777" w:rsidR="00017815" w:rsidRDefault="00017815" w:rsidP="00017815"/>
    <w:p w14:paraId="0084D72D" w14:textId="29F8C81C" w:rsidR="00017815" w:rsidRDefault="00017815" w:rsidP="00017815">
      <w:r>
        <w:t xml:space="preserve">De NLCS is een open </w:t>
      </w:r>
      <w:r w:rsidR="0017550B">
        <w:t>standaard</w:t>
      </w:r>
      <w:r>
        <w:t xml:space="preserve">, </w:t>
      </w:r>
      <w:r w:rsidR="0017550B">
        <w:t xml:space="preserve">die </w:t>
      </w:r>
      <w:r>
        <w:t>afspraken bevat voor:</w:t>
      </w:r>
    </w:p>
    <w:p w14:paraId="0084D72E" w14:textId="77777777" w:rsidR="0005688B" w:rsidRDefault="0005688B" w:rsidP="00017815"/>
    <w:p w14:paraId="0084D72F" w14:textId="77777777" w:rsidR="0005688B" w:rsidRDefault="0005688B" w:rsidP="00231F6C">
      <w:pPr>
        <w:numPr>
          <w:ilvl w:val="0"/>
          <w:numId w:val="21"/>
        </w:numPr>
      </w:pPr>
      <w:r w:rsidRPr="0005688B">
        <w:rPr>
          <w:i/>
        </w:rPr>
        <w:t>Metadata</w:t>
      </w:r>
      <w:r>
        <w:t>: de (minimale) set van gegevens en/of onderdelen die moeten worden opgenomen in het titelblok van een tekening;</w:t>
      </w:r>
    </w:p>
    <w:p w14:paraId="0084D730" w14:textId="77777777" w:rsidR="00572B2B" w:rsidRDefault="00572B2B" w:rsidP="00231F6C">
      <w:pPr>
        <w:numPr>
          <w:ilvl w:val="0"/>
          <w:numId w:val="21"/>
        </w:numPr>
      </w:pPr>
      <w:r>
        <w:rPr>
          <w:i/>
        </w:rPr>
        <w:t>Basis digitaal tekenen</w:t>
      </w:r>
      <w:r w:rsidRPr="0005688B">
        <w:t>:</w:t>
      </w:r>
      <w:r>
        <w:t xml:space="preserve"> afspraken met betrekking tot de wijze waarop digitaal wordt </w:t>
      </w:r>
      <w:r w:rsidR="00F93102">
        <w:t>gemodelleerd</w:t>
      </w:r>
      <w:r>
        <w:t>, te hanteren eenheden, assenstelsels, peilen en tekenbladschalen;</w:t>
      </w:r>
    </w:p>
    <w:p w14:paraId="0084D731" w14:textId="77777777" w:rsidR="0005688B" w:rsidRDefault="0005688B" w:rsidP="00231F6C">
      <w:pPr>
        <w:numPr>
          <w:ilvl w:val="0"/>
          <w:numId w:val="21"/>
        </w:numPr>
      </w:pPr>
      <w:r w:rsidRPr="0005688B">
        <w:rPr>
          <w:i/>
        </w:rPr>
        <w:t>Uiterlijk van de tekening</w:t>
      </w:r>
      <w:r>
        <w:t xml:space="preserve">: afspraken met betrekking tot onder andere toegestane afmetingen van het tekenblad, kaders, tekststijlen, </w:t>
      </w:r>
      <w:proofErr w:type="spellStart"/>
      <w:r>
        <w:t>bemating</w:t>
      </w:r>
      <w:r w:rsidR="00B40D83">
        <w:t>s</w:t>
      </w:r>
      <w:r>
        <w:t>stijlen</w:t>
      </w:r>
      <w:proofErr w:type="spellEnd"/>
      <w:r>
        <w:t xml:space="preserve"> en lettertypen;</w:t>
      </w:r>
    </w:p>
    <w:p w14:paraId="0084D732" w14:textId="77777777" w:rsidR="0005688B" w:rsidRDefault="0005688B" w:rsidP="00231F6C">
      <w:pPr>
        <w:numPr>
          <w:ilvl w:val="0"/>
          <w:numId w:val="21"/>
        </w:numPr>
      </w:pPr>
      <w:r>
        <w:rPr>
          <w:i/>
        </w:rPr>
        <w:t>Ordening/</w:t>
      </w:r>
      <w:r w:rsidR="003E03CE">
        <w:rPr>
          <w:i/>
        </w:rPr>
        <w:t>codering</w:t>
      </w:r>
      <w:r>
        <w:rPr>
          <w:i/>
        </w:rPr>
        <w:t xml:space="preserve"> en representatie van objecten</w:t>
      </w:r>
      <w:r w:rsidRPr="0005688B">
        <w:t>:</w:t>
      </w:r>
      <w:r>
        <w:t xml:space="preserve"> afspraken met betrekking tot de wijze waarop informatie binnen een tekening </w:t>
      </w:r>
      <w:r w:rsidR="00141FB0">
        <w:t xml:space="preserve">in lagen </w:t>
      </w:r>
      <w:r>
        <w:t>wordt geordend.</w:t>
      </w:r>
    </w:p>
    <w:p w14:paraId="0084D733" w14:textId="77777777" w:rsidR="0005688B" w:rsidRDefault="0005688B" w:rsidP="0005688B"/>
    <w:p w14:paraId="0084D734" w14:textId="77777777" w:rsidR="00592F98" w:rsidRPr="00CA6DCC" w:rsidRDefault="00592F98" w:rsidP="0005688B">
      <w:pPr>
        <w:rPr>
          <w:color w:val="000000" w:themeColor="text1"/>
        </w:rPr>
      </w:pPr>
      <w:r w:rsidRPr="00CA6DCC">
        <w:rPr>
          <w:color w:val="000000" w:themeColor="text1"/>
        </w:rPr>
        <w:t>Bij de ontwikkeling van de NLCS is zoveel mogelijk gebruik gemaakt van toepasselijke NEN(-EN-ISO) normen. Waar discrepanties optreden tussen de voorschriften van de NLCS en bepalingen in NEN normen, prevaleert de NLCS. Voor onderwerpen waarvoor de NLCS geen voorschriften bevat, maar waarvoor wel bepalingen in NEN normen zijn opgenomen, gelden deze NEN normen.</w:t>
      </w:r>
    </w:p>
    <w:p w14:paraId="0084D735" w14:textId="77777777" w:rsidR="0005688B" w:rsidRDefault="007F44CF" w:rsidP="001513DC">
      <w:pPr>
        <w:pStyle w:val="Kop1"/>
      </w:pPr>
      <w:r>
        <w:br w:type="page"/>
      </w:r>
      <w:bookmarkStart w:id="43" w:name="_Toc90923583"/>
      <w:r w:rsidR="00EC4295">
        <w:rPr>
          <w:rFonts w:ascii="ZWAdobeF" w:hAnsi="ZWAdobeF" w:cs="ZWAdobeF"/>
          <w:spacing w:val="0"/>
          <w:sz w:val="2"/>
          <w:szCs w:val="2"/>
        </w:rPr>
        <w:lastRenderedPageBreak/>
        <w:t>4B</w:t>
      </w:r>
      <w:r w:rsidR="0005688B">
        <w:t>2.</w:t>
      </w:r>
      <w:r w:rsidR="0005688B">
        <w:tab/>
      </w:r>
      <w:r w:rsidR="002816DE">
        <w:t>Metadata</w:t>
      </w:r>
      <w:bookmarkEnd w:id="43"/>
    </w:p>
    <w:p w14:paraId="0084D736" w14:textId="77777777" w:rsidR="007F44CF" w:rsidRDefault="00EC4295" w:rsidP="007B04F1">
      <w:pPr>
        <w:pStyle w:val="Kop3"/>
      </w:pPr>
      <w:bookmarkStart w:id="44" w:name="_Toc90923584"/>
      <w:r>
        <w:rPr>
          <w:rFonts w:ascii="ZWAdobeF" w:hAnsi="ZWAdobeF" w:cs="ZWAdobeF"/>
          <w:b w:val="0"/>
          <w:sz w:val="2"/>
          <w:szCs w:val="2"/>
        </w:rPr>
        <w:t>10B</w:t>
      </w:r>
      <w:r w:rsidR="007F44CF">
        <w:t xml:space="preserve">2.1 </w:t>
      </w:r>
      <w:r w:rsidR="007F44CF">
        <w:tab/>
      </w:r>
      <w:r w:rsidR="007F44CF" w:rsidRPr="007B04F1">
        <w:t>Definitie</w:t>
      </w:r>
      <w:r w:rsidR="007F44CF">
        <w:t xml:space="preserve"> Metadata</w:t>
      </w:r>
      <w:bookmarkEnd w:id="44"/>
    </w:p>
    <w:p w14:paraId="0084D737" w14:textId="77777777" w:rsidR="00D330CE" w:rsidRDefault="007F44CF" w:rsidP="00231F6C">
      <w:pPr>
        <w:numPr>
          <w:ilvl w:val="0"/>
          <w:numId w:val="24"/>
        </w:numPr>
      </w:pPr>
      <w:r>
        <w:t xml:space="preserve">Onder “Metadata” wordt in NLCS verstaan: de (minimale) set van informatie over een tekening die noodzakelijk is voor adequaat document management. </w:t>
      </w:r>
    </w:p>
    <w:p w14:paraId="0084D738" w14:textId="77777777" w:rsidR="00D330CE" w:rsidRDefault="00D330CE" w:rsidP="00231F6C">
      <w:pPr>
        <w:numPr>
          <w:ilvl w:val="0"/>
          <w:numId w:val="24"/>
        </w:numPr>
      </w:pPr>
      <w:r>
        <w:t xml:space="preserve">Metadata worden als regel opgenomen in het titelblok van de tekening. </w:t>
      </w:r>
    </w:p>
    <w:p w14:paraId="0084D739" w14:textId="77777777" w:rsidR="00D330CE" w:rsidRDefault="00D330CE" w:rsidP="00231F6C">
      <w:pPr>
        <w:numPr>
          <w:ilvl w:val="0"/>
          <w:numId w:val="24"/>
        </w:numPr>
      </w:pPr>
      <w:r>
        <w:t>Attribuutnamen die worden gebruikt voor Metadata, mogen zowel in het Nederlands als in het Engels zijn.</w:t>
      </w:r>
    </w:p>
    <w:p w14:paraId="0084D73A" w14:textId="77777777" w:rsidR="00F220F6" w:rsidRDefault="00D330CE" w:rsidP="00D330CE">
      <w:pPr>
        <w:pStyle w:val="Kop3"/>
      </w:pPr>
      <w:bookmarkStart w:id="45" w:name="_Toc90923585"/>
      <w:r>
        <w:t>2.2</w:t>
      </w:r>
      <w:r>
        <w:tab/>
        <w:t>Inhoud Metadata</w:t>
      </w:r>
      <w:bookmarkEnd w:id="45"/>
    </w:p>
    <w:p w14:paraId="0084D73B" w14:textId="77777777" w:rsidR="007F44CF" w:rsidRDefault="007F44CF" w:rsidP="00231F6C">
      <w:pPr>
        <w:numPr>
          <w:ilvl w:val="0"/>
          <w:numId w:val="25"/>
        </w:numPr>
      </w:pPr>
      <w:r>
        <w:t xml:space="preserve">Wat betreft de </w:t>
      </w:r>
      <w:r w:rsidR="00C65234">
        <w:t>inhoud van de Metadata in digitale tekeningen</w:t>
      </w:r>
      <w:r>
        <w:t xml:space="preserve"> conformeert </w:t>
      </w:r>
      <w:r w:rsidR="00395DA0">
        <w:t xml:space="preserve">de </w:t>
      </w:r>
      <w:r>
        <w:t xml:space="preserve">NLCS zich aan </w:t>
      </w:r>
      <w:r w:rsidR="00C65234">
        <w:t>NEN-EN-ISO 7200:2004 “Gegevensvelden in titelblokken”.</w:t>
      </w:r>
      <w:r w:rsidR="00C65234" w:rsidRPr="00C65234">
        <w:t xml:space="preserve"> </w:t>
      </w:r>
      <w:r w:rsidR="00C65234">
        <w:t>Deze norm onderscheidt identificerende en beschrijvende velden. Bepaalde gegevensvelden zijn verplicht, andere kunnen naar keuze wel of niet worden gebruikt. De informatie in de verplichte gegevensvelden is minimaal noodzakelijk voor het document management.</w:t>
      </w:r>
      <w:r w:rsidR="00054E0D">
        <w:t xml:space="preserve"> </w:t>
      </w:r>
    </w:p>
    <w:p w14:paraId="0084D73C" w14:textId="77777777" w:rsidR="00054E0D" w:rsidRPr="00032E2B" w:rsidRDefault="00054E0D" w:rsidP="00231F6C">
      <w:pPr>
        <w:numPr>
          <w:ilvl w:val="0"/>
          <w:numId w:val="25"/>
        </w:numPr>
      </w:pPr>
      <w:r>
        <w:t xml:space="preserve">NEN-EN-ISO 7200 onderscheidt de volgende identificerende </w:t>
      </w:r>
      <w:r w:rsidRPr="00032E2B">
        <w:t>gegevensvelden</w:t>
      </w:r>
      <w:r w:rsidR="00F4768B" w:rsidRPr="00032E2B">
        <w:t xml:space="preserve"> (de </w:t>
      </w:r>
      <w:proofErr w:type="spellStart"/>
      <w:r w:rsidR="00F4768B" w:rsidRPr="00032E2B">
        <w:t>tagnaam</w:t>
      </w:r>
      <w:proofErr w:type="spellEnd"/>
      <w:r w:rsidR="00F4768B" w:rsidRPr="00032E2B">
        <w:t xml:space="preserve"> / attribuutnaam is een NLCS-specifieke toevoeging)</w:t>
      </w:r>
      <w:r w:rsidRPr="00032E2B">
        <w:t>.</w:t>
      </w:r>
    </w:p>
    <w:p w14:paraId="0084D73D" w14:textId="77777777" w:rsidR="00054E0D" w:rsidRDefault="00054E0D" w:rsidP="00054E0D"/>
    <w:tbl>
      <w:tblPr>
        <w:tblW w:w="1020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3261"/>
        <w:gridCol w:w="1134"/>
        <w:gridCol w:w="1275"/>
        <w:gridCol w:w="1134"/>
        <w:gridCol w:w="1418"/>
      </w:tblGrid>
      <w:tr w:rsidR="00086926" w14:paraId="0084D745" w14:textId="77777777" w:rsidTr="00086926">
        <w:trPr>
          <w:tblHeader/>
        </w:trPr>
        <w:tc>
          <w:tcPr>
            <w:tcW w:w="1985" w:type="dxa"/>
            <w:tcBorders>
              <w:top w:val="single" w:sz="12" w:space="0" w:color="auto"/>
              <w:left w:val="single" w:sz="12" w:space="0" w:color="auto"/>
              <w:bottom w:val="single" w:sz="12" w:space="0" w:color="auto"/>
              <w:right w:val="single" w:sz="6" w:space="0" w:color="auto"/>
            </w:tcBorders>
            <w:shd w:val="clear" w:color="auto" w:fill="C6D9F1"/>
          </w:tcPr>
          <w:p w14:paraId="0084D73E" w14:textId="77777777" w:rsidR="00086926" w:rsidRDefault="00086926" w:rsidP="00D164CD">
            <w:r>
              <w:t xml:space="preserve">Veldnaam </w:t>
            </w:r>
          </w:p>
        </w:tc>
        <w:tc>
          <w:tcPr>
            <w:tcW w:w="3261" w:type="dxa"/>
            <w:tcBorders>
              <w:top w:val="single" w:sz="12" w:space="0" w:color="auto"/>
              <w:left w:val="single" w:sz="6" w:space="0" w:color="auto"/>
              <w:bottom w:val="single" w:sz="12" w:space="0" w:color="auto"/>
              <w:right w:val="single" w:sz="6" w:space="0" w:color="auto"/>
            </w:tcBorders>
            <w:shd w:val="clear" w:color="auto" w:fill="C6D9F1"/>
          </w:tcPr>
          <w:p w14:paraId="0084D73F" w14:textId="77777777" w:rsidR="00086926" w:rsidRPr="00032E2B" w:rsidRDefault="00086926" w:rsidP="00086926">
            <w:pPr>
              <w:jc w:val="center"/>
            </w:pPr>
            <w:proofErr w:type="spellStart"/>
            <w:r w:rsidRPr="00032E2B">
              <w:t>Tagnaam</w:t>
            </w:r>
            <w:proofErr w:type="spellEnd"/>
            <w:r w:rsidRPr="00032E2B">
              <w:t xml:space="preserve"> / attribuutnaam</w:t>
            </w:r>
          </w:p>
          <w:p w14:paraId="0084D740" w14:textId="77777777" w:rsidR="00D56106" w:rsidRPr="00032E2B" w:rsidRDefault="00D56106" w:rsidP="00086926">
            <w:pPr>
              <w:jc w:val="center"/>
            </w:pPr>
            <w:r w:rsidRPr="00032E2B">
              <w:t>(NL</w:t>
            </w:r>
            <w:r w:rsidR="00946FBE" w:rsidRPr="00032E2B">
              <w:t>, mag ook in Engels)</w:t>
            </w:r>
          </w:p>
        </w:tc>
        <w:tc>
          <w:tcPr>
            <w:tcW w:w="1134" w:type="dxa"/>
            <w:tcBorders>
              <w:top w:val="single" w:sz="12" w:space="0" w:color="auto"/>
              <w:left w:val="single" w:sz="6" w:space="0" w:color="auto"/>
              <w:bottom w:val="single" w:sz="12" w:space="0" w:color="auto"/>
              <w:right w:val="single" w:sz="6" w:space="0" w:color="auto"/>
            </w:tcBorders>
            <w:shd w:val="clear" w:color="auto" w:fill="C6D9F1"/>
          </w:tcPr>
          <w:p w14:paraId="0084D741" w14:textId="77777777" w:rsidR="00086926" w:rsidRDefault="00086926" w:rsidP="00D164CD">
            <w:pPr>
              <w:jc w:val="center"/>
            </w:pPr>
            <w:r>
              <w:t>Taal-afhankelijk</w:t>
            </w:r>
          </w:p>
        </w:tc>
        <w:tc>
          <w:tcPr>
            <w:tcW w:w="1275" w:type="dxa"/>
            <w:tcBorders>
              <w:top w:val="single" w:sz="12" w:space="0" w:color="auto"/>
              <w:left w:val="single" w:sz="6" w:space="0" w:color="auto"/>
              <w:bottom w:val="single" w:sz="12" w:space="0" w:color="auto"/>
              <w:right w:val="single" w:sz="6" w:space="0" w:color="auto"/>
            </w:tcBorders>
            <w:shd w:val="clear" w:color="auto" w:fill="C6D9F1"/>
          </w:tcPr>
          <w:p w14:paraId="0084D742" w14:textId="77777777" w:rsidR="00086926" w:rsidRDefault="00086926" w:rsidP="00D164CD">
            <w:pPr>
              <w:jc w:val="center"/>
            </w:pPr>
            <w:r>
              <w:t>Aanbevolen tekens</w:t>
            </w:r>
          </w:p>
        </w:tc>
        <w:tc>
          <w:tcPr>
            <w:tcW w:w="1134" w:type="dxa"/>
            <w:tcBorders>
              <w:top w:val="single" w:sz="12" w:space="0" w:color="auto"/>
              <w:left w:val="single" w:sz="6" w:space="0" w:color="auto"/>
              <w:bottom w:val="single" w:sz="12" w:space="0" w:color="auto"/>
              <w:right w:val="single" w:sz="6" w:space="0" w:color="auto"/>
            </w:tcBorders>
            <w:shd w:val="clear" w:color="auto" w:fill="C6D9F1"/>
          </w:tcPr>
          <w:p w14:paraId="0084D743" w14:textId="77777777" w:rsidR="00086926" w:rsidRDefault="00086926" w:rsidP="00D164CD">
            <w:pPr>
              <w:jc w:val="center"/>
            </w:pPr>
            <w:r>
              <w:t>Verplicht</w:t>
            </w:r>
          </w:p>
        </w:tc>
        <w:tc>
          <w:tcPr>
            <w:tcW w:w="1418" w:type="dxa"/>
            <w:tcBorders>
              <w:top w:val="single" w:sz="12" w:space="0" w:color="auto"/>
              <w:left w:val="single" w:sz="6" w:space="0" w:color="auto"/>
              <w:bottom w:val="single" w:sz="12" w:space="0" w:color="auto"/>
              <w:right w:val="single" w:sz="12" w:space="0" w:color="auto"/>
            </w:tcBorders>
            <w:shd w:val="clear" w:color="auto" w:fill="C6D9F1"/>
          </w:tcPr>
          <w:p w14:paraId="0084D744" w14:textId="77777777" w:rsidR="00086926" w:rsidRDefault="00086926" w:rsidP="00D164CD">
            <w:pPr>
              <w:jc w:val="center"/>
            </w:pPr>
            <w:r>
              <w:t>Verplicht voor document management.</w:t>
            </w:r>
          </w:p>
        </w:tc>
      </w:tr>
      <w:tr w:rsidR="00086926" w14:paraId="0084D74C" w14:textId="77777777" w:rsidTr="00086926">
        <w:tc>
          <w:tcPr>
            <w:tcW w:w="1985" w:type="dxa"/>
            <w:tcBorders>
              <w:top w:val="single" w:sz="12" w:space="0" w:color="auto"/>
            </w:tcBorders>
          </w:tcPr>
          <w:p w14:paraId="0084D746" w14:textId="77777777" w:rsidR="00086926" w:rsidRDefault="00086926" w:rsidP="00D164CD">
            <w:r>
              <w:t>Wettige eigenaar</w:t>
            </w:r>
          </w:p>
        </w:tc>
        <w:tc>
          <w:tcPr>
            <w:tcW w:w="3261" w:type="dxa"/>
            <w:tcBorders>
              <w:top w:val="single" w:sz="12" w:space="0" w:color="auto"/>
            </w:tcBorders>
          </w:tcPr>
          <w:p w14:paraId="0084D747"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NL_META_EIGENAAR</w:t>
            </w:r>
          </w:p>
        </w:tc>
        <w:tc>
          <w:tcPr>
            <w:tcW w:w="1134" w:type="dxa"/>
            <w:tcBorders>
              <w:top w:val="single" w:sz="12" w:space="0" w:color="auto"/>
            </w:tcBorders>
          </w:tcPr>
          <w:p w14:paraId="0084D748" w14:textId="77777777" w:rsidR="00086926" w:rsidRDefault="00086926" w:rsidP="00D164CD">
            <w:pPr>
              <w:jc w:val="center"/>
            </w:pPr>
            <w:r>
              <w:t>-</w:t>
            </w:r>
          </w:p>
        </w:tc>
        <w:tc>
          <w:tcPr>
            <w:tcW w:w="1275" w:type="dxa"/>
            <w:tcBorders>
              <w:top w:val="single" w:sz="12" w:space="0" w:color="auto"/>
            </w:tcBorders>
          </w:tcPr>
          <w:p w14:paraId="0084D749" w14:textId="77777777" w:rsidR="00086926" w:rsidRDefault="00F4768B" w:rsidP="00086926">
            <w:pPr>
              <w:jc w:val="center"/>
            </w:pPr>
            <w:r>
              <w:t>-</w:t>
            </w:r>
          </w:p>
        </w:tc>
        <w:tc>
          <w:tcPr>
            <w:tcW w:w="1134" w:type="dxa"/>
            <w:tcBorders>
              <w:top w:val="single" w:sz="12" w:space="0" w:color="auto"/>
            </w:tcBorders>
          </w:tcPr>
          <w:p w14:paraId="0084D74A" w14:textId="77777777" w:rsidR="00086926" w:rsidRDefault="00086926" w:rsidP="00D164CD">
            <w:pPr>
              <w:jc w:val="center"/>
            </w:pPr>
            <w:r>
              <w:t>ja</w:t>
            </w:r>
          </w:p>
        </w:tc>
        <w:tc>
          <w:tcPr>
            <w:tcW w:w="1418" w:type="dxa"/>
            <w:tcBorders>
              <w:top w:val="single" w:sz="12" w:space="0" w:color="auto"/>
            </w:tcBorders>
          </w:tcPr>
          <w:p w14:paraId="0084D74B" w14:textId="77777777" w:rsidR="00086926" w:rsidRDefault="00086926" w:rsidP="00D164CD">
            <w:pPr>
              <w:jc w:val="center"/>
            </w:pPr>
            <w:r>
              <w:t>ja</w:t>
            </w:r>
          </w:p>
        </w:tc>
      </w:tr>
      <w:tr w:rsidR="00086926" w14:paraId="0084D753" w14:textId="77777777" w:rsidTr="00086926">
        <w:tc>
          <w:tcPr>
            <w:tcW w:w="1985" w:type="dxa"/>
          </w:tcPr>
          <w:p w14:paraId="0084D74D" w14:textId="77777777" w:rsidR="00086926" w:rsidRDefault="00086926" w:rsidP="00D164CD">
            <w:r>
              <w:t>Identificatienummer</w:t>
            </w:r>
          </w:p>
        </w:tc>
        <w:tc>
          <w:tcPr>
            <w:tcW w:w="3261" w:type="dxa"/>
          </w:tcPr>
          <w:p w14:paraId="0084D74E"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NL_META_ID_NUMMER</w:t>
            </w:r>
          </w:p>
        </w:tc>
        <w:tc>
          <w:tcPr>
            <w:tcW w:w="1134" w:type="dxa"/>
          </w:tcPr>
          <w:p w14:paraId="0084D74F" w14:textId="77777777" w:rsidR="00086926" w:rsidRDefault="00086926" w:rsidP="00D164CD">
            <w:pPr>
              <w:jc w:val="center"/>
            </w:pPr>
            <w:r>
              <w:t>nee</w:t>
            </w:r>
          </w:p>
        </w:tc>
        <w:tc>
          <w:tcPr>
            <w:tcW w:w="1275" w:type="dxa"/>
          </w:tcPr>
          <w:p w14:paraId="0084D750" w14:textId="77777777" w:rsidR="00086926" w:rsidRDefault="00086926" w:rsidP="00D164CD">
            <w:pPr>
              <w:jc w:val="center"/>
            </w:pPr>
            <w:r>
              <w:t>16</w:t>
            </w:r>
          </w:p>
        </w:tc>
        <w:tc>
          <w:tcPr>
            <w:tcW w:w="1134" w:type="dxa"/>
          </w:tcPr>
          <w:p w14:paraId="0084D751" w14:textId="77777777" w:rsidR="00086926" w:rsidRDefault="00086926" w:rsidP="00D164CD">
            <w:pPr>
              <w:jc w:val="center"/>
            </w:pPr>
            <w:r>
              <w:t>ja</w:t>
            </w:r>
          </w:p>
        </w:tc>
        <w:tc>
          <w:tcPr>
            <w:tcW w:w="1418" w:type="dxa"/>
          </w:tcPr>
          <w:p w14:paraId="0084D752" w14:textId="77777777" w:rsidR="00086926" w:rsidRDefault="00086926" w:rsidP="00D164CD">
            <w:pPr>
              <w:jc w:val="center"/>
            </w:pPr>
            <w:r>
              <w:t>ja</w:t>
            </w:r>
          </w:p>
        </w:tc>
      </w:tr>
      <w:tr w:rsidR="00086926" w14:paraId="0084D75A" w14:textId="77777777" w:rsidTr="00086926">
        <w:tc>
          <w:tcPr>
            <w:tcW w:w="1985" w:type="dxa"/>
          </w:tcPr>
          <w:p w14:paraId="0084D754" w14:textId="77777777" w:rsidR="00086926" w:rsidRDefault="00086926" w:rsidP="00D164CD">
            <w:r>
              <w:t>Wijzigingsindex</w:t>
            </w:r>
          </w:p>
        </w:tc>
        <w:tc>
          <w:tcPr>
            <w:tcW w:w="3261" w:type="dxa"/>
          </w:tcPr>
          <w:p w14:paraId="0084D755"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NL_META_REVISIE</w:t>
            </w:r>
          </w:p>
        </w:tc>
        <w:tc>
          <w:tcPr>
            <w:tcW w:w="1134" w:type="dxa"/>
          </w:tcPr>
          <w:p w14:paraId="0084D756" w14:textId="77777777" w:rsidR="00086926" w:rsidRDefault="00086926" w:rsidP="00D164CD">
            <w:pPr>
              <w:jc w:val="center"/>
            </w:pPr>
            <w:r>
              <w:t>nee</w:t>
            </w:r>
          </w:p>
        </w:tc>
        <w:tc>
          <w:tcPr>
            <w:tcW w:w="1275" w:type="dxa"/>
          </w:tcPr>
          <w:p w14:paraId="0084D757" w14:textId="77777777" w:rsidR="00086926" w:rsidRDefault="00086926" w:rsidP="00D164CD">
            <w:pPr>
              <w:jc w:val="center"/>
            </w:pPr>
            <w:r>
              <w:t>2</w:t>
            </w:r>
          </w:p>
        </w:tc>
        <w:tc>
          <w:tcPr>
            <w:tcW w:w="1134" w:type="dxa"/>
          </w:tcPr>
          <w:p w14:paraId="0084D758" w14:textId="77777777" w:rsidR="00086926" w:rsidRDefault="00086926" w:rsidP="00D164CD">
            <w:pPr>
              <w:jc w:val="center"/>
            </w:pPr>
            <w:r>
              <w:t>nee</w:t>
            </w:r>
          </w:p>
        </w:tc>
        <w:tc>
          <w:tcPr>
            <w:tcW w:w="1418" w:type="dxa"/>
          </w:tcPr>
          <w:p w14:paraId="0084D759" w14:textId="77777777" w:rsidR="00086926" w:rsidRDefault="00086926" w:rsidP="00D164CD">
            <w:pPr>
              <w:jc w:val="center"/>
            </w:pPr>
            <w:r>
              <w:t>nee</w:t>
            </w:r>
          </w:p>
        </w:tc>
      </w:tr>
      <w:tr w:rsidR="00086926" w14:paraId="0084D761" w14:textId="77777777" w:rsidTr="00086926">
        <w:tc>
          <w:tcPr>
            <w:tcW w:w="1985" w:type="dxa"/>
          </w:tcPr>
          <w:p w14:paraId="0084D75B" w14:textId="77777777" w:rsidR="00086926" w:rsidRDefault="00086926" w:rsidP="00D164CD">
            <w:r>
              <w:t>Uitgavedatum</w:t>
            </w:r>
          </w:p>
        </w:tc>
        <w:tc>
          <w:tcPr>
            <w:tcW w:w="3261" w:type="dxa"/>
          </w:tcPr>
          <w:p w14:paraId="0084D75C"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NL_META_UITGAVE</w:t>
            </w:r>
          </w:p>
        </w:tc>
        <w:tc>
          <w:tcPr>
            <w:tcW w:w="1134" w:type="dxa"/>
          </w:tcPr>
          <w:p w14:paraId="0084D75D" w14:textId="77777777" w:rsidR="00086926" w:rsidRDefault="00086926" w:rsidP="00D164CD">
            <w:pPr>
              <w:jc w:val="center"/>
            </w:pPr>
            <w:r>
              <w:t>nee</w:t>
            </w:r>
          </w:p>
        </w:tc>
        <w:tc>
          <w:tcPr>
            <w:tcW w:w="1275" w:type="dxa"/>
          </w:tcPr>
          <w:p w14:paraId="0084D75E" w14:textId="77777777" w:rsidR="00086926" w:rsidRDefault="00086926" w:rsidP="00D164CD">
            <w:pPr>
              <w:jc w:val="center"/>
            </w:pPr>
            <w:r>
              <w:t>10</w:t>
            </w:r>
          </w:p>
        </w:tc>
        <w:tc>
          <w:tcPr>
            <w:tcW w:w="1134" w:type="dxa"/>
          </w:tcPr>
          <w:p w14:paraId="0084D75F" w14:textId="77777777" w:rsidR="00086926" w:rsidRDefault="00086926" w:rsidP="00D164CD">
            <w:pPr>
              <w:jc w:val="center"/>
            </w:pPr>
            <w:r>
              <w:t>ja</w:t>
            </w:r>
          </w:p>
        </w:tc>
        <w:tc>
          <w:tcPr>
            <w:tcW w:w="1418" w:type="dxa"/>
          </w:tcPr>
          <w:p w14:paraId="0084D760" w14:textId="77777777" w:rsidR="00086926" w:rsidRDefault="00086926" w:rsidP="00D164CD">
            <w:pPr>
              <w:jc w:val="center"/>
            </w:pPr>
            <w:r>
              <w:t>ja</w:t>
            </w:r>
          </w:p>
        </w:tc>
      </w:tr>
      <w:tr w:rsidR="00086926" w14:paraId="0084D769" w14:textId="77777777" w:rsidTr="00086926">
        <w:tc>
          <w:tcPr>
            <w:tcW w:w="1985" w:type="dxa"/>
          </w:tcPr>
          <w:p w14:paraId="0084D762" w14:textId="77777777" w:rsidR="00086926" w:rsidRPr="00EF7C0A" w:rsidRDefault="00332EE9" w:rsidP="00D164CD">
            <w:pPr>
              <w:rPr>
                <w:color w:val="000000" w:themeColor="text1"/>
              </w:rPr>
            </w:pPr>
            <w:r w:rsidRPr="00EF7C0A">
              <w:rPr>
                <w:color w:val="000000" w:themeColor="text1"/>
              </w:rPr>
              <w:t>Segment</w:t>
            </w:r>
            <w:r w:rsidR="00086926" w:rsidRPr="00EF7C0A">
              <w:rPr>
                <w:color w:val="000000" w:themeColor="text1"/>
              </w:rPr>
              <w:t>-</w:t>
            </w:r>
            <w:r w:rsidRPr="00EF7C0A">
              <w:rPr>
                <w:color w:val="000000" w:themeColor="text1"/>
              </w:rPr>
              <w:t xml:space="preserve"> of </w:t>
            </w:r>
            <w:r w:rsidR="00086926" w:rsidRPr="00EF7C0A">
              <w:rPr>
                <w:color w:val="000000" w:themeColor="text1"/>
              </w:rPr>
              <w:t>bladnummer</w:t>
            </w:r>
          </w:p>
        </w:tc>
        <w:tc>
          <w:tcPr>
            <w:tcW w:w="3261" w:type="dxa"/>
          </w:tcPr>
          <w:p w14:paraId="0084D763"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NL_META_DOCUMENTNR</w:t>
            </w:r>
            <w:r w:rsidR="00332EE9" w:rsidRPr="00B40D83">
              <w:rPr>
                <w:rStyle w:val="CharacterStyle1"/>
                <w:color w:val="0070C0"/>
                <w:sz w:val="18"/>
                <w:szCs w:val="18"/>
              </w:rPr>
              <w:t xml:space="preserve"> of</w:t>
            </w:r>
          </w:p>
          <w:p w14:paraId="0084D764" w14:textId="77777777" w:rsidR="00332EE9" w:rsidRPr="00B40D83" w:rsidRDefault="00332EE9"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NL_META_BLADNUMMER</w:t>
            </w:r>
          </w:p>
        </w:tc>
        <w:tc>
          <w:tcPr>
            <w:tcW w:w="1134" w:type="dxa"/>
          </w:tcPr>
          <w:p w14:paraId="0084D765" w14:textId="77777777" w:rsidR="00086926" w:rsidRDefault="00086926" w:rsidP="00D164CD">
            <w:pPr>
              <w:jc w:val="center"/>
            </w:pPr>
            <w:r>
              <w:t>nee</w:t>
            </w:r>
          </w:p>
        </w:tc>
        <w:tc>
          <w:tcPr>
            <w:tcW w:w="1275" w:type="dxa"/>
          </w:tcPr>
          <w:p w14:paraId="0084D766" w14:textId="77777777" w:rsidR="00086926" w:rsidRDefault="00086926" w:rsidP="00D164CD">
            <w:pPr>
              <w:jc w:val="center"/>
            </w:pPr>
            <w:r>
              <w:t>4</w:t>
            </w:r>
          </w:p>
        </w:tc>
        <w:tc>
          <w:tcPr>
            <w:tcW w:w="1134" w:type="dxa"/>
          </w:tcPr>
          <w:p w14:paraId="0084D767" w14:textId="77777777" w:rsidR="00086926" w:rsidRDefault="00086926" w:rsidP="00D164CD">
            <w:pPr>
              <w:jc w:val="center"/>
            </w:pPr>
            <w:r>
              <w:t>ja</w:t>
            </w:r>
          </w:p>
        </w:tc>
        <w:tc>
          <w:tcPr>
            <w:tcW w:w="1418" w:type="dxa"/>
          </w:tcPr>
          <w:p w14:paraId="0084D768" w14:textId="77777777" w:rsidR="00086926" w:rsidRDefault="00086926" w:rsidP="00D164CD">
            <w:pPr>
              <w:jc w:val="center"/>
            </w:pPr>
            <w:r>
              <w:t>ja</w:t>
            </w:r>
          </w:p>
        </w:tc>
      </w:tr>
      <w:tr w:rsidR="00086926" w14:paraId="0084D771" w14:textId="77777777" w:rsidTr="00086926">
        <w:tc>
          <w:tcPr>
            <w:tcW w:w="1985" w:type="dxa"/>
          </w:tcPr>
          <w:p w14:paraId="0084D76A" w14:textId="77777777" w:rsidR="00086926" w:rsidRPr="00EF7C0A" w:rsidRDefault="00086926" w:rsidP="00332EE9">
            <w:pPr>
              <w:rPr>
                <w:color w:val="000000" w:themeColor="text1"/>
              </w:rPr>
            </w:pPr>
            <w:r w:rsidRPr="00EF7C0A">
              <w:rPr>
                <w:color w:val="000000" w:themeColor="text1"/>
              </w:rPr>
              <w:t>Aantal segmenten</w:t>
            </w:r>
            <w:r w:rsidR="00332EE9" w:rsidRPr="00EF7C0A">
              <w:rPr>
                <w:color w:val="000000" w:themeColor="text1"/>
              </w:rPr>
              <w:t xml:space="preserve"> of </w:t>
            </w:r>
            <w:r w:rsidRPr="00EF7C0A">
              <w:rPr>
                <w:color w:val="000000" w:themeColor="text1"/>
              </w:rPr>
              <w:t>bladen</w:t>
            </w:r>
          </w:p>
        </w:tc>
        <w:tc>
          <w:tcPr>
            <w:tcW w:w="3261" w:type="dxa"/>
          </w:tcPr>
          <w:p w14:paraId="0084D76B"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w:t>
            </w:r>
            <w:commentRangeStart w:id="46"/>
            <w:commentRangeStart w:id="47"/>
            <w:r w:rsidRPr="00B40D83">
              <w:rPr>
                <w:rStyle w:val="CharacterStyle1"/>
                <w:color w:val="0070C0"/>
                <w:sz w:val="18"/>
                <w:szCs w:val="18"/>
              </w:rPr>
              <w:t>SEGM-BLADEN</w:t>
            </w:r>
            <w:r w:rsidR="00332EE9" w:rsidRPr="00B40D83">
              <w:rPr>
                <w:rStyle w:val="CharacterStyle1"/>
                <w:color w:val="0070C0"/>
                <w:sz w:val="18"/>
                <w:szCs w:val="18"/>
              </w:rPr>
              <w:t xml:space="preserve"> of</w:t>
            </w:r>
            <w:commentRangeEnd w:id="46"/>
            <w:r w:rsidR="003C145A">
              <w:rPr>
                <w:rStyle w:val="Verwijzingopmerking"/>
              </w:rPr>
              <w:commentReference w:id="46"/>
            </w:r>
            <w:commentRangeEnd w:id="47"/>
            <w:r w:rsidR="00AE73A1">
              <w:rPr>
                <w:rStyle w:val="Verwijzingopmerking"/>
              </w:rPr>
              <w:commentReference w:id="47"/>
            </w:r>
          </w:p>
          <w:p w14:paraId="0084D76C" w14:textId="77777777" w:rsidR="00332EE9" w:rsidRPr="00B40D83" w:rsidRDefault="00332EE9" w:rsidP="00332EE9">
            <w:pPr>
              <w:pStyle w:val="Style1"/>
              <w:kinsoku w:val="0"/>
              <w:autoSpaceDE/>
              <w:autoSpaceDN/>
              <w:adjustRightInd/>
              <w:rPr>
                <w:rStyle w:val="CharacterStyle1"/>
                <w:color w:val="0070C0"/>
                <w:sz w:val="18"/>
                <w:szCs w:val="18"/>
              </w:rPr>
            </w:pPr>
            <w:r w:rsidRPr="00B40D83">
              <w:rPr>
                <w:rStyle w:val="CharacterStyle1"/>
                <w:color w:val="0070C0"/>
                <w:sz w:val="18"/>
                <w:szCs w:val="18"/>
              </w:rPr>
              <w:t>NL_META_AANTAL_BLADEN</w:t>
            </w:r>
          </w:p>
        </w:tc>
        <w:tc>
          <w:tcPr>
            <w:tcW w:w="1134" w:type="dxa"/>
          </w:tcPr>
          <w:p w14:paraId="0084D76D" w14:textId="77777777" w:rsidR="00086926" w:rsidRDefault="00086926" w:rsidP="00D164CD">
            <w:pPr>
              <w:jc w:val="center"/>
            </w:pPr>
            <w:r>
              <w:t>nee</w:t>
            </w:r>
          </w:p>
        </w:tc>
        <w:tc>
          <w:tcPr>
            <w:tcW w:w="1275" w:type="dxa"/>
          </w:tcPr>
          <w:p w14:paraId="0084D76E" w14:textId="77777777" w:rsidR="00086926" w:rsidRDefault="00086926" w:rsidP="00D164CD">
            <w:pPr>
              <w:jc w:val="center"/>
            </w:pPr>
            <w:r>
              <w:t>4</w:t>
            </w:r>
          </w:p>
        </w:tc>
        <w:tc>
          <w:tcPr>
            <w:tcW w:w="1134" w:type="dxa"/>
          </w:tcPr>
          <w:p w14:paraId="0084D76F" w14:textId="77777777" w:rsidR="00086926" w:rsidRDefault="00086926" w:rsidP="00D164CD">
            <w:pPr>
              <w:jc w:val="center"/>
            </w:pPr>
            <w:r>
              <w:t>nee</w:t>
            </w:r>
          </w:p>
        </w:tc>
        <w:tc>
          <w:tcPr>
            <w:tcW w:w="1418" w:type="dxa"/>
          </w:tcPr>
          <w:p w14:paraId="0084D770" w14:textId="77777777" w:rsidR="00086926" w:rsidRDefault="00086926" w:rsidP="00D164CD">
            <w:pPr>
              <w:jc w:val="center"/>
            </w:pPr>
            <w:r>
              <w:t>nee</w:t>
            </w:r>
          </w:p>
        </w:tc>
      </w:tr>
      <w:tr w:rsidR="00086926" w14:paraId="0084D778" w14:textId="77777777" w:rsidTr="00086926">
        <w:tc>
          <w:tcPr>
            <w:tcW w:w="1985" w:type="dxa"/>
          </w:tcPr>
          <w:p w14:paraId="0084D772" w14:textId="77777777" w:rsidR="00086926" w:rsidRDefault="00086926" w:rsidP="00D164CD">
            <w:r>
              <w:t>Taalcode</w:t>
            </w:r>
          </w:p>
        </w:tc>
        <w:tc>
          <w:tcPr>
            <w:tcW w:w="3261" w:type="dxa"/>
          </w:tcPr>
          <w:p w14:paraId="0084D773"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NL_META_TAAL</w:t>
            </w:r>
          </w:p>
        </w:tc>
        <w:tc>
          <w:tcPr>
            <w:tcW w:w="1134" w:type="dxa"/>
          </w:tcPr>
          <w:p w14:paraId="0084D774" w14:textId="77777777" w:rsidR="00086926" w:rsidRDefault="00086926" w:rsidP="00D164CD">
            <w:pPr>
              <w:jc w:val="center"/>
            </w:pPr>
            <w:r>
              <w:t>nee</w:t>
            </w:r>
          </w:p>
        </w:tc>
        <w:tc>
          <w:tcPr>
            <w:tcW w:w="1275" w:type="dxa"/>
          </w:tcPr>
          <w:p w14:paraId="0084D775" w14:textId="77777777" w:rsidR="00086926" w:rsidRDefault="00086926" w:rsidP="00D164CD">
            <w:pPr>
              <w:jc w:val="center"/>
            </w:pPr>
            <w:r>
              <w:t>4 per taal</w:t>
            </w:r>
          </w:p>
        </w:tc>
        <w:tc>
          <w:tcPr>
            <w:tcW w:w="1134" w:type="dxa"/>
          </w:tcPr>
          <w:p w14:paraId="0084D776" w14:textId="77777777" w:rsidR="00086926" w:rsidRDefault="00086926" w:rsidP="00D164CD">
            <w:pPr>
              <w:jc w:val="center"/>
            </w:pPr>
            <w:r>
              <w:t>nee</w:t>
            </w:r>
          </w:p>
        </w:tc>
        <w:tc>
          <w:tcPr>
            <w:tcW w:w="1418" w:type="dxa"/>
          </w:tcPr>
          <w:p w14:paraId="0084D777" w14:textId="77777777" w:rsidR="00086926" w:rsidRDefault="00086926" w:rsidP="00D164CD">
            <w:pPr>
              <w:jc w:val="center"/>
            </w:pPr>
            <w:r>
              <w:t>nee</w:t>
            </w:r>
          </w:p>
        </w:tc>
      </w:tr>
      <w:tr w:rsidR="00086926" w14:paraId="0084D77F" w14:textId="77777777" w:rsidTr="00086926">
        <w:tc>
          <w:tcPr>
            <w:tcW w:w="1985" w:type="dxa"/>
            <w:tcBorders>
              <w:top w:val="single" w:sz="4" w:space="0" w:color="auto"/>
              <w:left w:val="single" w:sz="4" w:space="0" w:color="auto"/>
              <w:bottom w:val="single" w:sz="4" w:space="0" w:color="auto"/>
              <w:right w:val="single" w:sz="4" w:space="0" w:color="auto"/>
            </w:tcBorders>
          </w:tcPr>
          <w:p w14:paraId="0084D779" w14:textId="77777777" w:rsidR="00086926" w:rsidRDefault="00086926" w:rsidP="00D164CD">
            <w:r>
              <w:t>Verantwoordelijke afdeling</w:t>
            </w:r>
          </w:p>
        </w:tc>
        <w:tc>
          <w:tcPr>
            <w:tcW w:w="3261" w:type="dxa"/>
            <w:tcBorders>
              <w:top w:val="single" w:sz="4" w:space="0" w:color="auto"/>
              <w:left w:val="single" w:sz="4" w:space="0" w:color="auto"/>
              <w:bottom w:val="single" w:sz="4" w:space="0" w:color="auto"/>
              <w:right w:val="single" w:sz="4" w:space="0" w:color="auto"/>
            </w:tcBorders>
          </w:tcPr>
          <w:p w14:paraId="0084D77A"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NL_META_AFDELING</w:t>
            </w:r>
          </w:p>
        </w:tc>
        <w:tc>
          <w:tcPr>
            <w:tcW w:w="1134" w:type="dxa"/>
            <w:tcBorders>
              <w:top w:val="single" w:sz="4" w:space="0" w:color="auto"/>
              <w:left w:val="single" w:sz="4" w:space="0" w:color="auto"/>
              <w:bottom w:val="single" w:sz="4" w:space="0" w:color="auto"/>
              <w:right w:val="single" w:sz="4" w:space="0" w:color="auto"/>
            </w:tcBorders>
          </w:tcPr>
          <w:p w14:paraId="0084D77B"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7C" w14:textId="77777777" w:rsidR="00086926" w:rsidRDefault="00086926" w:rsidP="00D164CD">
            <w:pPr>
              <w:jc w:val="center"/>
            </w:pPr>
            <w:r>
              <w:t>10</w:t>
            </w:r>
          </w:p>
        </w:tc>
        <w:tc>
          <w:tcPr>
            <w:tcW w:w="1134" w:type="dxa"/>
            <w:tcBorders>
              <w:top w:val="single" w:sz="4" w:space="0" w:color="auto"/>
              <w:left w:val="single" w:sz="4" w:space="0" w:color="auto"/>
              <w:bottom w:val="single" w:sz="4" w:space="0" w:color="auto"/>
              <w:right w:val="single" w:sz="4" w:space="0" w:color="auto"/>
            </w:tcBorders>
          </w:tcPr>
          <w:p w14:paraId="0084D77D"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7E" w14:textId="77777777" w:rsidR="00086926" w:rsidRDefault="00086926" w:rsidP="00D164CD">
            <w:pPr>
              <w:jc w:val="center"/>
            </w:pPr>
            <w:r>
              <w:t>nee</w:t>
            </w:r>
          </w:p>
        </w:tc>
      </w:tr>
      <w:tr w:rsidR="00086926" w14:paraId="0084D786" w14:textId="77777777" w:rsidTr="00086926">
        <w:tc>
          <w:tcPr>
            <w:tcW w:w="1985" w:type="dxa"/>
            <w:tcBorders>
              <w:top w:val="single" w:sz="4" w:space="0" w:color="auto"/>
              <w:left w:val="single" w:sz="4" w:space="0" w:color="auto"/>
              <w:bottom w:val="single" w:sz="4" w:space="0" w:color="auto"/>
              <w:right w:val="single" w:sz="4" w:space="0" w:color="auto"/>
            </w:tcBorders>
          </w:tcPr>
          <w:p w14:paraId="0084D780" w14:textId="77777777" w:rsidR="00086926" w:rsidRDefault="00086926" w:rsidP="00D164CD">
            <w:r>
              <w:t>Contactpersoon</w:t>
            </w:r>
          </w:p>
        </w:tc>
        <w:tc>
          <w:tcPr>
            <w:tcW w:w="3261" w:type="dxa"/>
            <w:tcBorders>
              <w:top w:val="single" w:sz="4" w:space="0" w:color="auto"/>
              <w:left w:val="single" w:sz="4" w:space="0" w:color="auto"/>
              <w:bottom w:val="single" w:sz="4" w:space="0" w:color="auto"/>
              <w:right w:val="single" w:sz="4" w:space="0" w:color="auto"/>
            </w:tcBorders>
          </w:tcPr>
          <w:p w14:paraId="0084D781"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NL_META_CONTACTPERSOON</w:t>
            </w:r>
          </w:p>
        </w:tc>
        <w:tc>
          <w:tcPr>
            <w:tcW w:w="1134" w:type="dxa"/>
            <w:tcBorders>
              <w:top w:val="single" w:sz="4" w:space="0" w:color="auto"/>
              <w:left w:val="single" w:sz="4" w:space="0" w:color="auto"/>
              <w:bottom w:val="single" w:sz="4" w:space="0" w:color="auto"/>
              <w:right w:val="single" w:sz="4" w:space="0" w:color="auto"/>
            </w:tcBorders>
          </w:tcPr>
          <w:p w14:paraId="0084D782"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83" w14:textId="77777777" w:rsidR="00086926" w:rsidRDefault="00086926" w:rsidP="00D164CD">
            <w:pPr>
              <w:jc w:val="center"/>
            </w:pPr>
            <w:r>
              <w:t>20</w:t>
            </w:r>
          </w:p>
        </w:tc>
        <w:tc>
          <w:tcPr>
            <w:tcW w:w="1134" w:type="dxa"/>
            <w:tcBorders>
              <w:top w:val="single" w:sz="4" w:space="0" w:color="auto"/>
              <w:left w:val="single" w:sz="4" w:space="0" w:color="auto"/>
              <w:bottom w:val="single" w:sz="4" w:space="0" w:color="auto"/>
              <w:right w:val="single" w:sz="4" w:space="0" w:color="auto"/>
            </w:tcBorders>
          </w:tcPr>
          <w:p w14:paraId="0084D784"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85" w14:textId="77777777" w:rsidR="00086926" w:rsidRDefault="00086926" w:rsidP="00D164CD">
            <w:pPr>
              <w:jc w:val="center"/>
            </w:pPr>
            <w:r>
              <w:t>nee</w:t>
            </w:r>
          </w:p>
        </w:tc>
      </w:tr>
      <w:tr w:rsidR="00086926" w14:paraId="0084D78D" w14:textId="77777777" w:rsidTr="00086926">
        <w:tc>
          <w:tcPr>
            <w:tcW w:w="1985" w:type="dxa"/>
            <w:tcBorders>
              <w:top w:val="single" w:sz="4" w:space="0" w:color="auto"/>
              <w:left w:val="single" w:sz="4" w:space="0" w:color="auto"/>
              <w:bottom w:val="single" w:sz="4" w:space="0" w:color="auto"/>
              <w:right w:val="single" w:sz="4" w:space="0" w:color="auto"/>
            </w:tcBorders>
          </w:tcPr>
          <w:p w14:paraId="0084D787" w14:textId="77777777" w:rsidR="00086926" w:rsidRDefault="00086926" w:rsidP="00D164CD">
            <w:r>
              <w:t>Verantwoordelijke persoon</w:t>
            </w:r>
          </w:p>
        </w:tc>
        <w:tc>
          <w:tcPr>
            <w:tcW w:w="3261" w:type="dxa"/>
            <w:tcBorders>
              <w:top w:val="single" w:sz="4" w:space="0" w:color="auto"/>
              <w:left w:val="single" w:sz="4" w:space="0" w:color="auto"/>
              <w:bottom w:val="single" w:sz="4" w:space="0" w:color="auto"/>
              <w:right w:val="single" w:sz="4" w:space="0" w:color="auto"/>
            </w:tcBorders>
          </w:tcPr>
          <w:p w14:paraId="0084D788"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NL_META_AUTORISATOR</w:t>
            </w:r>
          </w:p>
        </w:tc>
        <w:tc>
          <w:tcPr>
            <w:tcW w:w="1134" w:type="dxa"/>
            <w:tcBorders>
              <w:top w:val="single" w:sz="4" w:space="0" w:color="auto"/>
              <w:left w:val="single" w:sz="4" w:space="0" w:color="auto"/>
              <w:bottom w:val="single" w:sz="4" w:space="0" w:color="auto"/>
              <w:right w:val="single" w:sz="4" w:space="0" w:color="auto"/>
            </w:tcBorders>
          </w:tcPr>
          <w:p w14:paraId="0084D789"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8A" w14:textId="77777777" w:rsidR="00086926" w:rsidRDefault="00086926" w:rsidP="00D164CD">
            <w:pPr>
              <w:jc w:val="center"/>
            </w:pPr>
            <w:r>
              <w:t>20</w:t>
            </w:r>
          </w:p>
        </w:tc>
        <w:tc>
          <w:tcPr>
            <w:tcW w:w="1134" w:type="dxa"/>
            <w:tcBorders>
              <w:top w:val="single" w:sz="4" w:space="0" w:color="auto"/>
              <w:left w:val="single" w:sz="4" w:space="0" w:color="auto"/>
              <w:bottom w:val="single" w:sz="4" w:space="0" w:color="auto"/>
              <w:right w:val="single" w:sz="4" w:space="0" w:color="auto"/>
            </w:tcBorders>
          </w:tcPr>
          <w:p w14:paraId="0084D78B" w14:textId="77777777" w:rsidR="00086926" w:rsidRDefault="00086926" w:rsidP="00D164CD">
            <w:pPr>
              <w:jc w:val="center"/>
            </w:pPr>
            <w:r>
              <w:t>ja</w:t>
            </w:r>
          </w:p>
        </w:tc>
        <w:tc>
          <w:tcPr>
            <w:tcW w:w="1418" w:type="dxa"/>
            <w:tcBorders>
              <w:top w:val="single" w:sz="4" w:space="0" w:color="auto"/>
              <w:left w:val="single" w:sz="4" w:space="0" w:color="auto"/>
              <w:bottom w:val="single" w:sz="4" w:space="0" w:color="auto"/>
              <w:right w:val="single" w:sz="4" w:space="0" w:color="auto"/>
            </w:tcBorders>
          </w:tcPr>
          <w:p w14:paraId="0084D78C" w14:textId="77777777" w:rsidR="00086926" w:rsidRDefault="00086926" w:rsidP="00D164CD">
            <w:pPr>
              <w:jc w:val="center"/>
            </w:pPr>
            <w:r>
              <w:t>ja</w:t>
            </w:r>
          </w:p>
        </w:tc>
      </w:tr>
      <w:tr w:rsidR="00086926" w14:paraId="0084D794" w14:textId="77777777" w:rsidTr="00086926">
        <w:tc>
          <w:tcPr>
            <w:tcW w:w="1985" w:type="dxa"/>
            <w:tcBorders>
              <w:top w:val="single" w:sz="4" w:space="0" w:color="auto"/>
              <w:left w:val="single" w:sz="4" w:space="0" w:color="auto"/>
              <w:bottom w:val="single" w:sz="4" w:space="0" w:color="auto"/>
              <w:right w:val="single" w:sz="4" w:space="0" w:color="auto"/>
            </w:tcBorders>
          </w:tcPr>
          <w:p w14:paraId="0084D78E" w14:textId="77777777" w:rsidR="00086926" w:rsidRDefault="00086926" w:rsidP="00D164CD">
            <w:r>
              <w:t>Auteur</w:t>
            </w:r>
          </w:p>
        </w:tc>
        <w:tc>
          <w:tcPr>
            <w:tcW w:w="3261" w:type="dxa"/>
            <w:tcBorders>
              <w:top w:val="single" w:sz="4" w:space="0" w:color="auto"/>
              <w:left w:val="single" w:sz="4" w:space="0" w:color="auto"/>
              <w:bottom w:val="single" w:sz="4" w:space="0" w:color="auto"/>
              <w:right w:val="single" w:sz="4" w:space="0" w:color="auto"/>
            </w:tcBorders>
          </w:tcPr>
          <w:p w14:paraId="0084D78F"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NL_META_OPSTELLER</w:t>
            </w:r>
          </w:p>
        </w:tc>
        <w:tc>
          <w:tcPr>
            <w:tcW w:w="1134" w:type="dxa"/>
            <w:tcBorders>
              <w:top w:val="single" w:sz="4" w:space="0" w:color="auto"/>
              <w:left w:val="single" w:sz="4" w:space="0" w:color="auto"/>
              <w:bottom w:val="single" w:sz="4" w:space="0" w:color="auto"/>
              <w:right w:val="single" w:sz="4" w:space="0" w:color="auto"/>
            </w:tcBorders>
          </w:tcPr>
          <w:p w14:paraId="0084D790"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91" w14:textId="77777777" w:rsidR="00086926" w:rsidRDefault="00086926" w:rsidP="00D164CD">
            <w:pPr>
              <w:jc w:val="center"/>
            </w:pPr>
            <w:r>
              <w:t>20</w:t>
            </w:r>
          </w:p>
        </w:tc>
        <w:tc>
          <w:tcPr>
            <w:tcW w:w="1134" w:type="dxa"/>
            <w:tcBorders>
              <w:top w:val="single" w:sz="4" w:space="0" w:color="auto"/>
              <w:left w:val="single" w:sz="4" w:space="0" w:color="auto"/>
              <w:bottom w:val="single" w:sz="4" w:space="0" w:color="auto"/>
              <w:right w:val="single" w:sz="4" w:space="0" w:color="auto"/>
            </w:tcBorders>
          </w:tcPr>
          <w:p w14:paraId="0084D792" w14:textId="77777777" w:rsidR="00086926" w:rsidRDefault="00086926" w:rsidP="00D164CD">
            <w:pPr>
              <w:jc w:val="center"/>
            </w:pPr>
            <w:r>
              <w:t>ja</w:t>
            </w:r>
          </w:p>
        </w:tc>
        <w:tc>
          <w:tcPr>
            <w:tcW w:w="1418" w:type="dxa"/>
            <w:tcBorders>
              <w:top w:val="single" w:sz="4" w:space="0" w:color="auto"/>
              <w:left w:val="single" w:sz="4" w:space="0" w:color="auto"/>
              <w:bottom w:val="single" w:sz="4" w:space="0" w:color="auto"/>
              <w:right w:val="single" w:sz="4" w:space="0" w:color="auto"/>
            </w:tcBorders>
          </w:tcPr>
          <w:p w14:paraId="0084D793" w14:textId="77777777" w:rsidR="00086926" w:rsidRDefault="00086926" w:rsidP="00D164CD">
            <w:pPr>
              <w:jc w:val="center"/>
            </w:pPr>
            <w:r>
              <w:t>ja</w:t>
            </w:r>
          </w:p>
        </w:tc>
      </w:tr>
      <w:tr w:rsidR="00086926" w14:paraId="0084D79B" w14:textId="77777777" w:rsidTr="00086926">
        <w:tc>
          <w:tcPr>
            <w:tcW w:w="1985" w:type="dxa"/>
            <w:tcBorders>
              <w:top w:val="single" w:sz="4" w:space="0" w:color="auto"/>
              <w:left w:val="single" w:sz="4" w:space="0" w:color="auto"/>
              <w:bottom w:val="single" w:sz="4" w:space="0" w:color="auto"/>
              <w:right w:val="single" w:sz="4" w:space="0" w:color="auto"/>
            </w:tcBorders>
          </w:tcPr>
          <w:p w14:paraId="0084D795" w14:textId="77777777" w:rsidR="00086926" w:rsidRDefault="00086926" w:rsidP="00D164CD">
            <w:r>
              <w:t>Documentsoort</w:t>
            </w:r>
          </w:p>
        </w:tc>
        <w:tc>
          <w:tcPr>
            <w:tcW w:w="3261" w:type="dxa"/>
            <w:tcBorders>
              <w:top w:val="single" w:sz="4" w:space="0" w:color="auto"/>
              <w:left w:val="single" w:sz="4" w:space="0" w:color="auto"/>
              <w:bottom w:val="single" w:sz="4" w:space="0" w:color="auto"/>
              <w:right w:val="single" w:sz="4" w:space="0" w:color="auto"/>
            </w:tcBorders>
          </w:tcPr>
          <w:p w14:paraId="0084D796"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NL_META_DOCUMENTSOORT</w:t>
            </w:r>
          </w:p>
        </w:tc>
        <w:tc>
          <w:tcPr>
            <w:tcW w:w="1134" w:type="dxa"/>
            <w:tcBorders>
              <w:top w:val="single" w:sz="4" w:space="0" w:color="auto"/>
              <w:left w:val="single" w:sz="4" w:space="0" w:color="auto"/>
              <w:bottom w:val="single" w:sz="4" w:space="0" w:color="auto"/>
              <w:right w:val="single" w:sz="4" w:space="0" w:color="auto"/>
            </w:tcBorders>
          </w:tcPr>
          <w:p w14:paraId="0084D797" w14:textId="77777777" w:rsidR="00086926" w:rsidRDefault="00086926" w:rsidP="00D164CD">
            <w:pPr>
              <w:jc w:val="center"/>
            </w:pPr>
            <w:r>
              <w:t>ja</w:t>
            </w:r>
          </w:p>
        </w:tc>
        <w:tc>
          <w:tcPr>
            <w:tcW w:w="1275" w:type="dxa"/>
            <w:tcBorders>
              <w:top w:val="single" w:sz="4" w:space="0" w:color="auto"/>
              <w:left w:val="single" w:sz="4" w:space="0" w:color="auto"/>
              <w:bottom w:val="single" w:sz="4" w:space="0" w:color="auto"/>
              <w:right w:val="single" w:sz="4" w:space="0" w:color="auto"/>
            </w:tcBorders>
          </w:tcPr>
          <w:p w14:paraId="0084D798" w14:textId="77777777" w:rsidR="00086926" w:rsidRDefault="00086926" w:rsidP="00D164CD">
            <w:pPr>
              <w:jc w:val="center"/>
            </w:pPr>
            <w:r>
              <w:t>30</w:t>
            </w:r>
          </w:p>
        </w:tc>
        <w:tc>
          <w:tcPr>
            <w:tcW w:w="1134" w:type="dxa"/>
            <w:tcBorders>
              <w:top w:val="single" w:sz="4" w:space="0" w:color="auto"/>
              <w:left w:val="single" w:sz="4" w:space="0" w:color="auto"/>
              <w:bottom w:val="single" w:sz="4" w:space="0" w:color="auto"/>
              <w:right w:val="single" w:sz="4" w:space="0" w:color="auto"/>
            </w:tcBorders>
          </w:tcPr>
          <w:p w14:paraId="0084D799" w14:textId="77777777" w:rsidR="00086926" w:rsidRDefault="00086926" w:rsidP="00D164CD">
            <w:pPr>
              <w:jc w:val="center"/>
            </w:pPr>
            <w:r>
              <w:t>ja</w:t>
            </w:r>
          </w:p>
        </w:tc>
        <w:tc>
          <w:tcPr>
            <w:tcW w:w="1418" w:type="dxa"/>
            <w:tcBorders>
              <w:top w:val="single" w:sz="4" w:space="0" w:color="auto"/>
              <w:left w:val="single" w:sz="4" w:space="0" w:color="auto"/>
              <w:bottom w:val="single" w:sz="4" w:space="0" w:color="auto"/>
              <w:right w:val="single" w:sz="4" w:space="0" w:color="auto"/>
            </w:tcBorders>
          </w:tcPr>
          <w:p w14:paraId="0084D79A" w14:textId="77777777" w:rsidR="00086926" w:rsidRDefault="00086926" w:rsidP="00D164CD">
            <w:pPr>
              <w:jc w:val="center"/>
            </w:pPr>
            <w:r>
              <w:t>ja</w:t>
            </w:r>
          </w:p>
        </w:tc>
      </w:tr>
      <w:tr w:rsidR="00086926" w14:paraId="0084D7A2" w14:textId="77777777" w:rsidTr="00086926">
        <w:tc>
          <w:tcPr>
            <w:tcW w:w="1985" w:type="dxa"/>
            <w:tcBorders>
              <w:top w:val="single" w:sz="4" w:space="0" w:color="auto"/>
              <w:left w:val="single" w:sz="4" w:space="0" w:color="auto"/>
              <w:bottom w:val="single" w:sz="4" w:space="0" w:color="auto"/>
              <w:right w:val="single" w:sz="4" w:space="0" w:color="auto"/>
            </w:tcBorders>
          </w:tcPr>
          <w:p w14:paraId="0084D79C" w14:textId="77777777" w:rsidR="00086926" w:rsidRDefault="00086926" w:rsidP="00D164CD">
            <w:r>
              <w:t>Classificatie/</w:t>
            </w:r>
            <w:r w:rsidR="00F4768B">
              <w:t xml:space="preserve"> </w:t>
            </w:r>
            <w:r>
              <w:t>trefwoorden</w:t>
            </w:r>
          </w:p>
        </w:tc>
        <w:tc>
          <w:tcPr>
            <w:tcW w:w="3261" w:type="dxa"/>
            <w:tcBorders>
              <w:top w:val="single" w:sz="4" w:space="0" w:color="auto"/>
              <w:left w:val="single" w:sz="4" w:space="0" w:color="auto"/>
              <w:bottom w:val="single" w:sz="4" w:space="0" w:color="auto"/>
              <w:right w:val="single" w:sz="4" w:space="0" w:color="auto"/>
            </w:tcBorders>
          </w:tcPr>
          <w:p w14:paraId="0084D79D"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NL_META_TREFWOORDEN</w:t>
            </w:r>
          </w:p>
        </w:tc>
        <w:tc>
          <w:tcPr>
            <w:tcW w:w="1134" w:type="dxa"/>
            <w:tcBorders>
              <w:top w:val="single" w:sz="4" w:space="0" w:color="auto"/>
              <w:left w:val="single" w:sz="4" w:space="0" w:color="auto"/>
              <w:bottom w:val="single" w:sz="4" w:space="0" w:color="auto"/>
              <w:right w:val="single" w:sz="4" w:space="0" w:color="auto"/>
            </w:tcBorders>
          </w:tcPr>
          <w:p w14:paraId="0084D79E"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9F" w14:textId="77777777" w:rsidR="00086926" w:rsidRDefault="00F4768B" w:rsidP="00086926">
            <w:pPr>
              <w:jc w:val="center"/>
            </w:pPr>
            <w:r>
              <w:t>-</w:t>
            </w:r>
          </w:p>
        </w:tc>
        <w:tc>
          <w:tcPr>
            <w:tcW w:w="1134" w:type="dxa"/>
            <w:tcBorders>
              <w:top w:val="single" w:sz="4" w:space="0" w:color="auto"/>
              <w:left w:val="single" w:sz="4" w:space="0" w:color="auto"/>
              <w:bottom w:val="single" w:sz="4" w:space="0" w:color="auto"/>
              <w:right w:val="single" w:sz="4" w:space="0" w:color="auto"/>
            </w:tcBorders>
          </w:tcPr>
          <w:p w14:paraId="0084D7A0"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A1" w14:textId="77777777" w:rsidR="00086926" w:rsidRDefault="00086926" w:rsidP="00D164CD">
            <w:pPr>
              <w:jc w:val="center"/>
            </w:pPr>
            <w:r>
              <w:t>nee</w:t>
            </w:r>
          </w:p>
        </w:tc>
      </w:tr>
      <w:tr w:rsidR="00086926" w14:paraId="0084D7A9" w14:textId="77777777" w:rsidTr="00086926">
        <w:tc>
          <w:tcPr>
            <w:tcW w:w="1985" w:type="dxa"/>
            <w:tcBorders>
              <w:top w:val="single" w:sz="4" w:space="0" w:color="auto"/>
              <w:left w:val="single" w:sz="4" w:space="0" w:color="auto"/>
              <w:bottom w:val="single" w:sz="4" w:space="0" w:color="auto"/>
              <w:right w:val="single" w:sz="4" w:space="0" w:color="auto"/>
            </w:tcBorders>
          </w:tcPr>
          <w:p w14:paraId="0084D7A3" w14:textId="77777777" w:rsidR="00086926" w:rsidRDefault="00086926" w:rsidP="00D164CD">
            <w:r>
              <w:t>Documentstatus</w:t>
            </w:r>
          </w:p>
        </w:tc>
        <w:tc>
          <w:tcPr>
            <w:tcW w:w="3261" w:type="dxa"/>
            <w:tcBorders>
              <w:top w:val="single" w:sz="4" w:space="0" w:color="auto"/>
              <w:left w:val="single" w:sz="4" w:space="0" w:color="auto"/>
              <w:bottom w:val="single" w:sz="4" w:space="0" w:color="auto"/>
              <w:right w:val="single" w:sz="4" w:space="0" w:color="auto"/>
            </w:tcBorders>
          </w:tcPr>
          <w:p w14:paraId="0084D7A4"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NL_META_DOCUMENTSTATUS</w:t>
            </w:r>
          </w:p>
        </w:tc>
        <w:tc>
          <w:tcPr>
            <w:tcW w:w="1134" w:type="dxa"/>
            <w:tcBorders>
              <w:top w:val="single" w:sz="4" w:space="0" w:color="auto"/>
              <w:left w:val="single" w:sz="4" w:space="0" w:color="auto"/>
              <w:bottom w:val="single" w:sz="4" w:space="0" w:color="auto"/>
              <w:right w:val="single" w:sz="4" w:space="0" w:color="auto"/>
            </w:tcBorders>
          </w:tcPr>
          <w:p w14:paraId="0084D7A5" w14:textId="77777777" w:rsidR="00086926" w:rsidRDefault="00086926" w:rsidP="00D164CD">
            <w:pPr>
              <w:jc w:val="center"/>
            </w:pPr>
            <w:r>
              <w:t>ja</w:t>
            </w:r>
          </w:p>
        </w:tc>
        <w:tc>
          <w:tcPr>
            <w:tcW w:w="1275" w:type="dxa"/>
            <w:tcBorders>
              <w:top w:val="single" w:sz="4" w:space="0" w:color="auto"/>
              <w:left w:val="single" w:sz="4" w:space="0" w:color="auto"/>
              <w:bottom w:val="single" w:sz="4" w:space="0" w:color="auto"/>
              <w:right w:val="single" w:sz="4" w:space="0" w:color="auto"/>
            </w:tcBorders>
          </w:tcPr>
          <w:p w14:paraId="0084D7A6" w14:textId="77777777" w:rsidR="00086926" w:rsidRDefault="00086926" w:rsidP="00D164CD">
            <w:pPr>
              <w:jc w:val="center"/>
            </w:pPr>
            <w:r>
              <w:t>20</w:t>
            </w:r>
          </w:p>
        </w:tc>
        <w:tc>
          <w:tcPr>
            <w:tcW w:w="1134" w:type="dxa"/>
            <w:tcBorders>
              <w:top w:val="single" w:sz="4" w:space="0" w:color="auto"/>
              <w:left w:val="single" w:sz="4" w:space="0" w:color="auto"/>
              <w:bottom w:val="single" w:sz="4" w:space="0" w:color="auto"/>
              <w:right w:val="single" w:sz="4" w:space="0" w:color="auto"/>
            </w:tcBorders>
          </w:tcPr>
          <w:p w14:paraId="0084D7A7"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A8" w14:textId="77777777" w:rsidR="00086926" w:rsidRDefault="00086926" w:rsidP="00D164CD">
            <w:pPr>
              <w:jc w:val="center"/>
            </w:pPr>
            <w:r>
              <w:t>nee</w:t>
            </w:r>
          </w:p>
        </w:tc>
      </w:tr>
      <w:tr w:rsidR="00086926" w14:paraId="0084D7B0" w14:textId="77777777" w:rsidTr="00086926">
        <w:tc>
          <w:tcPr>
            <w:tcW w:w="1985" w:type="dxa"/>
            <w:tcBorders>
              <w:top w:val="single" w:sz="4" w:space="0" w:color="auto"/>
              <w:left w:val="single" w:sz="4" w:space="0" w:color="auto"/>
              <w:bottom w:val="single" w:sz="4" w:space="0" w:color="auto"/>
              <w:right w:val="single" w:sz="4" w:space="0" w:color="auto"/>
            </w:tcBorders>
          </w:tcPr>
          <w:p w14:paraId="0084D7AA" w14:textId="77777777" w:rsidR="00086926" w:rsidRDefault="00086926" w:rsidP="00D164CD">
            <w:r>
              <w:t>Papierformaat</w:t>
            </w:r>
          </w:p>
        </w:tc>
        <w:tc>
          <w:tcPr>
            <w:tcW w:w="3261" w:type="dxa"/>
            <w:tcBorders>
              <w:top w:val="single" w:sz="4" w:space="0" w:color="auto"/>
              <w:left w:val="single" w:sz="4" w:space="0" w:color="auto"/>
              <w:bottom w:val="single" w:sz="4" w:space="0" w:color="auto"/>
              <w:right w:val="single" w:sz="4" w:space="0" w:color="auto"/>
            </w:tcBorders>
          </w:tcPr>
          <w:p w14:paraId="0084D7AB" w14:textId="77777777" w:rsidR="00086926" w:rsidRPr="00B40D83" w:rsidRDefault="00086926" w:rsidP="00A7444C">
            <w:pPr>
              <w:pStyle w:val="Style1"/>
              <w:kinsoku w:val="0"/>
              <w:autoSpaceDE/>
              <w:autoSpaceDN/>
              <w:adjustRightInd/>
              <w:rPr>
                <w:rStyle w:val="CharacterStyle1"/>
                <w:color w:val="0070C0"/>
                <w:sz w:val="18"/>
                <w:szCs w:val="18"/>
              </w:rPr>
            </w:pPr>
            <w:r w:rsidRPr="00B40D83">
              <w:rPr>
                <w:rStyle w:val="CharacterStyle1"/>
                <w:color w:val="0070C0"/>
                <w:sz w:val="18"/>
                <w:szCs w:val="18"/>
              </w:rPr>
              <w:t>NL_META_TEKENBLADFORMAAT</w:t>
            </w:r>
          </w:p>
        </w:tc>
        <w:tc>
          <w:tcPr>
            <w:tcW w:w="1134" w:type="dxa"/>
            <w:tcBorders>
              <w:top w:val="single" w:sz="4" w:space="0" w:color="auto"/>
              <w:left w:val="single" w:sz="4" w:space="0" w:color="auto"/>
              <w:bottom w:val="single" w:sz="4" w:space="0" w:color="auto"/>
              <w:right w:val="single" w:sz="4" w:space="0" w:color="auto"/>
            </w:tcBorders>
          </w:tcPr>
          <w:p w14:paraId="0084D7AC" w14:textId="77777777" w:rsidR="00086926" w:rsidRDefault="00086926" w:rsidP="00D164CD">
            <w:pPr>
              <w:jc w:val="center"/>
            </w:pPr>
            <w:r>
              <w:t>nee</w:t>
            </w:r>
          </w:p>
        </w:tc>
        <w:tc>
          <w:tcPr>
            <w:tcW w:w="1275" w:type="dxa"/>
            <w:tcBorders>
              <w:top w:val="single" w:sz="4" w:space="0" w:color="auto"/>
              <w:left w:val="single" w:sz="4" w:space="0" w:color="auto"/>
              <w:bottom w:val="single" w:sz="4" w:space="0" w:color="auto"/>
              <w:right w:val="single" w:sz="4" w:space="0" w:color="auto"/>
            </w:tcBorders>
          </w:tcPr>
          <w:p w14:paraId="0084D7AD" w14:textId="77777777" w:rsidR="00086926" w:rsidRDefault="00086926" w:rsidP="00D164CD">
            <w:pPr>
              <w:jc w:val="center"/>
            </w:pPr>
            <w:r>
              <w:t>4</w:t>
            </w:r>
          </w:p>
        </w:tc>
        <w:tc>
          <w:tcPr>
            <w:tcW w:w="1134" w:type="dxa"/>
            <w:tcBorders>
              <w:top w:val="single" w:sz="4" w:space="0" w:color="auto"/>
              <w:left w:val="single" w:sz="4" w:space="0" w:color="auto"/>
              <w:bottom w:val="single" w:sz="4" w:space="0" w:color="auto"/>
              <w:right w:val="single" w:sz="4" w:space="0" w:color="auto"/>
            </w:tcBorders>
          </w:tcPr>
          <w:p w14:paraId="0084D7AE" w14:textId="77777777" w:rsidR="00086926" w:rsidRDefault="00086926" w:rsidP="00D164CD">
            <w:pPr>
              <w:jc w:val="center"/>
            </w:pPr>
            <w:r>
              <w:t>nee</w:t>
            </w:r>
          </w:p>
        </w:tc>
        <w:tc>
          <w:tcPr>
            <w:tcW w:w="1418" w:type="dxa"/>
            <w:tcBorders>
              <w:top w:val="single" w:sz="4" w:space="0" w:color="auto"/>
              <w:left w:val="single" w:sz="4" w:space="0" w:color="auto"/>
              <w:bottom w:val="single" w:sz="4" w:space="0" w:color="auto"/>
              <w:right w:val="single" w:sz="4" w:space="0" w:color="auto"/>
            </w:tcBorders>
          </w:tcPr>
          <w:p w14:paraId="0084D7AF" w14:textId="77777777" w:rsidR="00086926" w:rsidRDefault="00086926" w:rsidP="00D164CD">
            <w:pPr>
              <w:jc w:val="center"/>
            </w:pPr>
            <w:r>
              <w:t>nee</w:t>
            </w:r>
          </w:p>
        </w:tc>
      </w:tr>
    </w:tbl>
    <w:p w14:paraId="0084D7B1" w14:textId="77777777" w:rsidR="000E347C" w:rsidRDefault="000E347C" w:rsidP="00054E0D">
      <w:pPr>
        <w:ind w:left="378"/>
        <w:rPr>
          <w:i/>
        </w:rPr>
      </w:pPr>
    </w:p>
    <w:p w14:paraId="0084D7B2" w14:textId="77777777" w:rsidR="00054E0D" w:rsidRPr="001C4BDA" w:rsidRDefault="00054E0D" w:rsidP="00054E0D">
      <w:pPr>
        <w:ind w:left="378"/>
        <w:rPr>
          <w:i/>
        </w:rPr>
      </w:pPr>
      <w:r>
        <w:rPr>
          <w:i/>
        </w:rPr>
        <w:t>Tabel 2.2-1</w:t>
      </w:r>
      <w:r w:rsidR="00B40D83">
        <w:rPr>
          <w:i/>
        </w:rPr>
        <w:t>: identificerende gegevensvelden conform NEN-EN-ISO 7200 (met in blauw: NLCS-specifieke toevoeging</w:t>
      </w:r>
    </w:p>
    <w:p w14:paraId="0084D7B3" w14:textId="77777777" w:rsidR="00332EE9" w:rsidRDefault="00332EE9" w:rsidP="00054E0D"/>
    <w:p w14:paraId="0084D7B4" w14:textId="3F310311" w:rsidR="00CA6DCC" w:rsidRDefault="00CA6DCC" w:rsidP="00CE5C9B">
      <w:pPr>
        <w:ind w:left="364"/>
        <w:rPr>
          <w:b/>
        </w:rPr>
      </w:pPr>
    </w:p>
    <w:p w14:paraId="0084D7B5" w14:textId="3BF29C3F" w:rsidR="00054E0D" w:rsidRPr="00B141FD" w:rsidRDefault="00054E0D" w:rsidP="00CE5C9B">
      <w:pPr>
        <w:ind w:left="364"/>
        <w:rPr>
          <w:b/>
        </w:rPr>
      </w:pPr>
      <w:r w:rsidRPr="00B141FD">
        <w:rPr>
          <w:b/>
        </w:rPr>
        <w:t xml:space="preserve">Verplichte </w:t>
      </w:r>
      <w:r>
        <w:rPr>
          <w:b/>
        </w:rPr>
        <w:t>gegevens</w:t>
      </w:r>
      <w:r w:rsidRPr="00B141FD">
        <w:rPr>
          <w:b/>
        </w:rPr>
        <w:t>velden:</w:t>
      </w:r>
    </w:p>
    <w:p w14:paraId="0084D7B6" w14:textId="6762A4CB" w:rsidR="00054E0D" w:rsidRDefault="00054E0D" w:rsidP="00231F6C">
      <w:pPr>
        <w:numPr>
          <w:ilvl w:val="0"/>
          <w:numId w:val="26"/>
        </w:numPr>
      </w:pPr>
      <w:r>
        <w:t>Wettige eigenaar: de naam van de eigenaar van het document; dit mag de officiële naam, een afgekorte naam e</w:t>
      </w:r>
      <w:r w:rsidR="008E1A0F">
        <w:t xml:space="preserve">ventueel aangevuld met een </w:t>
      </w:r>
      <w:r>
        <w:t>logo .</w:t>
      </w:r>
    </w:p>
    <w:p w14:paraId="0084D7B7" w14:textId="23B63FC7" w:rsidR="00054E0D" w:rsidRDefault="00054E0D" w:rsidP="00231F6C">
      <w:pPr>
        <w:numPr>
          <w:ilvl w:val="0"/>
          <w:numId w:val="26"/>
        </w:numPr>
      </w:pPr>
      <w:r>
        <w:t>Identificatienummer: dit nummer moet – tenminste binnen de organisatie van de wettige eigenaar – uniek zijn.</w:t>
      </w:r>
    </w:p>
    <w:p w14:paraId="0084D7B8" w14:textId="341A247F" w:rsidR="00054E0D" w:rsidRDefault="00054E0D" w:rsidP="00231F6C">
      <w:pPr>
        <w:numPr>
          <w:ilvl w:val="0"/>
          <w:numId w:val="26"/>
        </w:numPr>
      </w:pPr>
      <w:r>
        <w:t>Uitgavedatum: de datum dat het document officieel voor het eerst wordt uitgegeven.</w:t>
      </w:r>
    </w:p>
    <w:p w14:paraId="0084D7B9" w14:textId="60B4454A" w:rsidR="00054E0D" w:rsidRPr="00054E0D" w:rsidRDefault="00054E0D" w:rsidP="00231F6C">
      <w:pPr>
        <w:numPr>
          <w:ilvl w:val="0"/>
          <w:numId w:val="26"/>
        </w:numPr>
        <w:rPr>
          <w:b/>
        </w:rPr>
      </w:pPr>
      <w:r>
        <w:t>Segment-/bladnummer: hierdoor worden bladen van elkaar onderscheiden.</w:t>
      </w:r>
      <w:r w:rsidRPr="00054E0D">
        <w:t xml:space="preserve"> </w:t>
      </w:r>
    </w:p>
    <w:p w14:paraId="0084D7BA" w14:textId="0F1FE5DF" w:rsidR="00054E0D" w:rsidRPr="00B141FD" w:rsidRDefault="00054E0D" w:rsidP="00231F6C">
      <w:pPr>
        <w:numPr>
          <w:ilvl w:val="0"/>
          <w:numId w:val="26"/>
        </w:numPr>
        <w:rPr>
          <w:b/>
        </w:rPr>
      </w:pPr>
      <w:r>
        <w:t>Verantwoordelijke persoon: naam van de persoon die het document heeft goedgekeurd.</w:t>
      </w:r>
    </w:p>
    <w:p w14:paraId="0084D7BB" w14:textId="539DD6E9" w:rsidR="00054E0D" w:rsidRPr="00B141FD" w:rsidRDefault="00054E0D" w:rsidP="00231F6C">
      <w:pPr>
        <w:numPr>
          <w:ilvl w:val="0"/>
          <w:numId w:val="26"/>
        </w:numPr>
        <w:rPr>
          <w:b/>
        </w:rPr>
      </w:pPr>
      <w:r>
        <w:t>Auteur: de persoon die het document heeft opgesteld of gewijzigd.</w:t>
      </w:r>
    </w:p>
    <w:p w14:paraId="0084D7BC" w14:textId="77777777" w:rsidR="00054E0D" w:rsidRDefault="00054E0D" w:rsidP="00231F6C">
      <w:pPr>
        <w:numPr>
          <w:ilvl w:val="0"/>
          <w:numId w:val="26"/>
        </w:numPr>
      </w:pPr>
      <w:r>
        <w:t>Documentsoort: de rol van het document met betrekking tot zijn inhoud en wijze van weergave.</w:t>
      </w:r>
    </w:p>
    <w:p w14:paraId="0084D7BD" w14:textId="39EE61B8" w:rsidR="00054E0D" w:rsidRPr="00CE5C9B" w:rsidRDefault="00054E0D" w:rsidP="00231F6C">
      <w:pPr>
        <w:numPr>
          <w:ilvl w:val="0"/>
          <w:numId w:val="27"/>
        </w:numPr>
      </w:pPr>
      <w:r w:rsidRPr="00CE5C9B">
        <w:t>NEN-EN-ISO 7200 onderscheidt de volgende beschrijvende velden.</w:t>
      </w:r>
    </w:p>
    <w:p w14:paraId="0084D7BE" w14:textId="04764B9D" w:rsidR="00054E0D" w:rsidRDefault="00054E0D" w:rsidP="00054E0D">
      <w:pPr>
        <w:spacing w:line="240" w:lineRule="atLeast"/>
      </w:pPr>
    </w:p>
    <w:tbl>
      <w:tblPr>
        <w:tblW w:w="10207"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3402"/>
        <w:gridCol w:w="1134"/>
        <w:gridCol w:w="1275"/>
        <w:gridCol w:w="1134"/>
        <w:gridCol w:w="1418"/>
      </w:tblGrid>
      <w:tr w:rsidR="000E347C" w14:paraId="0084D7C6" w14:textId="77777777" w:rsidTr="000E347C">
        <w:trPr>
          <w:tblHeader/>
        </w:trPr>
        <w:tc>
          <w:tcPr>
            <w:tcW w:w="1844" w:type="dxa"/>
            <w:tcBorders>
              <w:top w:val="single" w:sz="12" w:space="0" w:color="auto"/>
              <w:left w:val="single" w:sz="12" w:space="0" w:color="auto"/>
              <w:bottom w:val="single" w:sz="12" w:space="0" w:color="auto"/>
              <w:right w:val="single" w:sz="6" w:space="0" w:color="auto"/>
            </w:tcBorders>
            <w:shd w:val="clear" w:color="auto" w:fill="C6D9F1"/>
          </w:tcPr>
          <w:p w14:paraId="0084D7BF" w14:textId="77777777" w:rsidR="000E347C" w:rsidRDefault="000E347C" w:rsidP="008C0F37">
            <w:r>
              <w:t xml:space="preserve">Veldnaam </w:t>
            </w:r>
          </w:p>
        </w:tc>
        <w:tc>
          <w:tcPr>
            <w:tcW w:w="3402" w:type="dxa"/>
            <w:tcBorders>
              <w:top w:val="single" w:sz="12" w:space="0" w:color="auto"/>
              <w:left w:val="single" w:sz="6" w:space="0" w:color="auto"/>
              <w:bottom w:val="single" w:sz="12" w:space="0" w:color="auto"/>
              <w:right w:val="single" w:sz="6" w:space="0" w:color="auto"/>
            </w:tcBorders>
            <w:shd w:val="clear" w:color="auto" w:fill="C6D9F1"/>
          </w:tcPr>
          <w:p w14:paraId="0084D7C0" w14:textId="77777777" w:rsidR="000E347C" w:rsidRPr="00EF7C0A" w:rsidRDefault="000E347C" w:rsidP="008C0F37">
            <w:pPr>
              <w:jc w:val="center"/>
              <w:rPr>
                <w:color w:val="000000" w:themeColor="text1"/>
              </w:rPr>
            </w:pPr>
            <w:proofErr w:type="spellStart"/>
            <w:r w:rsidRPr="00EF7C0A">
              <w:rPr>
                <w:color w:val="000000" w:themeColor="text1"/>
              </w:rPr>
              <w:t>Tagnaam</w:t>
            </w:r>
            <w:proofErr w:type="spellEnd"/>
            <w:r w:rsidRPr="00EF7C0A">
              <w:rPr>
                <w:color w:val="000000" w:themeColor="text1"/>
              </w:rPr>
              <w:t xml:space="preserve"> / attribuutnaam</w:t>
            </w:r>
          </w:p>
          <w:p w14:paraId="0084D7C1" w14:textId="77777777" w:rsidR="000E347C" w:rsidRPr="00EF7C0A" w:rsidRDefault="000E347C" w:rsidP="008C0F37">
            <w:pPr>
              <w:jc w:val="center"/>
              <w:rPr>
                <w:color w:val="000000" w:themeColor="text1"/>
              </w:rPr>
            </w:pPr>
            <w:r w:rsidRPr="00EF7C0A">
              <w:rPr>
                <w:color w:val="000000" w:themeColor="text1"/>
              </w:rPr>
              <w:t>(NL, mag ook in Engels)</w:t>
            </w:r>
          </w:p>
        </w:tc>
        <w:tc>
          <w:tcPr>
            <w:tcW w:w="1134" w:type="dxa"/>
            <w:tcBorders>
              <w:top w:val="single" w:sz="12" w:space="0" w:color="auto"/>
              <w:left w:val="single" w:sz="6" w:space="0" w:color="auto"/>
              <w:bottom w:val="single" w:sz="12" w:space="0" w:color="auto"/>
              <w:right w:val="single" w:sz="6" w:space="0" w:color="auto"/>
            </w:tcBorders>
            <w:shd w:val="clear" w:color="auto" w:fill="C6D9F1"/>
          </w:tcPr>
          <w:p w14:paraId="0084D7C2" w14:textId="77777777" w:rsidR="000E347C" w:rsidRDefault="000E347C" w:rsidP="008C0F37">
            <w:pPr>
              <w:jc w:val="center"/>
            </w:pPr>
            <w:r>
              <w:t>Taal-afhankelijk</w:t>
            </w:r>
          </w:p>
        </w:tc>
        <w:tc>
          <w:tcPr>
            <w:tcW w:w="1275" w:type="dxa"/>
            <w:tcBorders>
              <w:top w:val="single" w:sz="12" w:space="0" w:color="auto"/>
              <w:left w:val="single" w:sz="6" w:space="0" w:color="auto"/>
              <w:bottom w:val="single" w:sz="12" w:space="0" w:color="auto"/>
              <w:right w:val="single" w:sz="6" w:space="0" w:color="auto"/>
            </w:tcBorders>
            <w:shd w:val="clear" w:color="auto" w:fill="C6D9F1"/>
          </w:tcPr>
          <w:p w14:paraId="0084D7C3" w14:textId="77777777" w:rsidR="000E347C" w:rsidRDefault="000E347C" w:rsidP="008C0F37">
            <w:pPr>
              <w:jc w:val="center"/>
            </w:pPr>
            <w:r>
              <w:t>Aanbevolen tekens</w:t>
            </w:r>
          </w:p>
        </w:tc>
        <w:tc>
          <w:tcPr>
            <w:tcW w:w="1134" w:type="dxa"/>
            <w:tcBorders>
              <w:top w:val="single" w:sz="12" w:space="0" w:color="auto"/>
              <w:left w:val="single" w:sz="6" w:space="0" w:color="auto"/>
              <w:bottom w:val="single" w:sz="12" w:space="0" w:color="auto"/>
              <w:right w:val="single" w:sz="6" w:space="0" w:color="auto"/>
            </w:tcBorders>
            <w:shd w:val="clear" w:color="auto" w:fill="C6D9F1"/>
          </w:tcPr>
          <w:p w14:paraId="0084D7C4" w14:textId="77777777" w:rsidR="000E347C" w:rsidRDefault="000E347C" w:rsidP="008C0F37">
            <w:pPr>
              <w:jc w:val="center"/>
            </w:pPr>
            <w:r>
              <w:t>Verplicht</w:t>
            </w:r>
          </w:p>
        </w:tc>
        <w:tc>
          <w:tcPr>
            <w:tcW w:w="1418" w:type="dxa"/>
            <w:tcBorders>
              <w:top w:val="single" w:sz="12" w:space="0" w:color="auto"/>
              <w:left w:val="single" w:sz="6" w:space="0" w:color="auto"/>
              <w:bottom w:val="single" w:sz="12" w:space="0" w:color="auto"/>
              <w:right w:val="single" w:sz="12" w:space="0" w:color="auto"/>
            </w:tcBorders>
            <w:shd w:val="clear" w:color="auto" w:fill="C6D9F1"/>
          </w:tcPr>
          <w:p w14:paraId="0084D7C5" w14:textId="77777777" w:rsidR="000E347C" w:rsidRDefault="000E347C" w:rsidP="008C0F37">
            <w:pPr>
              <w:jc w:val="center"/>
            </w:pPr>
            <w:r>
              <w:t>Verplicht voor document management.</w:t>
            </w:r>
          </w:p>
        </w:tc>
      </w:tr>
      <w:tr w:rsidR="000E347C" w14:paraId="0084D7CD" w14:textId="77777777" w:rsidTr="000E347C">
        <w:tc>
          <w:tcPr>
            <w:tcW w:w="1844" w:type="dxa"/>
            <w:tcBorders>
              <w:top w:val="single" w:sz="12" w:space="0" w:color="auto"/>
            </w:tcBorders>
          </w:tcPr>
          <w:p w14:paraId="0084D7C7" w14:textId="77777777" w:rsidR="000E347C" w:rsidRDefault="000E347C" w:rsidP="000E347C">
            <w:r>
              <w:t>Benaming</w:t>
            </w:r>
          </w:p>
        </w:tc>
        <w:tc>
          <w:tcPr>
            <w:tcW w:w="3402" w:type="dxa"/>
            <w:tcBorders>
              <w:top w:val="single" w:sz="12" w:space="0" w:color="auto"/>
            </w:tcBorders>
          </w:tcPr>
          <w:p w14:paraId="0084D7C8" w14:textId="77777777" w:rsidR="000E347C" w:rsidRPr="00B40D83" w:rsidRDefault="000E347C" w:rsidP="000E347C">
            <w:pPr>
              <w:pStyle w:val="Style1"/>
              <w:kinsoku w:val="0"/>
              <w:autoSpaceDE/>
              <w:autoSpaceDN/>
              <w:adjustRightInd/>
              <w:rPr>
                <w:rStyle w:val="CharacterStyle1"/>
                <w:color w:val="0070C0"/>
                <w:sz w:val="18"/>
                <w:szCs w:val="18"/>
              </w:rPr>
            </w:pPr>
            <w:r w:rsidRPr="00B40D83">
              <w:rPr>
                <w:rStyle w:val="CharacterStyle1"/>
                <w:color w:val="0070C0"/>
                <w:sz w:val="18"/>
                <w:szCs w:val="18"/>
              </w:rPr>
              <w:t>NL_META_PROJECTOMSCHRIJVING</w:t>
            </w:r>
          </w:p>
        </w:tc>
        <w:tc>
          <w:tcPr>
            <w:tcW w:w="1134" w:type="dxa"/>
            <w:tcBorders>
              <w:top w:val="single" w:sz="12" w:space="0" w:color="auto"/>
            </w:tcBorders>
          </w:tcPr>
          <w:p w14:paraId="0084D7C9" w14:textId="77777777" w:rsidR="000E347C" w:rsidRDefault="000E347C" w:rsidP="008C0F37">
            <w:pPr>
              <w:jc w:val="center"/>
            </w:pPr>
            <w:r>
              <w:t>ja</w:t>
            </w:r>
          </w:p>
        </w:tc>
        <w:tc>
          <w:tcPr>
            <w:tcW w:w="1275" w:type="dxa"/>
            <w:tcBorders>
              <w:top w:val="single" w:sz="12" w:space="0" w:color="auto"/>
            </w:tcBorders>
          </w:tcPr>
          <w:p w14:paraId="0084D7CA" w14:textId="77777777" w:rsidR="000E347C" w:rsidRDefault="000E347C" w:rsidP="008C0F37">
            <w:pPr>
              <w:jc w:val="center"/>
            </w:pPr>
            <w:r>
              <w:t>25</w:t>
            </w:r>
          </w:p>
        </w:tc>
        <w:tc>
          <w:tcPr>
            <w:tcW w:w="1134" w:type="dxa"/>
            <w:tcBorders>
              <w:top w:val="single" w:sz="12" w:space="0" w:color="auto"/>
            </w:tcBorders>
          </w:tcPr>
          <w:p w14:paraId="0084D7CB" w14:textId="77777777" w:rsidR="000E347C" w:rsidRDefault="000E347C" w:rsidP="008C0F37">
            <w:pPr>
              <w:jc w:val="center"/>
            </w:pPr>
            <w:r>
              <w:t>ja</w:t>
            </w:r>
          </w:p>
        </w:tc>
        <w:tc>
          <w:tcPr>
            <w:tcW w:w="1418" w:type="dxa"/>
            <w:tcBorders>
              <w:top w:val="single" w:sz="12" w:space="0" w:color="auto"/>
            </w:tcBorders>
          </w:tcPr>
          <w:p w14:paraId="0084D7CC" w14:textId="77777777" w:rsidR="000E347C" w:rsidRDefault="000E347C" w:rsidP="008C0F37">
            <w:pPr>
              <w:jc w:val="center"/>
            </w:pPr>
            <w:r>
              <w:t>ja</w:t>
            </w:r>
          </w:p>
        </w:tc>
      </w:tr>
      <w:tr w:rsidR="000E347C" w14:paraId="0084D7D4" w14:textId="77777777" w:rsidTr="000E347C">
        <w:tc>
          <w:tcPr>
            <w:tcW w:w="1844" w:type="dxa"/>
          </w:tcPr>
          <w:p w14:paraId="0084D7CE" w14:textId="77777777" w:rsidR="000E347C" w:rsidRDefault="000E347C" w:rsidP="008C0F37">
            <w:r>
              <w:t>Aanvullende benaming</w:t>
            </w:r>
          </w:p>
        </w:tc>
        <w:tc>
          <w:tcPr>
            <w:tcW w:w="3402" w:type="dxa"/>
          </w:tcPr>
          <w:p w14:paraId="0084D7CF" w14:textId="77777777" w:rsidR="000E347C" w:rsidRPr="00B40D83" w:rsidRDefault="000E347C" w:rsidP="000E347C">
            <w:pPr>
              <w:pStyle w:val="Style1"/>
              <w:kinsoku w:val="0"/>
              <w:autoSpaceDE/>
              <w:autoSpaceDN/>
              <w:adjustRightInd/>
              <w:rPr>
                <w:rStyle w:val="CharacterStyle1"/>
                <w:color w:val="0070C0"/>
                <w:sz w:val="18"/>
                <w:szCs w:val="18"/>
              </w:rPr>
            </w:pPr>
            <w:r w:rsidRPr="00B40D83">
              <w:rPr>
                <w:rStyle w:val="CharacterStyle1"/>
                <w:color w:val="0070C0"/>
                <w:sz w:val="18"/>
                <w:szCs w:val="18"/>
              </w:rPr>
              <w:t>NL_META_T</w:t>
            </w:r>
            <w:commentRangeStart w:id="48"/>
            <w:commentRangeStart w:id="49"/>
            <w:r w:rsidRPr="00B40D83">
              <w:rPr>
                <w:rStyle w:val="CharacterStyle1"/>
                <w:color w:val="0070C0"/>
                <w:sz w:val="18"/>
                <w:szCs w:val="18"/>
              </w:rPr>
              <w:t>EKENINGOMSCHRIJVING</w:t>
            </w:r>
            <w:commentRangeEnd w:id="48"/>
            <w:r w:rsidR="003F7808">
              <w:rPr>
                <w:rStyle w:val="Verwijzingopmerking"/>
              </w:rPr>
              <w:commentReference w:id="48"/>
            </w:r>
            <w:commentRangeEnd w:id="49"/>
            <w:r w:rsidR="008748B0">
              <w:rPr>
                <w:rStyle w:val="Verwijzingopmerking"/>
              </w:rPr>
              <w:commentReference w:id="49"/>
            </w:r>
          </w:p>
        </w:tc>
        <w:tc>
          <w:tcPr>
            <w:tcW w:w="1134" w:type="dxa"/>
          </w:tcPr>
          <w:p w14:paraId="0084D7D0" w14:textId="77777777" w:rsidR="000E347C" w:rsidRDefault="000E347C" w:rsidP="008C0F37">
            <w:pPr>
              <w:jc w:val="center"/>
            </w:pPr>
            <w:r>
              <w:t>ja</w:t>
            </w:r>
          </w:p>
        </w:tc>
        <w:tc>
          <w:tcPr>
            <w:tcW w:w="1275" w:type="dxa"/>
          </w:tcPr>
          <w:p w14:paraId="0084D7D1" w14:textId="77777777" w:rsidR="000E347C" w:rsidRDefault="000E347C" w:rsidP="008C0F37">
            <w:pPr>
              <w:jc w:val="center"/>
            </w:pPr>
            <w:r>
              <w:t>2x25</w:t>
            </w:r>
          </w:p>
        </w:tc>
        <w:tc>
          <w:tcPr>
            <w:tcW w:w="1134" w:type="dxa"/>
          </w:tcPr>
          <w:p w14:paraId="0084D7D2" w14:textId="77777777" w:rsidR="000E347C" w:rsidRDefault="000E347C" w:rsidP="008C0F37">
            <w:pPr>
              <w:jc w:val="center"/>
            </w:pPr>
            <w:r>
              <w:t>ja</w:t>
            </w:r>
          </w:p>
        </w:tc>
        <w:tc>
          <w:tcPr>
            <w:tcW w:w="1418" w:type="dxa"/>
          </w:tcPr>
          <w:p w14:paraId="0084D7D3" w14:textId="77777777" w:rsidR="000E347C" w:rsidRDefault="000E347C" w:rsidP="008C0F37">
            <w:pPr>
              <w:jc w:val="center"/>
            </w:pPr>
            <w:r>
              <w:t>ja</w:t>
            </w:r>
          </w:p>
        </w:tc>
      </w:tr>
    </w:tbl>
    <w:p w14:paraId="0084D7D5" w14:textId="6AE1A17C" w:rsidR="000E347C" w:rsidRDefault="000E347C" w:rsidP="00054E0D">
      <w:pPr>
        <w:spacing w:line="240" w:lineRule="atLeast"/>
        <w:ind w:left="378"/>
        <w:rPr>
          <w:i/>
        </w:rPr>
      </w:pPr>
    </w:p>
    <w:p w14:paraId="0084D7D6" w14:textId="76DEA133" w:rsidR="00054E0D" w:rsidRDefault="00054E0D" w:rsidP="00054E0D">
      <w:pPr>
        <w:spacing w:line="240" w:lineRule="atLeast"/>
        <w:ind w:left="378"/>
      </w:pPr>
      <w:r w:rsidRPr="00B141FD">
        <w:rPr>
          <w:i/>
        </w:rPr>
        <w:t>Tabel 2.2-</w:t>
      </w:r>
      <w:r>
        <w:rPr>
          <w:i/>
        </w:rPr>
        <w:t>2</w:t>
      </w:r>
      <w:r w:rsidR="00B40D83">
        <w:rPr>
          <w:i/>
        </w:rPr>
        <w:t>: beschrijvende gegevensvelden conform NEN-EN-ISO 7200 (met in blauw: NLCS-specifieke toevoeging)</w:t>
      </w:r>
    </w:p>
    <w:p w14:paraId="0084D7D7" w14:textId="54C8F0DB" w:rsidR="00054E0D" w:rsidRDefault="00054E0D" w:rsidP="00054E0D">
      <w:pPr>
        <w:spacing w:line="240" w:lineRule="atLeast"/>
      </w:pPr>
    </w:p>
    <w:p w14:paraId="0084D7D8" w14:textId="06635CCF" w:rsidR="00054E0D" w:rsidRPr="00B141FD" w:rsidRDefault="00054E0D" w:rsidP="00CE5C9B">
      <w:pPr>
        <w:spacing w:line="240" w:lineRule="atLeast"/>
        <w:ind w:left="364"/>
        <w:rPr>
          <w:b/>
        </w:rPr>
      </w:pPr>
      <w:r w:rsidRPr="00B141FD">
        <w:rPr>
          <w:b/>
        </w:rPr>
        <w:t xml:space="preserve">Verplicht </w:t>
      </w:r>
      <w:r>
        <w:rPr>
          <w:b/>
        </w:rPr>
        <w:t>gegevens</w:t>
      </w:r>
      <w:r w:rsidRPr="00B141FD">
        <w:rPr>
          <w:b/>
        </w:rPr>
        <w:t>veld:</w:t>
      </w:r>
    </w:p>
    <w:p w14:paraId="0084D7D9" w14:textId="77777777" w:rsidR="00054E0D" w:rsidRPr="009C3E7D" w:rsidRDefault="00054E0D" w:rsidP="00231F6C">
      <w:pPr>
        <w:numPr>
          <w:ilvl w:val="0"/>
          <w:numId w:val="28"/>
        </w:numPr>
        <w:spacing w:line="240" w:lineRule="atLeast"/>
      </w:pPr>
      <w:r w:rsidRPr="009C3E7D">
        <w:t xml:space="preserve">Benaming: </w:t>
      </w:r>
      <w:r>
        <w:t xml:space="preserve">heeft betrekking op de inhoud van het document. </w:t>
      </w:r>
      <w:r>
        <w:br/>
        <w:t>De benaming behoort te worden gekozen uit vastgelegde begrippen. Afkortingen moeten worden vermeden.</w:t>
      </w:r>
    </w:p>
    <w:p w14:paraId="0084D7DA" w14:textId="77777777" w:rsidR="00054E0D" w:rsidRDefault="00054E0D" w:rsidP="00054E0D"/>
    <w:p w14:paraId="0084D7DB" w14:textId="2F11CE16" w:rsidR="007F44CF" w:rsidRDefault="007F44CF" w:rsidP="00720967">
      <w:r>
        <w:t>Voorbeeld van een titelblok</w:t>
      </w:r>
    </w:p>
    <w:p w14:paraId="0084D7DE" w14:textId="14407C39" w:rsidR="007F44CF" w:rsidRDefault="001913A2" w:rsidP="00957EDF">
      <w:pPr>
        <w:spacing w:line="240" w:lineRule="atLeast"/>
        <w:ind w:left="380"/>
      </w:pPr>
      <w:commentRangeStart w:id="50"/>
      <w:commentRangeEnd w:id="50"/>
      <w:r>
        <w:rPr>
          <w:rStyle w:val="Verwijzingopmerking"/>
        </w:rPr>
        <w:commentReference w:id="50"/>
      </w:r>
    </w:p>
    <w:p w14:paraId="0084D7DF" w14:textId="17C95516" w:rsidR="007F44CF" w:rsidRDefault="00F32C7C" w:rsidP="00720967">
      <w:r>
        <w:rPr>
          <w:noProof/>
        </w:rPr>
        <w:drawing>
          <wp:anchor distT="0" distB="0" distL="114300" distR="114300" simplePos="0" relativeHeight="251708928" behindDoc="0" locked="0" layoutInCell="1" allowOverlap="1" wp14:anchorId="48E4D27D" wp14:editId="21D1E4F7">
            <wp:simplePos x="0" y="0"/>
            <wp:positionH relativeFrom="margin">
              <wp:align>right</wp:align>
            </wp:positionH>
            <wp:positionV relativeFrom="paragraph">
              <wp:posOffset>2551</wp:posOffset>
            </wp:positionV>
            <wp:extent cx="5580380" cy="2546985"/>
            <wp:effectExtent l="0" t="0" r="1270" b="5715"/>
            <wp:wrapSquare wrapText="bothSides"/>
            <wp:docPr id="247" name="Afbeelding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Afbeelding 247"/>
                    <pic:cNvPicPr/>
                  </pic:nvPicPr>
                  <pic:blipFill>
                    <a:blip r:embed="rId25">
                      <a:extLst>
                        <a:ext uri="{28A0092B-C50C-407E-A947-70E740481C1C}">
                          <a14:useLocalDpi xmlns:a14="http://schemas.microsoft.com/office/drawing/2010/main" val="0"/>
                        </a:ext>
                      </a:extLst>
                    </a:blip>
                    <a:stretch>
                      <a:fillRect/>
                    </a:stretch>
                  </pic:blipFill>
                  <pic:spPr>
                    <a:xfrm>
                      <a:off x="0" y="0"/>
                      <a:ext cx="5580380" cy="2546985"/>
                    </a:xfrm>
                    <a:prstGeom prst="rect">
                      <a:avLst/>
                    </a:prstGeom>
                  </pic:spPr>
                </pic:pic>
              </a:graphicData>
            </a:graphic>
            <wp14:sizeRelH relativeFrom="page">
              <wp14:pctWidth>0</wp14:pctWidth>
            </wp14:sizeRelH>
            <wp14:sizeRelV relativeFrom="page">
              <wp14:pctHeight>0</wp14:pctHeight>
            </wp14:sizeRelV>
          </wp:anchor>
        </w:drawing>
      </w:r>
      <w:r w:rsidR="00720967">
        <w:br w:type="page"/>
      </w:r>
      <w:r w:rsidR="007F44CF">
        <w:lastRenderedPageBreak/>
        <w:t>Voorbeeld van een titelblok met wijzigingsblok</w:t>
      </w:r>
    </w:p>
    <w:p w14:paraId="0084D7E0" w14:textId="77777777" w:rsidR="007F44CF" w:rsidRDefault="007F44CF" w:rsidP="007F44CF"/>
    <w:p w14:paraId="0084D7E1" w14:textId="77777777" w:rsidR="007F44CF" w:rsidRDefault="00146B6C" w:rsidP="007F44CF">
      <w:pPr>
        <w:spacing w:line="240" w:lineRule="atLeast"/>
        <w:ind w:left="425"/>
      </w:pPr>
      <w:r>
        <w:rPr>
          <w:noProof/>
        </w:rPr>
        <w:drawing>
          <wp:inline distT="0" distB="0" distL="0" distR="0" wp14:anchorId="0084E1B7" wp14:editId="0084E1B8">
            <wp:extent cx="4848225" cy="2457450"/>
            <wp:effectExtent l="0" t="0" r="0" b="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48225" cy="2457450"/>
                    </a:xfrm>
                    <a:prstGeom prst="rect">
                      <a:avLst/>
                    </a:prstGeom>
                    <a:noFill/>
                    <a:ln>
                      <a:noFill/>
                    </a:ln>
                  </pic:spPr>
                </pic:pic>
              </a:graphicData>
            </a:graphic>
          </wp:inline>
        </w:drawing>
      </w:r>
    </w:p>
    <w:p w14:paraId="0084D7E2" w14:textId="77777777" w:rsidR="00720967" w:rsidRDefault="00720967" w:rsidP="001513DC">
      <w:pPr>
        <w:pStyle w:val="Kop1"/>
      </w:pPr>
      <w:r>
        <w:br w:type="page"/>
      </w:r>
      <w:bookmarkStart w:id="51" w:name="_Toc90923586"/>
      <w:r>
        <w:lastRenderedPageBreak/>
        <w:t>3.</w:t>
      </w:r>
      <w:r>
        <w:tab/>
        <w:t>Basisafspraken digitaal tekenen</w:t>
      </w:r>
      <w:bookmarkEnd w:id="51"/>
    </w:p>
    <w:p w14:paraId="0084D7E3" w14:textId="77777777" w:rsidR="00720967" w:rsidRDefault="00720967" w:rsidP="00720967">
      <w:pPr>
        <w:pStyle w:val="Kop3"/>
      </w:pPr>
      <w:bookmarkStart w:id="52" w:name="_Toc90923587"/>
      <w:r>
        <w:rPr>
          <w:rFonts w:ascii="ZWAdobeF" w:hAnsi="ZWAdobeF" w:cs="ZWAdobeF"/>
          <w:b w:val="0"/>
          <w:sz w:val="2"/>
          <w:szCs w:val="2"/>
        </w:rPr>
        <w:t>20B</w:t>
      </w:r>
      <w:r>
        <w:t>3.1</w:t>
      </w:r>
      <w:r>
        <w:tab/>
        <w:t>Algemene basisafspraken</w:t>
      </w:r>
      <w:bookmarkEnd w:id="52"/>
    </w:p>
    <w:p w14:paraId="0084D7E4" w14:textId="77777777" w:rsidR="00720967" w:rsidRDefault="00720967" w:rsidP="00231F6C">
      <w:pPr>
        <w:numPr>
          <w:ilvl w:val="0"/>
          <w:numId w:val="29"/>
        </w:numPr>
      </w:pPr>
      <w:r>
        <w:t xml:space="preserve">Het invoeren van gegevens in 2D digitale </w:t>
      </w:r>
      <w:r w:rsidR="00F93102">
        <w:t>modellen</w:t>
      </w:r>
      <w:r>
        <w:t xml:space="preserve"> moet gebeuren in schaal 1:1. Representaties van digitale </w:t>
      </w:r>
      <w:r w:rsidR="00F93102">
        <w:t>modelle</w:t>
      </w:r>
      <w:r>
        <w:t>n worden verschaald op het tekenblad weergegeven.</w:t>
      </w:r>
    </w:p>
    <w:p w14:paraId="0084D7E5" w14:textId="77777777" w:rsidR="00720967" w:rsidRDefault="00720967" w:rsidP="00231F6C">
      <w:pPr>
        <w:numPr>
          <w:ilvl w:val="0"/>
          <w:numId w:val="29"/>
        </w:numPr>
      </w:pPr>
      <w:r>
        <w:t xml:space="preserve">De te hanteren eenheid binnen het CAD-systeem is afhankelijk van de discipline. 1 (master) unit is gelijk aan 1 meter (wegen, waterwegen e.d.) of 1 millimeter (constructies). De gehanteerde eenheden moeten in </w:t>
      </w:r>
      <w:r w:rsidR="005649DE">
        <w:t>de opmerkingen in het kader</w:t>
      </w:r>
      <w:r>
        <w:t xml:space="preserve"> worden weergegeven.</w:t>
      </w:r>
    </w:p>
    <w:p w14:paraId="0084D7E6" w14:textId="77777777" w:rsidR="00720967" w:rsidRDefault="00F93102" w:rsidP="00231F6C">
      <w:pPr>
        <w:numPr>
          <w:ilvl w:val="0"/>
          <w:numId w:val="29"/>
        </w:numPr>
      </w:pPr>
      <w:r>
        <w:t>Modellen en t</w:t>
      </w:r>
      <w:r w:rsidR="00720967">
        <w:t>ekeningen dienen in het metrische stelsel te worden uitgevoerd.</w:t>
      </w:r>
    </w:p>
    <w:p w14:paraId="0084D7E7" w14:textId="77777777" w:rsidR="00720967" w:rsidRPr="00032E2B" w:rsidRDefault="00720967" w:rsidP="00231F6C">
      <w:pPr>
        <w:numPr>
          <w:ilvl w:val="0"/>
          <w:numId w:val="29"/>
        </w:numPr>
      </w:pPr>
      <w:r w:rsidRPr="00032E2B">
        <w:t xml:space="preserve">Tijdens de verwerking van het ontwerp </w:t>
      </w:r>
      <w:r w:rsidR="00032D26" w:rsidRPr="00032E2B">
        <w:t>kan</w:t>
      </w:r>
      <w:r w:rsidRPr="00032E2B">
        <w:t xml:space="preserve"> gebruik </w:t>
      </w:r>
      <w:r w:rsidR="00032D26" w:rsidRPr="00032E2B">
        <w:t xml:space="preserve">worden </w:t>
      </w:r>
      <w:r w:rsidRPr="00032E2B">
        <w:t xml:space="preserve">gemaakt van </w:t>
      </w:r>
      <w:proofErr w:type="spellStart"/>
      <w:r w:rsidRPr="00032E2B">
        <w:t>Layout</w:t>
      </w:r>
      <w:proofErr w:type="spellEnd"/>
      <w:r w:rsidRPr="00032E2B">
        <w:t xml:space="preserve"> </w:t>
      </w:r>
      <w:r w:rsidR="005649DE" w:rsidRPr="00032E2B">
        <w:t>(</w:t>
      </w:r>
      <w:proofErr w:type="spellStart"/>
      <w:r w:rsidR="005649DE" w:rsidRPr="00032E2B">
        <w:t>AutoCAD</w:t>
      </w:r>
      <w:proofErr w:type="spellEnd"/>
      <w:r w:rsidR="005649DE" w:rsidRPr="00032E2B">
        <w:t xml:space="preserve">) </w:t>
      </w:r>
      <w:r w:rsidRPr="00032E2B">
        <w:t xml:space="preserve">of Sheet </w:t>
      </w:r>
      <w:proofErr w:type="spellStart"/>
      <w:r w:rsidRPr="00032E2B">
        <w:t>Models</w:t>
      </w:r>
      <w:proofErr w:type="spellEnd"/>
      <w:r w:rsidRPr="00032E2B">
        <w:t xml:space="preserve"> </w:t>
      </w:r>
      <w:r w:rsidR="005649DE" w:rsidRPr="00032E2B">
        <w:t>(</w:t>
      </w:r>
      <w:proofErr w:type="spellStart"/>
      <w:r w:rsidR="005649DE" w:rsidRPr="00032E2B">
        <w:t>MicroStation</w:t>
      </w:r>
      <w:proofErr w:type="spellEnd"/>
      <w:r w:rsidR="005649DE" w:rsidRPr="00032E2B">
        <w:t xml:space="preserve">) </w:t>
      </w:r>
      <w:r w:rsidRPr="00032E2B">
        <w:t xml:space="preserve">om de plotcompositie samen te stellen. </w:t>
      </w:r>
      <w:r w:rsidR="00032D26" w:rsidRPr="00032E2B">
        <w:t xml:space="preserve">Het is </w:t>
      </w:r>
      <w:r w:rsidR="00ED70E0" w:rsidRPr="00032E2B">
        <w:t>essentieel</w:t>
      </w:r>
      <w:r w:rsidR="00032D26" w:rsidRPr="00032E2B">
        <w:t xml:space="preserve"> om een zodanige werkmethodiek toe te passen, dat discrepanties in </w:t>
      </w:r>
      <w:r w:rsidRPr="00032E2B">
        <w:t xml:space="preserve">een ontwerp dat in meerdere kaderbladen wordt gepresenteerd, </w:t>
      </w:r>
      <w:r w:rsidR="00245E1F" w:rsidRPr="00032E2B">
        <w:t xml:space="preserve">worden vermeden. Het is aan te bevelen om het digitale model van het ontwerp </w:t>
      </w:r>
      <w:r w:rsidR="00082751" w:rsidRPr="00032E2B">
        <w:t xml:space="preserve">zoveel mogelijk </w:t>
      </w:r>
      <w:r w:rsidRPr="00032E2B">
        <w:t xml:space="preserve">één geheel </w:t>
      </w:r>
      <w:r w:rsidR="00245E1F" w:rsidRPr="00032E2B">
        <w:t xml:space="preserve">te laten en niet op te delen in aparte </w:t>
      </w:r>
      <w:r w:rsidR="00F93102">
        <w:t>modellen</w:t>
      </w:r>
      <w:r w:rsidR="00245E1F" w:rsidRPr="00032E2B">
        <w:t xml:space="preserve"> voor de verschillende kaderbladen. Wanneer dit </w:t>
      </w:r>
      <w:r w:rsidR="000B4E3B" w:rsidRPr="00032E2B">
        <w:t>onvermijdelijk</w:t>
      </w:r>
      <w:r w:rsidR="00245E1F" w:rsidRPr="00032E2B">
        <w:t xml:space="preserve"> is, zij</w:t>
      </w:r>
      <w:r w:rsidR="00ED70E0" w:rsidRPr="00032E2B">
        <w:t>n</w:t>
      </w:r>
      <w:r w:rsidR="00245E1F" w:rsidRPr="00032E2B">
        <w:t xml:space="preserve"> aanvullende </w:t>
      </w:r>
      <w:r w:rsidR="00160793" w:rsidRPr="00032E2B">
        <w:t>borgings</w:t>
      </w:r>
      <w:r w:rsidR="00245E1F" w:rsidRPr="00032E2B">
        <w:t xml:space="preserve">maatregelen </w:t>
      </w:r>
      <w:r w:rsidR="00ED70E0" w:rsidRPr="00032E2B">
        <w:t xml:space="preserve">noodzakelijk </w:t>
      </w:r>
      <w:r w:rsidR="00245E1F" w:rsidRPr="00032E2B">
        <w:t xml:space="preserve">om discrepanties in het ontwerp, c.q. de kaderbladen te voorkomen. </w:t>
      </w:r>
    </w:p>
    <w:p w14:paraId="0084D7E8" w14:textId="77777777" w:rsidR="00720967" w:rsidRPr="00E46EB9" w:rsidRDefault="00720967" w:rsidP="00231F6C">
      <w:pPr>
        <w:numPr>
          <w:ilvl w:val="0"/>
          <w:numId w:val="29"/>
        </w:numPr>
      </w:pPr>
      <w:r>
        <w:t xml:space="preserve">Kleuren, lijnstijlen en –dikten moeten altijd in de lagenstructuur worden geregeld. </w:t>
      </w:r>
      <w:r w:rsidRPr="00E46EB9">
        <w:t xml:space="preserve">Objecten hebben </w:t>
      </w:r>
      <w:r w:rsidR="00160793" w:rsidRPr="00E46EB9">
        <w:t>in</w:t>
      </w:r>
      <w:r w:rsidR="000B4E3B" w:rsidRPr="00E46EB9">
        <w:t xml:space="preserve"> </w:t>
      </w:r>
      <w:r w:rsidR="00160793" w:rsidRPr="00E46EB9">
        <w:t>beginsel</w:t>
      </w:r>
      <w:r w:rsidRPr="00E46EB9">
        <w:t xml:space="preserve"> </w:t>
      </w:r>
      <w:r w:rsidR="00160793" w:rsidRPr="00E46EB9">
        <w:t>g</w:t>
      </w:r>
      <w:r w:rsidRPr="00E46EB9">
        <w:t xml:space="preserve">een eigen kleur, lijnstijl of </w:t>
      </w:r>
      <w:r w:rsidR="000B4E3B" w:rsidRPr="00E46EB9">
        <w:t>lijn</w:t>
      </w:r>
      <w:r w:rsidRPr="00E46EB9">
        <w:t>dikte</w:t>
      </w:r>
      <w:r w:rsidR="00160793" w:rsidRPr="00E46EB9">
        <w:t xml:space="preserve">; slechts </w:t>
      </w:r>
      <w:r w:rsidR="00ED70E0" w:rsidRPr="00E46EB9">
        <w:t>bepaalde symbolen hebben een eigen kleur, lijnstijl en/of –dikte</w:t>
      </w:r>
      <w:r w:rsidRPr="00E46EB9">
        <w:t>.</w:t>
      </w:r>
    </w:p>
    <w:p w14:paraId="0084D7E9" w14:textId="77777777" w:rsidR="00720967" w:rsidRDefault="00720967" w:rsidP="00231F6C">
      <w:pPr>
        <w:numPr>
          <w:ilvl w:val="0"/>
          <w:numId w:val="29"/>
        </w:numPr>
      </w:pPr>
      <w:proofErr w:type="spellStart"/>
      <w:r>
        <w:t>Dimensioneringen</w:t>
      </w:r>
      <w:proofErr w:type="spellEnd"/>
      <w:r>
        <w:t xml:space="preserve"> mogen nooit in geëxplodeerde stijl worden aangeleverd.</w:t>
      </w:r>
    </w:p>
    <w:p w14:paraId="0084D7EA" w14:textId="5D1BBFCB" w:rsidR="00CD1F92" w:rsidRDefault="00CD1F92" w:rsidP="00231F6C">
      <w:pPr>
        <w:numPr>
          <w:ilvl w:val="0"/>
          <w:numId w:val="29"/>
        </w:numPr>
        <w:spacing w:line="240" w:lineRule="atLeast"/>
      </w:pPr>
      <w:proofErr w:type="spellStart"/>
      <w:r w:rsidRPr="0078457D">
        <w:t>Dimensioneringen</w:t>
      </w:r>
      <w:proofErr w:type="spellEnd"/>
      <w:r w:rsidRPr="0078457D">
        <w:t xml:space="preserve"> </w:t>
      </w:r>
      <w:r>
        <w:t xml:space="preserve">moeten altijd in één geheel zijn opgebouwd en moeten </w:t>
      </w:r>
      <w:r w:rsidR="00A76C46">
        <w:t xml:space="preserve">gerelateerd </w:t>
      </w:r>
      <w:r>
        <w:t>zijn</w:t>
      </w:r>
      <w:r w:rsidR="00A76C46">
        <w:t xml:space="preserve"> aan de geometrie</w:t>
      </w:r>
      <w:r>
        <w:t>.</w:t>
      </w:r>
    </w:p>
    <w:p w14:paraId="0084D7EB" w14:textId="77777777" w:rsidR="00720967" w:rsidRDefault="00720967" w:rsidP="00231F6C">
      <w:pPr>
        <w:numPr>
          <w:ilvl w:val="0"/>
          <w:numId w:val="29"/>
        </w:numPr>
      </w:pPr>
      <w:r>
        <w:t>Indien de werkelijke maat afwijkt van de getekende maat, moet de op tekening ingeschreven maat worden onderstreept</w:t>
      </w:r>
      <w:r w:rsidR="005649DE">
        <w:t xml:space="preserve"> of voorzien van een afbreekteken in de </w:t>
      </w:r>
      <w:r w:rsidR="00A4414E">
        <w:t>maatvoeringlijn</w:t>
      </w:r>
      <w:r>
        <w:t>.</w:t>
      </w:r>
    </w:p>
    <w:p w14:paraId="0084D7EC" w14:textId="77777777" w:rsidR="005649DE" w:rsidRDefault="00146B6C" w:rsidP="005649DE">
      <w:r>
        <w:rPr>
          <w:noProof/>
        </w:rPr>
        <w:drawing>
          <wp:anchor distT="0" distB="0" distL="114300" distR="114300" simplePos="0" relativeHeight="251628032" behindDoc="0" locked="0" layoutInCell="1" allowOverlap="1" wp14:anchorId="0084E1B9" wp14:editId="0084E1BA">
            <wp:simplePos x="0" y="0"/>
            <wp:positionH relativeFrom="column">
              <wp:posOffset>267335</wp:posOffset>
            </wp:positionH>
            <wp:positionV relativeFrom="paragraph">
              <wp:posOffset>142875</wp:posOffset>
            </wp:positionV>
            <wp:extent cx="2138045" cy="1272540"/>
            <wp:effectExtent l="0" t="0" r="0" b="3810"/>
            <wp:wrapSquare wrapText="bothSides"/>
            <wp:docPr id="213" name="Afbeelding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8045" cy="1272540"/>
                    </a:xfrm>
                    <a:prstGeom prst="rect">
                      <a:avLst/>
                    </a:prstGeom>
                    <a:noFill/>
                  </pic:spPr>
                </pic:pic>
              </a:graphicData>
            </a:graphic>
            <wp14:sizeRelH relativeFrom="page">
              <wp14:pctWidth>0</wp14:pctWidth>
            </wp14:sizeRelH>
            <wp14:sizeRelV relativeFrom="page">
              <wp14:pctHeight>0</wp14:pctHeight>
            </wp14:sizeRelV>
          </wp:anchor>
        </w:drawing>
      </w:r>
    </w:p>
    <w:p w14:paraId="0084D7ED" w14:textId="77777777" w:rsidR="005649DE" w:rsidRDefault="005649DE" w:rsidP="005649DE"/>
    <w:p w14:paraId="0084D7EE" w14:textId="77777777" w:rsidR="005649DE" w:rsidRDefault="005649DE" w:rsidP="005649DE"/>
    <w:p w14:paraId="0084D7EF" w14:textId="77777777" w:rsidR="005649DE" w:rsidRDefault="005649DE" w:rsidP="005649DE"/>
    <w:p w14:paraId="0084D7F0" w14:textId="77777777" w:rsidR="005649DE" w:rsidRDefault="005649DE" w:rsidP="005649DE"/>
    <w:p w14:paraId="0084D7F1" w14:textId="77777777" w:rsidR="005649DE" w:rsidRDefault="005649DE" w:rsidP="005649DE"/>
    <w:p w14:paraId="0084D7F2" w14:textId="77777777" w:rsidR="005649DE" w:rsidRDefault="005649DE" w:rsidP="005649DE"/>
    <w:p w14:paraId="0084D7F3" w14:textId="77777777" w:rsidR="005649DE" w:rsidRDefault="005649DE" w:rsidP="005649DE">
      <w:pPr>
        <w:pStyle w:val="Kop3"/>
        <w:rPr>
          <w:b w:val="0"/>
          <w:sz w:val="20"/>
        </w:rPr>
      </w:pPr>
    </w:p>
    <w:p w14:paraId="0084D7F4" w14:textId="77777777" w:rsidR="00720967" w:rsidRPr="00E31545" w:rsidRDefault="005649DE" w:rsidP="005649DE">
      <w:pPr>
        <w:pStyle w:val="Kop3"/>
      </w:pPr>
      <w:bookmarkStart w:id="53" w:name="_Toc90923588"/>
      <w:r w:rsidRPr="00E31545">
        <w:rPr>
          <w:szCs w:val="2"/>
        </w:rPr>
        <w:t>3.2</w:t>
      </w:r>
      <w:r w:rsidRPr="00E31545">
        <w:rPr>
          <w:szCs w:val="2"/>
        </w:rPr>
        <w:tab/>
      </w:r>
      <w:r w:rsidR="00720967" w:rsidRPr="00E31545">
        <w:t>RD-stelsel</w:t>
      </w:r>
      <w:bookmarkEnd w:id="53"/>
    </w:p>
    <w:p w14:paraId="0084D7F5" w14:textId="0C99B686" w:rsidR="00720967" w:rsidRPr="00E31545" w:rsidRDefault="00720967" w:rsidP="00231F6C">
      <w:pPr>
        <w:numPr>
          <w:ilvl w:val="0"/>
          <w:numId w:val="30"/>
        </w:numPr>
      </w:pPr>
      <w:r w:rsidRPr="00E31545">
        <w:t xml:space="preserve">Alle objecten </w:t>
      </w:r>
      <w:r w:rsidR="00F93102" w:rsidRPr="00E31545">
        <w:t>in</w:t>
      </w:r>
      <w:r w:rsidRPr="00E31545">
        <w:t xml:space="preserve"> een civieltechnisch</w:t>
      </w:r>
      <w:r w:rsidR="00F93102" w:rsidRPr="00E31545">
        <w:t xml:space="preserve"> model</w:t>
      </w:r>
      <w:r w:rsidRPr="00E31545">
        <w:t xml:space="preserve"> </w:t>
      </w:r>
      <w:r w:rsidR="00473D50" w:rsidRPr="00E31545">
        <w:t xml:space="preserve">(in DWG/DGN-formaat) </w:t>
      </w:r>
      <w:r w:rsidR="00F93102" w:rsidRPr="00E31545">
        <w:t>dat</w:t>
      </w:r>
      <w:r w:rsidRPr="00E31545">
        <w:t xml:space="preserve"> is gerelateerd aan een </w:t>
      </w:r>
      <w:r w:rsidRPr="00646F18">
        <w:t>topologische ondergrond, moeten in het</w:t>
      </w:r>
      <w:r w:rsidR="00D65C40" w:rsidRPr="00646F18">
        <w:t xml:space="preserve"> </w:t>
      </w:r>
      <w:commentRangeStart w:id="54"/>
      <w:r w:rsidR="00D65C40" w:rsidRPr="00957EDF">
        <w:t>actuele</w:t>
      </w:r>
      <w:r w:rsidRPr="00646F18">
        <w:t xml:space="preserve"> RD-stelsel </w:t>
      </w:r>
      <w:commentRangeEnd w:id="54"/>
      <w:r w:rsidR="00B027D1" w:rsidRPr="00646F18">
        <w:rPr>
          <w:rStyle w:val="Verwijzingopmerking"/>
        </w:rPr>
        <w:commentReference w:id="54"/>
      </w:r>
      <w:r w:rsidRPr="00646F18">
        <w:t>worden geplaatst (toelichting: RD staat voor Rijks Driehoekmeting, een stelsel dat in Nederland wordt gebruikt bij kaartvervaardiging. RD-coördinaten geven objecten een unieke plaatsaanduiding in Nederland, rekening houdend met de aardkromming</w:t>
      </w:r>
      <w:r w:rsidR="00D65C40" w:rsidRPr="00646F18">
        <w:t xml:space="preserve">. </w:t>
      </w:r>
      <w:r w:rsidR="009D5C59" w:rsidRPr="00957EDF">
        <w:t>Het</w:t>
      </w:r>
      <w:r w:rsidR="0065530F" w:rsidRPr="00957EDF">
        <w:t xml:space="preserve"> stelsel</w:t>
      </w:r>
      <w:r w:rsidR="009D5C59" w:rsidRPr="00957EDF">
        <w:t xml:space="preserve"> </w:t>
      </w:r>
      <w:r w:rsidR="007A5C45" w:rsidRPr="00957EDF">
        <w:t xml:space="preserve">Amersfoort / </w:t>
      </w:r>
      <w:r w:rsidR="009D5C59" w:rsidRPr="00957EDF">
        <w:t>RD</w:t>
      </w:r>
      <w:r w:rsidR="007A5C45" w:rsidRPr="00957EDF">
        <w:t xml:space="preserve"> new</w:t>
      </w:r>
      <w:r w:rsidR="009D5C59" w:rsidRPr="00957EDF">
        <w:t xml:space="preserve">, </w:t>
      </w:r>
      <w:r w:rsidR="007A5C45" w:rsidRPr="00957EDF">
        <w:t>EPSG 28992</w:t>
      </w:r>
      <w:r w:rsidR="002F4CCB" w:rsidRPr="00957EDF">
        <w:rPr>
          <w:rStyle w:val="Voetnootmarkering"/>
        </w:rPr>
        <w:footnoteReference w:id="3"/>
      </w:r>
      <w:r w:rsidR="002A525A" w:rsidRPr="00957EDF">
        <w:t>,</w:t>
      </w:r>
      <w:r w:rsidR="0065530F" w:rsidRPr="00957EDF">
        <w:t xml:space="preserve"> geeft goede resultaten bij de projectie in bijvoorbeeld Google Earth</w:t>
      </w:r>
      <w:r w:rsidRPr="00646F18">
        <w:t>.</w:t>
      </w:r>
      <w:r w:rsidR="007003C8" w:rsidRPr="00646F18">
        <w:t xml:space="preserve"> </w:t>
      </w:r>
      <w:r w:rsidR="00F93102" w:rsidRPr="00646F18">
        <w:t>Tekeningen (dus representaties van het model) hoeven niet in het RD-</w:t>
      </w:r>
      <w:r w:rsidR="00F93102" w:rsidRPr="00E31545">
        <w:lastRenderedPageBreak/>
        <w:t xml:space="preserve">stelsel te staan (NB: dit geldt bijvoorbeeld ook voor </w:t>
      </w:r>
      <w:r w:rsidR="00D8144C" w:rsidRPr="00E31545">
        <w:t>2D tekeningen die worden gegenereerd uit een 3D model).</w:t>
      </w:r>
    </w:p>
    <w:p w14:paraId="0084D7F6" w14:textId="77777777" w:rsidR="00720967" w:rsidRPr="00E31545" w:rsidRDefault="00720967" w:rsidP="00231F6C">
      <w:pPr>
        <w:numPr>
          <w:ilvl w:val="0"/>
          <w:numId w:val="30"/>
        </w:numPr>
      </w:pPr>
      <w:r w:rsidRPr="00E31545">
        <w:t>RD-coördinaten in topo</w:t>
      </w:r>
      <w:r w:rsidR="00BB3D29" w:rsidRPr="00E31545">
        <w:t>log</w:t>
      </w:r>
      <w:r w:rsidRPr="00E31545">
        <w:t xml:space="preserve">ische ondergronden en/of daarop gebaseerde </w:t>
      </w:r>
      <w:r w:rsidR="00D8144C" w:rsidRPr="00E31545">
        <w:t>CAD modellen</w:t>
      </w:r>
      <w:r w:rsidRPr="00E31545">
        <w:t xml:space="preserve"> moeten altijd gehandhaafd blijven.</w:t>
      </w:r>
      <w:r w:rsidR="00473D50" w:rsidRPr="00E31545">
        <w:t xml:space="preserve"> Er mag op geen enkele wijze een verplaatsing plaatsvinden, niet tijdens het ontwerpen en niet tijdens een eventuele export. </w:t>
      </w:r>
    </w:p>
    <w:p w14:paraId="0084D7F7" w14:textId="77777777" w:rsidR="00720967" w:rsidRDefault="00720967" w:rsidP="00231F6C">
      <w:pPr>
        <w:numPr>
          <w:ilvl w:val="0"/>
          <w:numId w:val="30"/>
        </w:numPr>
      </w:pPr>
      <w:r>
        <w:t>Het bewerken van kaartbestanden, bijvoorbeeld door er informatie aan toe te voegen, moet altijd gebeuren in het RD-coördinatenstelsel waarin het bestand is opgebouwd.</w:t>
      </w:r>
    </w:p>
    <w:p w14:paraId="0084D7F8" w14:textId="01039851" w:rsidR="00720967" w:rsidRDefault="00720967" w:rsidP="00231F6C">
      <w:pPr>
        <w:numPr>
          <w:ilvl w:val="0"/>
          <w:numId w:val="30"/>
        </w:numPr>
        <w:spacing w:line="240" w:lineRule="atLeast"/>
      </w:pPr>
      <w:r>
        <w:t xml:space="preserve">Zie voor het aangeven van de oriëntatie ten opzichte van de wereldcoördinaten op terreinmodellen ook paragraaf </w:t>
      </w:r>
      <w:r w:rsidR="00C16C37" w:rsidRPr="00C16C37">
        <w:t xml:space="preserve"> 4.</w:t>
      </w:r>
      <w:r w:rsidR="00C16C37">
        <w:t>7 “</w:t>
      </w:r>
      <w:r w:rsidR="00C16C37" w:rsidRPr="00C16C37">
        <w:t>Oriëntatieaanduidingen</w:t>
      </w:r>
      <w:r w:rsidR="00C16C37">
        <w:t>”</w:t>
      </w:r>
      <w:r w:rsidR="000F6F30">
        <w:t>.</w:t>
      </w:r>
    </w:p>
    <w:p w14:paraId="0084D7F9" w14:textId="77777777" w:rsidR="00141FB0" w:rsidRDefault="00141FB0" w:rsidP="00973761">
      <w:pPr>
        <w:pStyle w:val="Kop3"/>
      </w:pPr>
      <w:bookmarkStart w:id="55" w:name="_Toc90923589"/>
      <w:r>
        <w:t>3.3</w:t>
      </w:r>
      <w:r>
        <w:tab/>
        <w:t>Eenheden</w:t>
      </w:r>
      <w:bookmarkEnd w:id="55"/>
    </w:p>
    <w:p w14:paraId="0084D7FA" w14:textId="77777777" w:rsidR="00141FB0" w:rsidRPr="00300104" w:rsidRDefault="00141FB0" w:rsidP="00231F6C">
      <w:pPr>
        <w:numPr>
          <w:ilvl w:val="0"/>
          <w:numId w:val="31"/>
        </w:numPr>
      </w:pPr>
      <w:r w:rsidRPr="00300104">
        <w:t xml:space="preserve">Eenheden moeten volgens NEN 3698:1997 worden toegepast voor de vermelding van: </w:t>
      </w:r>
      <w:r w:rsidR="00E16CF4">
        <w:br/>
      </w:r>
      <w:r w:rsidRPr="00300104">
        <w:t>- eenheden van lengte, oppervlak en inhoud;</w:t>
      </w:r>
      <w:r w:rsidR="00E16CF4">
        <w:br/>
      </w:r>
      <w:r w:rsidRPr="00300104">
        <w:t>- maat- en nauwkeurigheidsaanduidingen</w:t>
      </w:r>
      <w:r w:rsidR="00E16CF4">
        <w:t>.</w:t>
      </w:r>
    </w:p>
    <w:p w14:paraId="0084D7FB" w14:textId="77777777" w:rsidR="00141FB0" w:rsidRDefault="00141FB0" w:rsidP="00231F6C">
      <w:pPr>
        <w:numPr>
          <w:ilvl w:val="0"/>
          <w:numId w:val="31"/>
        </w:numPr>
      </w:pPr>
      <w:r w:rsidRPr="00300104">
        <w:t xml:space="preserve">Maataanduidingen moeten worden aangegeven in millimeters (mm) of in meters (m). Een uitzondering geldt voor de </w:t>
      </w:r>
      <w:proofErr w:type="spellStart"/>
      <w:r w:rsidRPr="00300104">
        <w:t>metrering</w:t>
      </w:r>
      <w:proofErr w:type="spellEnd"/>
      <w:r w:rsidRPr="00300104">
        <w:t xml:space="preserve"> van wegen, spoorwegen en waterwegen; deze moet in kilometers (km)</w:t>
      </w:r>
      <w:r>
        <w:t xml:space="preserve"> of hectomet</w:t>
      </w:r>
      <w:r w:rsidR="00BB3D29">
        <w:t>ers</w:t>
      </w:r>
      <w:r>
        <w:t xml:space="preserve"> (hm)</w:t>
      </w:r>
      <w:r w:rsidRPr="00300104">
        <w:t xml:space="preserve"> worden aangegeven. </w:t>
      </w:r>
    </w:p>
    <w:p w14:paraId="0084D7FC" w14:textId="01F6FC53" w:rsidR="00141FB0" w:rsidRPr="00300104" w:rsidRDefault="00141FB0" w:rsidP="00231F6C">
      <w:pPr>
        <w:numPr>
          <w:ilvl w:val="0"/>
          <w:numId w:val="31"/>
        </w:numPr>
      </w:pPr>
      <w:r w:rsidRPr="00300104">
        <w:t xml:space="preserve">De gebruikte eenheid voor maataanduidingen moeten als volgt in </w:t>
      </w:r>
      <w:r>
        <w:t xml:space="preserve">het </w:t>
      </w:r>
      <w:proofErr w:type="spellStart"/>
      <w:r>
        <w:t>opmerkinggedeelte</w:t>
      </w:r>
      <w:proofErr w:type="spellEnd"/>
      <w:r>
        <w:t xml:space="preserve"> van de strook voor de verklaring boven of links naast het stempel</w:t>
      </w:r>
      <w:r w:rsidRPr="00300104">
        <w:t xml:space="preserve"> worden weergegeven: </w:t>
      </w:r>
    </w:p>
    <w:p w14:paraId="0084D7FD" w14:textId="77777777" w:rsidR="00141FB0" w:rsidRPr="00300104" w:rsidRDefault="00141FB0" w:rsidP="00CE5C9B">
      <w:pPr>
        <w:pStyle w:val="Default"/>
        <w:rPr>
          <w:sz w:val="20"/>
          <w:szCs w:val="20"/>
          <w:lang w:val="nl-NL"/>
        </w:rPr>
      </w:pPr>
    </w:p>
    <w:tbl>
      <w:tblPr>
        <w:tblW w:w="0" w:type="auto"/>
        <w:tblInd w:w="534" w:type="dxa"/>
        <w:tblBorders>
          <w:top w:val="nil"/>
          <w:left w:val="nil"/>
          <w:bottom w:val="nil"/>
          <w:right w:val="nil"/>
        </w:tblBorders>
        <w:tblLayout w:type="fixed"/>
        <w:tblLook w:val="0000" w:firstRow="0" w:lastRow="0" w:firstColumn="0" w:lastColumn="0" w:noHBand="0" w:noVBand="0"/>
      </w:tblPr>
      <w:tblGrid>
        <w:gridCol w:w="7938"/>
      </w:tblGrid>
      <w:tr w:rsidR="00141FB0" w14:paraId="0084D800" w14:textId="77777777" w:rsidTr="00160076">
        <w:trPr>
          <w:trHeight w:val="246"/>
        </w:trPr>
        <w:tc>
          <w:tcPr>
            <w:tcW w:w="7938" w:type="dxa"/>
          </w:tcPr>
          <w:p w14:paraId="0084D7FE" w14:textId="77777777" w:rsidR="00141FB0" w:rsidRPr="00234A8C" w:rsidRDefault="00141FB0" w:rsidP="00994A6B">
            <w:pPr>
              <w:pStyle w:val="Default"/>
              <w:rPr>
                <w:rFonts w:ascii="NLCS-ISO" w:hAnsi="NLCS-ISO" w:cs="Arial"/>
                <w:color w:val="000000" w:themeColor="text1"/>
                <w:sz w:val="27"/>
                <w:szCs w:val="27"/>
                <w:lang w:val="nl-NL"/>
              </w:rPr>
            </w:pPr>
            <w:r w:rsidRPr="00941D15">
              <w:rPr>
                <w:rFonts w:ascii="NLCS-ISO" w:hAnsi="NLCS-ISO" w:cs="Arial"/>
                <w:sz w:val="27"/>
                <w:szCs w:val="27"/>
                <w:lang w:val="nl-NL"/>
              </w:rPr>
              <w:t xml:space="preserve">Maten in </w:t>
            </w:r>
            <w:r w:rsidR="00994A6B" w:rsidRPr="00234A8C">
              <w:rPr>
                <w:rFonts w:ascii="NLCS-ISO" w:hAnsi="NLCS-ISO" w:cs="Arial"/>
                <w:color w:val="000000" w:themeColor="text1"/>
                <w:sz w:val="27"/>
                <w:szCs w:val="27"/>
                <w:lang w:val="nl-NL"/>
              </w:rPr>
              <w:t>meters</w:t>
            </w:r>
            <w:r w:rsidR="00B1743F" w:rsidRPr="00234A8C">
              <w:rPr>
                <w:rFonts w:ascii="NLCS-ISO" w:hAnsi="NLCS-ISO" w:cs="Arial"/>
                <w:color w:val="000000" w:themeColor="text1"/>
                <w:sz w:val="27"/>
                <w:szCs w:val="27"/>
                <w:lang w:val="nl-NL"/>
              </w:rPr>
              <w:t xml:space="preserve">, </w:t>
            </w:r>
            <w:r w:rsidRPr="00234A8C">
              <w:rPr>
                <w:rFonts w:ascii="NLCS-ISO" w:hAnsi="NLCS-ISO" w:cs="Arial"/>
                <w:color w:val="000000" w:themeColor="text1"/>
                <w:sz w:val="27"/>
                <w:szCs w:val="27"/>
                <w:lang w:val="nl-NL"/>
              </w:rPr>
              <w:t xml:space="preserve">tenzij anders vermeld </w:t>
            </w:r>
          </w:p>
          <w:p w14:paraId="0084D7FF" w14:textId="77777777" w:rsidR="00994A6B" w:rsidRPr="00994A6B" w:rsidRDefault="00994A6B" w:rsidP="00994A6B">
            <w:pPr>
              <w:pStyle w:val="Default"/>
              <w:rPr>
                <w:rFonts w:ascii="NLCS-ISO" w:hAnsi="NLCS-ISO" w:cs="Arial"/>
                <w:color w:val="C00000"/>
                <w:sz w:val="27"/>
                <w:szCs w:val="27"/>
                <w:lang w:val="nl-NL"/>
              </w:rPr>
            </w:pPr>
            <w:r w:rsidRPr="00234A8C">
              <w:rPr>
                <w:rFonts w:ascii="NLCS-ISO" w:hAnsi="NLCS-ISO" w:cs="Arial"/>
                <w:color w:val="000000" w:themeColor="text1"/>
                <w:sz w:val="27"/>
                <w:szCs w:val="27"/>
                <w:lang w:val="nl-NL"/>
              </w:rPr>
              <w:t>Materiaalmaten in mm, tenzij anders vermeld</w:t>
            </w:r>
          </w:p>
        </w:tc>
      </w:tr>
      <w:tr w:rsidR="00141FB0" w14:paraId="0084D803" w14:textId="77777777" w:rsidTr="00160076">
        <w:trPr>
          <w:trHeight w:val="246"/>
        </w:trPr>
        <w:tc>
          <w:tcPr>
            <w:tcW w:w="7938" w:type="dxa"/>
          </w:tcPr>
          <w:p w14:paraId="0084D801" w14:textId="77777777" w:rsidR="00141FB0" w:rsidRPr="00941D15" w:rsidRDefault="00141FB0" w:rsidP="00CE5C9B">
            <w:pPr>
              <w:pStyle w:val="Default"/>
              <w:rPr>
                <w:rFonts w:ascii="NLCS-ISO" w:hAnsi="NLCS-ISO" w:cs="Arial"/>
                <w:color w:val="auto"/>
                <w:sz w:val="27"/>
                <w:szCs w:val="27"/>
                <w:lang w:val="nl-NL"/>
              </w:rPr>
            </w:pPr>
            <w:r w:rsidRPr="00941D15">
              <w:rPr>
                <w:rFonts w:ascii="NLCS-ISO" w:hAnsi="NLCS-ISO" w:cs="Arial"/>
                <w:sz w:val="27"/>
                <w:szCs w:val="27"/>
                <w:lang w:val="nl-NL"/>
              </w:rPr>
              <w:t>Peilmaten in meters t.o.v. N.A.P</w:t>
            </w:r>
            <w:r w:rsidR="00B1743F" w:rsidRPr="00234A8C">
              <w:rPr>
                <w:rFonts w:ascii="NLCS-ISO" w:hAnsi="NLCS-ISO" w:cs="Arial"/>
                <w:color w:val="000000" w:themeColor="text1"/>
                <w:sz w:val="27"/>
                <w:szCs w:val="27"/>
                <w:lang w:val="nl-NL"/>
              </w:rPr>
              <w:t>.</w:t>
            </w:r>
            <w:r w:rsidR="00160076" w:rsidRPr="00234A8C">
              <w:rPr>
                <w:rFonts w:ascii="NLCS-ISO" w:hAnsi="NLCS-ISO" w:cs="Arial"/>
                <w:color w:val="000000" w:themeColor="text1"/>
                <w:sz w:val="27"/>
                <w:szCs w:val="27"/>
                <w:lang w:val="nl-NL"/>
              </w:rPr>
              <w:t>,</w:t>
            </w:r>
            <w:r w:rsidR="00160076" w:rsidRPr="00941D15">
              <w:rPr>
                <w:rFonts w:ascii="NLCS-ISO" w:hAnsi="NLCS-ISO" w:cs="Arial"/>
                <w:color w:val="C00000"/>
                <w:sz w:val="27"/>
                <w:szCs w:val="27"/>
                <w:lang w:val="nl-NL"/>
              </w:rPr>
              <w:t xml:space="preserve"> </w:t>
            </w:r>
            <w:r w:rsidR="00160076" w:rsidRPr="00941D15">
              <w:rPr>
                <w:rFonts w:ascii="NLCS-ISO" w:hAnsi="NLCS-ISO" w:cs="Arial"/>
                <w:color w:val="auto"/>
                <w:sz w:val="27"/>
                <w:szCs w:val="27"/>
                <w:lang w:val="nl-NL"/>
              </w:rPr>
              <w:t>tenzij anders vermeld</w:t>
            </w:r>
            <w:r w:rsidRPr="00941D15">
              <w:rPr>
                <w:rFonts w:ascii="NLCS-ISO" w:hAnsi="NLCS-ISO" w:cs="Arial"/>
                <w:color w:val="auto"/>
                <w:sz w:val="27"/>
                <w:szCs w:val="27"/>
                <w:lang w:val="nl-NL"/>
              </w:rPr>
              <w:t xml:space="preserve"> </w:t>
            </w:r>
          </w:p>
          <w:p w14:paraId="0084D802" w14:textId="77777777" w:rsidR="00B1743F" w:rsidRPr="00BB3D29" w:rsidRDefault="00B1743F" w:rsidP="00957F3D">
            <w:pPr>
              <w:pStyle w:val="Default"/>
              <w:rPr>
                <w:rFonts w:ascii="Arial" w:hAnsi="Arial" w:cs="Arial"/>
                <w:color w:val="C00000"/>
                <w:sz w:val="27"/>
                <w:szCs w:val="27"/>
                <w:lang w:val="nl-NL"/>
              </w:rPr>
            </w:pPr>
            <w:r w:rsidRPr="00941D15">
              <w:rPr>
                <w:rFonts w:ascii="NLCS-ISO" w:hAnsi="NLCS-ISO" w:cs="Arial"/>
                <w:color w:val="auto"/>
                <w:sz w:val="27"/>
                <w:szCs w:val="27"/>
                <w:lang w:val="nl-NL"/>
              </w:rPr>
              <w:t>D</w:t>
            </w:r>
            <w:r w:rsidR="00957F3D" w:rsidRPr="00941D15">
              <w:rPr>
                <w:rFonts w:ascii="NLCS-ISO" w:hAnsi="NLCS-ISO" w:cs="Arial"/>
                <w:color w:val="auto"/>
                <w:sz w:val="27"/>
                <w:szCs w:val="27"/>
                <w:lang w:val="nl-NL"/>
              </w:rPr>
              <w:t>iameters</w:t>
            </w:r>
            <w:r w:rsidRPr="00941D15">
              <w:rPr>
                <w:rFonts w:ascii="NLCS-ISO" w:hAnsi="NLCS-ISO" w:cs="Arial"/>
                <w:color w:val="auto"/>
                <w:sz w:val="27"/>
                <w:szCs w:val="27"/>
                <w:lang w:val="nl-NL"/>
              </w:rPr>
              <w:t xml:space="preserve"> in mm, tenzij anders vermeld</w:t>
            </w:r>
          </w:p>
        </w:tc>
      </w:tr>
    </w:tbl>
    <w:p w14:paraId="0084D804" w14:textId="77777777" w:rsidR="00141FB0" w:rsidRDefault="00141FB0" w:rsidP="00CE5C9B"/>
    <w:p w14:paraId="0084D805" w14:textId="77777777" w:rsidR="00141FB0" w:rsidRDefault="00141FB0" w:rsidP="00231F6C">
      <w:pPr>
        <w:numPr>
          <w:ilvl w:val="0"/>
          <w:numId w:val="31"/>
        </w:numPr>
      </w:pPr>
      <w:r w:rsidRPr="00300104">
        <w:t xml:space="preserve">Maataanduidingen in een van de standaard afwijkende eenheid (bijvoorbeeld m in een mm tekening) moeten worden voorzien van deze eenheid. </w:t>
      </w:r>
    </w:p>
    <w:p w14:paraId="68BB08A9" w14:textId="75EBE3B2" w:rsidR="00F30855" w:rsidRDefault="00275BC2" w:rsidP="00231F6C">
      <w:pPr>
        <w:numPr>
          <w:ilvl w:val="0"/>
          <w:numId w:val="31"/>
        </w:numPr>
      </w:pPr>
      <w:r>
        <w:t>Zie verder ook paragraaf 4.7.6.</w:t>
      </w:r>
      <w:r w:rsidR="00CD1F92" w:rsidRPr="00CD1F92">
        <w:t xml:space="preserve"> </w:t>
      </w:r>
      <w:r w:rsidR="00CD1F92" w:rsidRPr="00300104">
        <w:t>Het te hanteren gradenstelsel is het 400-gradenste</w:t>
      </w:r>
      <w:r w:rsidR="00CD1F92">
        <w:t xml:space="preserve">lsel </w:t>
      </w:r>
      <w:r w:rsidR="00160076" w:rsidRPr="00E46EB9">
        <w:t xml:space="preserve">voor </w:t>
      </w:r>
      <w:r w:rsidR="00CD1F92" w:rsidRPr="00E46EB9">
        <w:t>landmeetkundige projecten</w:t>
      </w:r>
      <w:r w:rsidR="00245E1F" w:rsidRPr="00E46EB9">
        <w:t xml:space="preserve"> (</w:t>
      </w:r>
      <w:r w:rsidR="00160076" w:rsidRPr="00E46EB9">
        <w:t>c.q. wanneer hoeken zijn of worden gerelateerd aan landmeetkundige coördinaten</w:t>
      </w:r>
      <w:r w:rsidR="00CD1F92" w:rsidRPr="00E46EB9">
        <w:t xml:space="preserve">) </w:t>
      </w:r>
      <w:r w:rsidR="00160076" w:rsidRPr="00E46EB9">
        <w:t xml:space="preserve">en </w:t>
      </w:r>
      <w:r w:rsidR="00CD1F92" w:rsidRPr="00E46EB9">
        <w:t xml:space="preserve">het 360-gradenstelsel </w:t>
      </w:r>
      <w:r w:rsidR="00160076" w:rsidRPr="00E46EB9">
        <w:t>voor</w:t>
      </w:r>
      <w:r w:rsidR="00CD1F92" w:rsidRPr="00E46EB9">
        <w:t xml:space="preserve"> constructieve</w:t>
      </w:r>
      <w:r w:rsidR="00CD1F92">
        <w:t xml:space="preserve"> en infraprojecten</w:t>
      </w:r>
      <w:r w:rsidR="00CD1F92" w:rsidRPr="00300104">
        <w:t xml:space="preserve">. </w:t>
      </w:r>
    </w:p>
    <w:p w14:paraId="0084D806" w14:textId="4AD64A8B" w:rsidR="00CD1F92" w:rsidRPr="00300104" w:rsidRDefault="00CD1F92" w:rsidP="00957EDF">
      <w:pPr>
        <w:ind w:left="360"/>
      </w:pPr>
      <w:r w:rsidRPr="00300104">
        <w:t>In het 400-gradenstelsel begint de 0-hoek in het Noorden, de rotatierichting is met de klok mee en het aantal graden van de hoek wordt in tekst op de tekening aangegeven (bijvoorbeeld: “80</w:t>
      </w:r>
      <w:r w:rsidR="00480EA6">
        <w:t xml:space="preserve"> </w:t>
      </w:r>
      <w:r w:rsidRPr="00300104">
        <w:t>g”). In het 360-gradenstelsel begint de 0-hoek in het Oosten, de rotatierichting is tegen de klok in en het aantal graden wordt met het gradensymbool op de tekening aangegeven (bijvoorbeeld: “80</w:t>
      </w:r>
      <w:r>
        <w:rPr>
          <w:rFonts w:ascii="MetaBoldLF-Roman" w:hAnsi="MetaBoldLF-Roman"/>
        </w:rPr>
        <w:t>°</w:t>
      </w:r>
      <w:r w:rsidRPr="00300104">
        <w:t xml:space="preserve">”) </w:t>
      </w:r>
    </w:p>
    <w:p w14:paraId="0084D807" w14:textId="77777777" w:rsidR="00973761" w:rsidRDefault="00973761" w:rsidP="00973761">
      <w:pPr>
        <w:pStyle w:val="Kop3"/>
      </w:pPr>
      <w:bookmarkStart w:id="56" w:name="_Toc90923590"/>
      <w:r>
        <w:t>3.</w:t>
      </w:r>
      <w:r w:rsidR="00141FB0">
        <w:t>4</w:t>
      </w:r>
      <w:r>
        <w:tab/>
        <w:t>Plotschalen</w:t>
      </w:r>
      <w:bookmarkEnd w:id="56"/>
    </w:p>
    <w:p w14:paraId="0084D808" w14:textId="77777777" w:rsidR="00973761" w:rsidRDefault="00973761" w:rsidP="00231F6C">
      <w:pPr>
        <w:numPr>
          <w:ilvl w:val="0"/>
          <w:numId w:val="32"/>
        </w:numPr>
      </w:pPr>
      <w:r>
        <w:t>Tekenobjecten worden 1:1 getekend en op schaal geplot.</w:t>
      </w:r>
    </w:p>
    <w:p w14:paraId="0084D809" w14:textId="77777777" w:rsidR="00973761" w:rsidRPr="00E46EB9" w:rsidRDefault="00973761" w:rsidP="00231F6C">
      <w:pPr>
        <w:numPr>
          <w:ilvl w:val="0"/>
          <w:numId w:val="32"/>
        </w:numPr>
      </w:pPr>
      <w:r>
        <w:t xml:space="preserve">Conform NEN-EN-ISO 5455:1990/C1:1996 </w:t>
      </w:r>
      <w:r w:rsidR="000E7866" w:rsidRPr="00E46EB9">
        <w:t>mogen</w:t>
      </w:r>
      <w:r w:rsidRPr="00E46EB9">
        <w:t xml:space="preserve"> de volgende </w:t>
      </w:r>
      <w:r w:rsidR="000E7866" w:rsidRPr="00E46EB9">
        <w:t xml:space="preserve">aanbevolen </w:t>
      </w:r>
      <w:r w:rsidRPr="00E46EB9">
        <w:t>plotschalen worden toegepast:</w:t>
      </w:r>
    </w:p>
    <w:p w14:paraId="0084D80A" w14:textId="77777777" w:rsidR="00973761" w:rsidRDefault="00973761" w:rsidP="00973761"/>
    <w:tbl>
      <w:tblPr>
        <w:tblW w:w="0" w:type="auto"/>
        <w:tblInd w:w="406"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318"/>
        <w:gridCol w:w="1318"/>
        <w:gridCol w:w="1318"/>
      </w:tblGrid>
      <w:tr w:rsidR="00973761" w14:paraId="0084D80E" w14:textId="77777777" w:rsidTr="004A63CA">
        <w:trPr>
          <w:trHeight w:val="281"/>
        </w:trPr>
        <w:tc>
          <w:tcPr>
            <w:tcW w:w="1318" w:type="dxa"/>
          </w:tcPr>
          <w:p w14:paraId="0084D80B" w14:textId="77777777" w:rsidR="00973761" w:rsidRDefault="00973761" w:rsidP="004A63CA">
            <w:r>
              <w:t>1:1</w:t>
            </w:r>
          </w:p>
        </w:tc>
        <w:tc>
          <w:tcPr>
            <w:tcW w:w="1318" w:type="dxa"/>
          </w:tcPr>
          <w:p w14:paraId="0084D80C" w14:textId="77777777" w:rsidR="00973761" w:rsidRDefault="00973761" w:rsidP="004A63CA">
            <w:r>
              <w:t>1:2</w:t>
            </w:r>
          </w:p>
        </w:tc>
        <w:tc>
          <w:tcPr>
            <w:tcW w:w="1318" w:type="dxa"/>
          </w:tcPr>
          <w:p w14:paraId="0084D80D" w14:textId="77777777" w:rsidR="00973761" w:rsidRDefault="00973761" w:rsidP="004A63CA">
            <w:r>
              <w:t>1:5</w:t>
            </w:r>
          </w:p>
        </w:tc>
      </w:tr>
      <w:tr w:rsidR="00973761" w14:paraId="0084D812" w14:textId="77777777" w:rsidTr="004A63CA">
        <w:trPr>
          <w:trHeight w:val="281"/>
        </w:trPr>
        <w:tc>
          <w:tcPr>
            <w:tcW w:w="1318" w:type="dxa"/>
          </w:tcPr>
          <w:p w14:paraId="0084D80F" w14:textId="77777777" w:rsidR="00973761" w:rsidRDefault="00973761" w:rsidP="004A63CA">
            <w:r>
              <w:t>1:10</w:t>
            </w:r>
          </w:p>
        </w:tc>
        <w:tc>
          <w:tcPr>
            <w:tcW w:w="1318" w:type="dxa"/>
          </w:tcPr>
          <w:p w14:paraId="0084D810" w14:textId="77777777" w:rsidR="00973761" w:rsidRDefault="00973761" w:rsidP="004A63CA">
            <w:r>
              <w:t>1:20</w:t>
            </w:r>
          </w:p>
        </w:tc>
        <w:tc>
          <w:tcPr>
            <w:tcW w:w="1318" w:type="dxa"/>
          </w:tcPr>
          <w:p w14:paraId="0084D811" w14:textId="77777777" w:rsidR="00973761" w:rsidRDefault="00973761" w:rsidP="004A63CA">
            <w:r>
              <w:t>1:50</w:t>
            </w:r>
          </w:p>
        </w:tc>
      </w:tr>
      <w:tr w:rsidR="00973761" w14:paraId="0084D816" w14:textId="77777777" w:rsidTr="004A63CA">
        <w:trPr>
          <w:trHeight w:val="281"/>
        </w:trPr>
        <w:tc>
          <w:tcPr>
            <w:tcW w:w="1318" w:type="dxa"/>
          </w:tcPr>
          <w:p w14:paraId="0084D813" w14:textId="77777777" w:rsidR="00973761" w:rsidRDefault="00973761" w:rsidP="004A63CA">
            <w:r>
              <w:t>1:100</w:t>
            </w:r>
          </w:p>
        </w:tc>
        <w:tc>
          <w:tcPr>
            <w:tcW w:w="1318" w:type="dxa"/>
          </w:tcPr>
          <w:p w14:paraId="0084D814" w14:textId="77777777" w:rsidR="00973761" w:rsidRDefault="00973761" w:rsidP="004A63CA">
            <w:r>
              <w:t>1:200</w:t>
            </w:r>
          </w:p>
        </w:tc>
        <w:tc>
          <w:tcPr>
            <w:tcW w:w="1318" w:type="dxa"/>
          </w:tcPr>
          <w:p w14:paraId="0084D815" w14:textId="77777777" w:rsidR="00973761" w:rsidRDefault="00973761" w:rsidP="004A63CA">
            <w:r>
              <w:t>1:500</w:t>
            </w:r>
          </w:p>
        </w:tc>
      </w:tr>
      <w:tr w:rsidR="00973761" w14:paraId="0084D81A" w14:textId="77777777" w:rsidTr="004A63CA">
        <w:trPr>
          <w:trHeight w:val="281"/>
        </w:trPr>
        <w:tc>
          <w:tcPr>
            <w:tcW w:w="1318" w:type="dxa"/>
          </w:tcPr>
          <w:p w14:paraId="0084D817" w14:textId="77777777" w:rsidR="00973761" w:rsidRDefault="00973761" w:rsidP="004A63CA">
            <w:r>
              <w:t>1:1000</w:t>
            </w:r>
          </w:p>
        </w:tc>
        <w:tc>
          <w:tcPr>
            <w:tcW w:w="1318" w:type="dxa"/>
          </w:tcPr>
          <w:p w14:paraId="0084D818" w14:textId="77777777" w:rsidR="00973761" w:rsidRDefault="00973761" w:rsidP="004A63CA">
            <w:r>
              <w:t>1:2000</w:t>
            </w:r>
          </w:p>
        </w:tc>
        <w:tc>
          <w:tcPr>
            <w:tcW w:w="1318" w:type="dxa"/>
          </w:tcPr>
          <w:p w14:paraId="0084D819" w14:textId="77777777" w:rsidR="00973761" w:rsidRDefault="00973761" w:rsidP="004A63CA">
            <w:r>
              <w:t>1:5000</w:t>
            </w:r>
          </w:p>
        </w:tc>
      </w:tr>
      <w:tr w:rsidR="00973761" w14:paraId="0084D81E" w14:textId="77777777" w:rsidTr="004A63CA">
        <w:trPr>
          <w:trHeight w:val="281"/>
        </w:trPr>
        <w:tc>
          <w:tcPr>
            <w:tcW w:w="1318" w:type="dxa"/>
          </w:tcPr>
          <w:p w14:paraId="0084D81B" w14:textId="77777777" w:rsidR="00973761" w:rsidRDefault="00973761" w:rsidP="004A63CA">
            <w:r>
              <w:t>1:10000</w:t>
            </w:r>
          </w:p>
        </w:tc>
        <w:tc>
          <w:tcPr>
            <w:tcW w:w="1318" w:type="dxa"/>
          </w:tcPr>
          <w:p w14:paraId="0084D81C" w14:textId="77777777" w:rsidR="00973761" w:rsidRDefault="00973761" w:rsidP="004A63CA"/>
        </w:tc>
        <w:tc>
          <w:tcPr>
            <w:tcW w:w="1318" w:type="dxa"/>
          </w:tcPr>
          <w:p w14:paraId="0084D81D" w14:textId="77777777" w:rsidR="00973761" w:rsidRDefault="00973761" w:rsidP="004A63CA"/>
        </w:tc>
      </w:tr>
    </w:tbl>
    <w:p w14:paraId="0084D81F" w14:textId="77777777" w:rsidR="00973761" w:rsidRDefault="00973761" w:rsidP="00973761">
      <w:pPr>
        <w:ind w:left="406"/>
      </w:pPr>
    </w:p>
    <w:p w14:paraId="0084D820" w14:textId="77777777" w:rsidR="00141DB1" w:rsidRPr="00E46EB9" w:rsidRDefault="00141DB1" w:rsidP="00231F6C">
      <w:pPr>
        <w:numPr>
          <w:ilvl w:val="0"/>
          <w:numId w:val="32"/>
        </w:numPr>
      </w:pPr>
      <w:r w:rsidRPr="00E46EB9">
        <w:t>Conform NEN-EN-ISO 5455:1990/C1:1996 mogen ook schalen worden toegepast die ontstaan door vermenigvuldiging van een aanbevolen plotschaal met een gehele macht van 10 (bijvoorbeeld 1:50000 of 1:100000).</w:t>
      </w:r>
    </w:p>
    <w:p w14:paraId="0084D821" w14:textId="5E3BC96A" w:rsidR="00141DB1" w:rsidRPr="00E46EB9" w:rsidRDefault="00824BF4" w:rsidP="00231F6C">
      <w:pPr>
        <w:numPr>
          <w:ilvl w:val="0"/>
          <w:numId w:val="32"/>
        </w:numPr>
      </w:pPr>
      <w:r w:rsidRPr="00E46EB9">
        <w:t xml:space="preserve">In uitzonderlijke gevallen, waarbij om functionele redenen geen van de aanbevolen schalen kunnen worden gebruikt, mogen schalen </w:t>
      </w:r>
      <w:r w:rsidR="00C00AD5">
        <w:t xml:space="preserve">die ontstaan door </w:t>
      </w:r>
      <w:r w:rsidR="00D01720" w:rsidRPr="00E46EB9">
        <w:t>vermenigvuldiging van</w:t>
      </w:r>
      <w:r w:rsidR="00D01720">
        <w:t xml:space="preserve"> een plotschaal</w:t>
      </w:r>
      <w:r w:rsidR="00D01720" w:rsidRPr="00E46EB9">
        <w:t xml:space="preserve"> </w:t>
      </w:r>
      <w:r w:rsidR="00D01720">
        <w:t>1:25</w:t>
      </w:r>
      <w:r w:rsidR="00D01720" w:rsidRPr="00E46EB9">
        <w:t xml:space="preserve"> met een gehele macht van 10 </w:t>
      </w:r>
      <w:r w:rsidRPr="00E46EB9">
        <w:t>worden gekozen (bijvoorbeeld 1:250 of 1:2500).</w:t>
      </w:r>
    </w:p>
    <w:p w14:paraId="0084D822" w14:textId="77777777" w:rsidR="00973761" w:rsidRDefault="00973761" w:rsidP="00231F6C">
      <w:pPr>
        <w:numPr>
          <w:ilvl w:val="0"/>
          <w:numId w:val="32"/>
        </w:numPr>
      </w:pPr>
      <w:r>
        <w:t>Bij gebruik van verschillende schalen in één tekening moeten deze schalen zowel op tekening als in het titelblok worden aangegeven.</w:t>
      </w:r>
    </w:p>
    <w:p w14:paraId="0084D823" w14:textId="77777777" w:rsidR="00973761" w:rsidRDefault="00973761" w:rsidP="00231F6C">
      <w:pPr>
        <w:numPr>
          <w:ilvl w:val="0"/>
          <w:numId w:val="32"/>
        </w:numPr>
      </w:pPr>
      <w:r>
        <w:t xml:space="preserve">Voor zowel de horizontale als de verticale richting moet dezelfde schaal worden gebruikt. </w:t>
      </w:r>
      <w:r w:rsidR="00CD1F92">
        <w:t xml:space="preserve">Uitzonderingen kunnen worden gemaakt voor </w:t>
      </w:r>
      <w:r w:rsidR="000E7866" w:rsidRPr="002979F2">
        <w:t>lengte</w:t>
      </w:r>
      <w:r w:rsidR="00CD1F92">
        <w:t>profielen,</w:t>
      </w:r>
      <w:r>
        <w:t xml:space="preserve"> waar de schalen in horizontale en verticale richting mogen verschillen.</w:t>
      </w:r>
      <w:r w:rsidR="00141FB0">
        <w:t xml:space="preserve"> </w:t>
      </w:r>
    </w:p>
    <w:p w14:paraId="59A87AD6" w14:textId="7D56DCED" w:rsidR="0065035A" w:rsidRDefault="00B85227" w:rsidP="00231F6C">
      <w:pPr>
        <w:numPr>
          <w:ilvl w:val="0"/>
          <w:numId w:val="32"/>
        </w:numPr>
      </w:pPr>
      <w:r>
        <w:t>Voor correcte werking en uitwisselbaarheid bij gebruik van</w:t>
      </w:r>
      <w:r w:rsidR="003861FC">
        <w:t xml:space="preserve"> </w:t>
      </w:r>
      <w:r w:rsidR="00011FDD">
        <w:t>“</w:t>
      </w:r>
      <w:proofErr w:type="spellStart"/>
      <w:r w:rsidR="00011FDD">
        <w:t>annotative</w:t>
      </w:r>
      <w:proofErr w:type="spellEnd"/>
      <w:r w:rsidR="00011FDD">
        <w:t xml:space="preserve"> </w:t>
      </w:r>
      <w:proofErr w:type="spellStart"/>
      <w:r w:rsidR="00011FDD">
        <w:t>scales</w:t>
      </w:r>
      <w:proofErr w:type="spellEnd"/>
      <w:r w:rsidR="00011FDD">
        <w:t xml:space="preserve">” </w:t>
      </w:r>
      <w:r w:rsidR="00E357C7">
        <w:t xml:space="preserve">de volgende opbouw van naamgeving aanhouden: </w:t>
      </w:r>
    </w:p>
    <w:p w14:paraId="49F1865B" w14:textId="5D7CB14D" w:rsidR="00C90C02" w:rsidRDefault="00C90C02" w:rsidP="00957EDF">
      <w:pPr>
        <w:ind w:left="360"/>
      </w:pPr>
      <w:r>
        <w:t>NLCS_</w:t>
      </w:r>
      <w:r w:rsidR="00187656">
        <w:t>EENHEID_SCHAAL</w:t>
      </w:r>
      <w:r w:rsidR="002D1B22">
        <w:t>, bijvoorbeeld NLCS_M_1:200</w:t>
      </w:r>
    </w:p>
    <w:p w14:paraId="0084D824" w14:textId="77777777" w:rsidR="004F321C" w:rsidRDefault="004F321C" w:rsidP="00720967">
      <w:pPr>
        <w:pStyle w:val="Kop3"/>
      </w:pPr>
      <w:bookmarkStart w:id="57" w:name="_Toc90923591"/>
      <w:r>
        <w:t>3.5</w:t>
      </w:r>
      <w:r>
        <w:tab/>
      </w:r>
      <w:commentRangeStart w:id="58"/>
      <w:commentRangeStart w:id="59"/>
      <w:r>
        <w:t>Representatie van objecten</w:t>
      </w:r>
      <w:commentRangeEnd w:id="58"/>
      <w:r w:rsidR="0072561D">
        <w:rPr>
          <w:rStyle w:val="Verwijzingopmerking"/>
          <w:b w:val="0"/>
          <w:color w:val="auto"/>
        </w:rPr>
        <w:commentReference w:id="58"/>
      </w:r>
      <w:commentRangeEnd w:id="59"/>
      <w:r w:rsidR="001325BC">
        <w:rPr>
          <w:rStyle w:val="Verwijzingopmerking"/>
          <w:b w:val="0"/>
          <w:color w:val="auto"/>
        </w:rPr>
        <w:commentReference w:id="59"/>
      </w:r>
      <w:bookmarkEnd w:id="57"/>
    </w:p>
    <w:p w14:paraId="0084D825" w14:textId="77777777" w:rsidR="006C5635" w:rsidRPr="00B3179E" w:rsidRDefault="004F321C" w:rsidP="004F321C">
      <w:pPr>
        <w:pStyle w:val="Kop4"/>
      </w:pPr>
      <w:bookmarkStart w:id="60" w:name="_Toc90923592"/>
      <w:r w:rsidRPr="00B3179E">
        <w:t>3.5.1</w:t>
      </w:r>
      <w:r w:rsidRPr="00B3179E">
        <w:tab/>
      </w:r>
      <w:r w:rsidR="006C5635" w:rsidRPr="00B3179E">
        <w:t>Algemeen</w:t>
      </w:r>
      <w:bookmarkEnd w:id="60"/>
    </w:p>
    <w:p w14:paraId="0084D826" w14:textId="77777777" w:rsidR="006C5635" w:rsidRPr="00B3179E" w:rsidRDefault="00CB6853" w:rsidP="00231F6C">
      <w:pPr>
        <w:numPr>
          <w:ilvl w:val="0"/>
          <w:numId w:val="33"/>
        </w:numPr>
      </w:pPr>
      <w:r w:rsidRPr="00B3179E">
        <w:t>Objecten worden in NLCS gerepresenteerd door middel van:</w:t>
      </w:r>
    </w:p>
    <w:p w14:paraId="0084D827" w14:textId="192ABE04" w:rsidR="00CB6853" w:rsidRPr="00B3179E" w:rsidRDefault="001F40A0" w:rsidP="00C669FF">
      <w:pPr>
        <w:numPr>
          <w:ilvl w:val="1"/>
          <w:numId w:val="4"/>
        </w:numPr>
      </w:pPr>
      <w:r>
        <w:t>G</w:t>
      </w:r>
      <w:r w:rsidR="00E31180">
        <w:t>eometrie</w:t>
      </w:r>
      <w:r>
        <w:t>;</w:t>
      </w:r>
    </w:p>
    <w:p w14:paraId="0084D828" w14:textId="77777777" w:rsidR="00CB6853" w:rsidRPr="00B3179E" w:rsidRDefault="00CB6853" w:rsidP="00C669FF">
      <w:pPr>
        <w:numPr>
          <w:ilvl w:val="1"/>
          <w:numId w:val="4"/>
        </w:numPr>
      </w:pPr>
      <w:r w:rsidRPr="00B3179E">
        <w:t>arceringen;</w:t>
      </w:r>
    </w:p>
    <w:p w14:paraId="0084D829" w14:textId="546974DA" w:rsidR="00CB6853" w:rsidRDefault="00CB6853" w:rsidP="00C669FF">
      <w:pPr>
        <w:numPr>
          <w:ilvl w:val="1"/>
          <w:numId w:val="4"/>
        </w:numPr>
      </w:pPr>
      <w:r w:rsidRPr="00B3179E">
        <w:t xml:space="preserve">symbolen. </w:t>
      </w:r>
    </w:p>
    <w:p w14:paraId="6CB4B7DE" w14:textId="6A5BD3FF" w:rsidR="00E53960" w:rsidRPr="00B3179E" w:rsidRDefault="001F40A0" w:rsidP="00957EDF">
      <w:pPr>
        <w:ind w:left="360"/>
      </w:pPr>
      <w:r>
        <w:t xml:space="preserve">Waaraan per </w:t>
      </w:r>
      <w:r w:rsidR="00941EC5">
        <w:t xml:space="preserve">object een </w:t>
      </w:r>
      <w:r>
        <w:t>laag</w:t>
      </w:r>
      <w:r w:rsidR="00941EC5">
        <w:t>,</w:t>
      </w:r>
      <w:r>
        <w:t xml:space="preserve"> een lijndikte, lijntype en lijnkleur zijn gekoppeld. </w:t>
      </w:r>
    </w:p>
    <w:p w14:paraId="0084D82A" w14:textId="77777777" w:rsidR="00741F87" w:rsidRPr="00B3179E" w:rsidRDefault="00741F87" w:rsidP="00741F87">
      <w:pPr>
        <w:ind w:left="378"/>
      </w:pPr>
      <w:r w:rsidRPr="00B3179E">
        <w:t>Representaties kunnen worden gecompleteerd en/of verduidelijkt met behulp van tekst en maatvoering.</w:t>
      </w:r>
      <w:r w:rsidR="00C427AF" w:rsidRPr="00B3179E">
        <w:t xml:space="preserve"> </w:t>
      </w:r>
    </w:p>
    <w:p w14:paraId="0084D82B" w14:textId="77777777" w:rsidR="00841496" w:rsidRPr="00B3179E" w:rsidRDefault="008C6360" w:rsidP="00231F6C">
      <w:pPr>
        <w:numPr>
          <w:ilvl w:val="0"/>
          <w:numId w:val="33"/>
        </w:numPr>
      </w:pPr>
      <w:r w:rsidRPr="00B3179E">
        <w:t xml:space="preserve">Objecten kunnen in een tekening worden gerepresenteerd in </w:t>
      </w:r>
      <w:r w:rsidR="00645D3A" w:rsidRPr="00B3179E">
        <w:t>aanzicht</w:t>
      </w:r>
      <w:r w:rsidR="00DF206E" w:rsidRPr="00B3179E">
        <w:t xml:space="preserve"> en</w:t>
      </w:r>
      <w:r w:rsidR="00645D3A" w:rsidRPr="00B3179E">
        <w:t xml:space="preserve"> in doorsnede</w:t>
      </w:r>
      <w:r w:rsidR="00DF206E" w:rsidRPr="00B3179E">
        <w:t xml:space="preserve"> en kunnen worden verduidelijkt met details. </w:t>
      </w:r>
    </w:p>
    <w:p w14:paraId="0084D82C" w14:textId="77777777" w:rsidR="00F452CA" w:rsidRPr="00875A64" w:rsidRDefault="00841496" w:rsidP="00231F6C">
      <w:pPr>
        <w:numPr>
          <w:ilvl w:val="0"/>
          <w:numId w:val="33"/>
        </w:numPr>
      </w:pPr>
      <w:r w:rsidRPr="00B3179E">
        <w:t xml:space="preserve">De verschillende wijzen waarop objecten in NLCS kunnen worden gerepresenteerd, worden </w:t>
      </w:r>
      <w:r w:rsidR="00EA724F" w:rsidRPr="00875A64">
        <w:t xml:space="preserve">in de systematiek </w:t>
      </w:r>
      <w:r w:rsidRPr="00875A64">
        <w:t>ELEMENTEN genoemd</w:t>
      </w:r>
      <w:r w:rsidR="00EA724F" w:rsidRPr="00875A64">
        <w:t xml:space="preserve">. Voor het overzicht van de ELEMENTEN die in NLCS worden toegepast: </w:t>
      </w:r>
      <w:r w:rsidRPr="00875A64">
        <w:t xml:space="preserve">zie paragraaf 5.1.5. </w:t>
      </w:r>
    </w:p>
    <w:p w14:paraId="0084D82D" w14:textId="7CF6BD58" w:rsidR="009F4249" w:rsidRPr="00B3179E" w:rsidRDefault="009F4249" w:rsidP="00231F6C">
      <w:pPr>
        <w:numPr>
          <w:ilvl w:val="0"/>
          <w:numId w:val="33"/>
        </w:numPr>
      </w:pPr>
      <w:r w:rsidRPr="00875A64">
        <w:t xml:space="preserve">Laagnamen en bijbehorende </w:t>
      </w:r>
      <w:r w:rsidRPr="00875A64">
        <w:rPr>
          <w:i/>
        </w:rPr>
        <w:t>default</w:t>
      </w:r>
      <w:r w:rsidRPr="00875A64">
        <w:t xml:space="preserve"> waarden voor </w:t>
      </w:r>
      <w:r w:rsidR="00E31180" w:rsidRPr="00875A64">
        <w:t xml:space="preserve">lijntypen, </w:t>
      </w:r>
      <w:r w:rsidRPr="00875A64">
        <w:t>lijndikten</w:t>
      </w:r>
      <w:r w:rsidR="00E31180" w:rsidRPr="00875A64">
        <w:t xml:space="preserve"> en</w:t>
      </w:r>
      <w:r w:rsidRPr="00875A64">
        <w:t xml:space="preserve"> lijnkleuren</w:t>
      </w:r>
      <w:r w:rsidR="00464983" w:rsidRPr="00875A64">
        <w:t xml:space="preserve"> zijn gedocumenteerd in separate objectentabellen die deel uitmaken van de NLCS (zie ook hoofdstuk 5)</w:t>
      </w:r>
      <w:r w:rsidR="00675772" w:rsidRPr="00875A64">
        <w:t xml:space="preserve">. Lijndikten </w:t>
      </w:r>
      <w:r w:rsidR="00F452CA" w:rsidRPr="00875A64">
        <w:t xml:space="preserve">kunnen </w:t>
      </w:r>
      <w:r w:rsidR="00675772" w:rsidRPr="00875A64">
        <w:t>variëren per STATUS</w:t>
      </w:r>
      <w:r w:rsidR="00EA724F" w:rsidRPr="00875A64">
        <w:t xml:space="preserve">: </w:t>
      </w:r>
      <w:r w:rsidR="00675772" w:rsidRPr="00875A64">
        <w:t xml:space="preserve">zie paragraaf </w:t>
      </w:r>
      <w:r w:rsidR="00675772" w:rsidRPr="00B3179E">
        <w:t>5.1.</w:t>
      </w:r>
      <w:commentRangeStart w:id="61"/>
      <w:r w:rsidR="00675772" w:rsidRPr="00B3179E">
        <w:t>1</w:t>
      </w:r>
      <w:commentRangeEnd w:id="61"/>
      <w:r w:rsidR="00DC699A">
        <w:rPr>
          <w:rStyle w:val="Verwijzingopmerking"/>
        </w:rPr>
        <w:commentReference w:id="61"/>
      </w:r>
      <w:r w:rsidR="00675772" w:rsidRPr="00B3179E">
        <w:t>).</w:t>
      </w:r>
    </w:p>
    <w:p w14:paraId="0084D82E" w14:textId="77777777" w:rsidR="00841496" w:rsidRPr="00B3179E" w:rsidRDefault="00A62C07" w:rsidP="00231F6C">
      <w:pPr>
        <w:numPr>
          <w:ilvl w:val="0"/>
          <w:numId w:val="33"/>
        </w:numPr>
      </w:pPr>
      <w:r w:rsidRPr="00B3179E">
        <w:t xml:space="preserve">Lijndikte en lijntype van een object in aanzicht </w:t>
      </w:r>
      <w:r w:rsidR="00F20A13" w:rsidRPr="00B3179E">
        <w:t>wijken af</w:t>
      </w:r>
      <w:r w:rsidRPr="00B3179E">
        <w:t xml:space="preserve"> van lijndikte en lijntype van hetzelfde object in doorsnede</w:t>
      </w:r>
      <w:r w:rsidR="00F71A4A" w:rsidRPr="00B3179E">
        <w:t xml:space="preserve"> </w:t>
      </w:r>
      <w:r w:rsidR="00F11E62" w:rsidRPr="00B3179E">
        <w:t>of als ‘niet zichtbaar’</w:t>
      </w:r>
      <w:r w:rsidRPr="00B3179E">
        <w:t>. De lijndikte</w:t>
      </w:r>
      <w:r w:rsidR="00F11E62" w:rsidRPr="00B3179E">
        <w:t>n</w:t>
      </w:r>
      <w:r w:rsidRPr="00B3179E">
        <w:t xml:space="preserve">, de </w:t>
      </w:r>
      <w:r w:rsidR="0021223E">
        <w:t xml:space="preserve">–kleuren </w:t>
      </w:r>
      <w:r w:rsidRPr="00B3179E">
        <w:t xml:space="preserve">en </w:t>
      </w:r>
      <w:r w:rsidR="00F11E62" w:rsidRPr="00B3179E">
        <w:t>–</w:t>
      </w:r>
      <w:r w:rsidRPr="00B3179E">
        <w:t>type</w:t>
      </w:r>
      <w:r w:rsidR="00F11E62" w:rsidRPr="00B3179E">
        <w:t xml:space="preserve">n </w:t>
      </w:r>
      <w:r w:rsidRPr="00B3179E">
        <w:t xml:space="preserve">van een object in </w:t>
      </w:r>
      <w:r w:rsidR="00F11E62" w:rsidRPr="00B3179E">
        <w:t xml:space="preserve">doorsnede en ‘niet zichtbaar’ </w:t>
      </w:r>
      <w:r w:rsidRPr="00B3179E">
        <w:t xml:space="preserve">worden afgeleid van de lijndikte, de lijnkleur en het lijntype van het object in aanzicht volgens een </w:t>
      </w:r>
      <w:r w:rsidR="00841496" w:rsidRPr="00B3179E">
        <w:t xml:space="preserve">vaste set van </w:t>
      </w:r>
      <w:r w:rsidR="00F20A13" w:rsidRPr="00B3179E">
        <w:t xml:space="preserve">afspraken. Deze afspraken zijn </w:t>
      </w:r>
      <w:r w:rsidR="00B94D63" w:rsidRPr="00B3179E">
        <w:t>samengevat</w:t>
      </w:r>
      <w:r w:rsidR="00F20A13" w:rsidRPr="00B3179E">
        <w:t xml:space="preserve"> </w:t>
      </w:r>
      <w:r w:rsidR="00841496" w:rsidRPr="00B3179E">
        <w:t xml:space="preserve">in </w:t>
      </w:r>
      <w:r w:rsidR="00675772" w:rsidRPr="00B3179E">
        <w:t>paragraaf 3.5</w:t>
      </w:r>
      <w:r w:rsidR="00675772" w:rsidRPr="00CA6DCC">
        <w:rPr>
          <w:color w:val="000000" w:themeColor="text1"/>
        </w:rPr>
        <w:t>.</w:t>
      </w:r>
      <w:r w:rsidR="00234A8C" w:rsidRPr="00CA6DCC">
        <w:rPr>
          <w:color w:val="000000" w:themeColor="text1"/>
        </w:rPr>
        <w:t>9</w:t>
      </w:r>
      <w:r w:rsidR="00841496" w:rsidRPr="00B3179E">
        <w:t>.</w:t>
      </w:r>
    </w:p>
    <w:p w14:paraId="0084D82F" w14:textId="77777777" w:rsidR="00C427AF" w:rsidRPr="00B3179E" w:rsidRDefault="00C427AF" w:rsidP="00231F6C">
      <w:pPr>
        <w:numPr>
          <w:ilvl w:val="0"/>
          <w:numId w:val="33"/>
        </w:numPr>
      </w:pPr>
      <w:r w:rsidRPr="00B3179E">
        <w:t>Voor tekst en maatvoering zie ook de paragrafen 4.</w:t>
      </w:r>
      <w:r w:rsidR="0096745E" w:rsidRPr="00B3179E">
        <w:t>6 en 4.7</w:t>
      </w:r>
      <w:r w:rsidRPr="00B3179E">
        <w:t>.</w:t>
      </w:r>
    </w:p>
    <w:p w14:paraId="6344CF09" w14:textId="77777777" w:rsidR="006F4AEA" w:rsidRDefault="006F4AEA">
      <w:pPr>
        <w:overflowPunct/>
        <w:autoSpaceDE/>
        <w:autoSpaceDN/>
        <w:adjustRightInd/>
        <w:spacing w:line="240" w:lineRule="auto"/>
        <w:textAlignment w:val="auto"/>
        <w:rPr>
          <w:b/>
          <w:bCs/>
          <w:color w:val="00B0F0"/>
          <w:szCs w:val="28"/>
        </w:rPr>
      </w:pPr>
      <w:bookmarkStart w:id="62" w:name="_Toc90923593"/>
      <w:r>
        <w:br w:type="page"/>
      </w:r>
    </w:p>
    <w:p w14:paraId="0084D830" w14:textId="085295AD" w:rsidR="004F321C" w:rsidRPr="00B3179E" w:rsidRDefault="006C5635" w:rsidP="004F321C">
      <w:pPr>
        <w:pStyle w:val="Kop4"/>
      </w:pPr>
      <w:r w:rsidRPr="00B3179E">
        <w:lastRenderedPageBreak/>
        <w:t>3.5.2</w:t>
      </w:r>
      <w:r w:rsidRPr="00B3179E">
        <w:tab/>
      </w:r>
      <w:r w:rsidR="004F321C" w:rsidRPr="00B3179E">
        <w:t>Lijndikte (</w:t>
      </w:r>
      <w:proofErr w:type="spellStart"/>
      <w:r w:rsidR="004F321C" w:rsidRPr="00B3179E">
        <w:t>lineweight</w:t>
      </w:r>
      <w:proofErr w:type="spellEnd"/>
      <w:r w:rsidR="004F321C" w:rsidRPr="00B3179E">
        <w:t>)</w:t>
      </w:r>
      <w:bookmarkEnd w:id="62"/>
    </w:p>
    <w:p w14:paraId="0084D831" w14:textId="77777777" w:rsidR="004F321C" w:rsidRPr="00B3179E" w:rsidRDefault="004F321C" w:rsidP="00231F6C">
      <w:pPr>
        <w:numPr>
          <w:ilvl w:val="0"/>
          <w:numId w:val="34"/>
        </w:numPr>
      </w:pPr>
      <w:r w:rsidRPr="00B3179E">
        <w:t xml:space="preserve">Alle objecten moeten </w:t>
      </w:r>
      <w:r w:rsidR="008C6360" w:rsidRPr="00B3179E">
        <w:t xml:space="preserve">in principe </w:t>
      </w:r>
      <w:r w:rsidRPr="00B3179E">
        <w:t>worden getekend met lijndikte</w:t>
      </w:r>
      <w:r w:rsidR="00CC7CFE" w:rsidRPr="00B3179E">
        <w:t>n</w:t>
      </w:r>
      <w:r w:rsidRPr="00B3179E">
        <w:t xml:space="preserve"> uit de lijngroep </w:t>
      </w:r>
      <w:r w:rsidRPr="0076067E">
        <w:rPr>
          <w:i/>
        </w:rPr>
        <w:t>(</w:t>
      </w:r>
      <w:proofErr w:type="spellStart"/>
      <w:r w:rsidRPr="0076067E">
        <w:rPr>
          <w:i/>
        </w:rPr>
        <w:t>line</w:t>
      </w:r>
      <w:r w:rsidR="00CC731B" w:rsidRPr="0076067E">
        <w:rPr>
          <w:i/>
        </w:rPr>
        <w:t>gr</w:t>
      </w:r>
      <w:r w:rsidRPr="0076067E">
        <w:rPr>
          <w:i/>
        </w:rPr>
        <w:t>oup</w:t>
      </w:r>
      <w:proofErr w:type="spellEnd"/>
      <w:r w:rsidRPr="0076067E">
        <w:rPr>
          <w:i/>
        </w:rPr>
        <w:t>)</w:t>
      </w:r>
      <w:r w:rsidRPr="00B3179E">
        <w:t xml:space="preserve"> 0</w:t>
      </w:r>
      <w:r w:rsidR="006C5635" w:rsidRPr="00B3179E">
        <w:t>,</w:t>
      </w:r>
      <w:r w:rsidRPr="00B3179E">
        <w:t>35 volgens NEN-ISO 128: 1999</w:t>
      </w:r>
      <w:r w:rsidR="00464983" w:rsidRPr="00B3179E">
        <w:t xml:space="preserve"> (zie onderstaande tabel)</w:t>
      </w:r>
      <w:r w:rsidRPr="00B3179E">
        <w:t xml:space="preserve">. </w:t>
      </w:r>
      <w:r w:rsidRPr="00B3179E">
        <w:br/>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7"/>
        <w:gridCol w:w="2157"/>
      </w:tblGrid>
      <w:tr w:rsidR="0076067E" w:rsidRPr="00B3179E" w14:paraId="0084D833" w14:textId="77777777" w:rsidTr="000A18C6">
        <w:tc>
          <w:tcPr>
            <w:tcW w:w="6472" w:type="dxa"/>
            <w:gridSpan w:val="3"/>
            <w:shd w:val="clear" w:color="auto" w:fill="C6D9F1"/>
          </w:tcPr>
          <w:p w14:paraId="0084D832" w14:textId="77777777" w:rsidR="0076067E" w:rsidRPr="00B3179E" w:rsidRDefault="0076067E" w:rsidP="00373055">
            <w:pPr>
              <w:jc w:val="center"/>
            </w:pPr>
            <w:r>
              <w:t>STANDAARD LIJNDIKTEN IN LIJNGROEP 0.35</w:t>
            </w:r>
          </w:p>
        </w:tc>
      </w:tr>
      <w:tr w:rsidR="0076067E" w:rsidRPr="00B3179E" w14:paraId="0084D837" w14:textId="77777777" w:rsidTr="00675772">
        <w:tc>
          <w:tcPr>
            <w:tcW w:w="2158" w:type="dxa"/>
            <w:shd w:val="clear" w:color="auto" w:fill="C6D9F1"/>
          </w:tcPr>
          <w:p w14:paraId="0084D834" w14:textId="77777777" w:rsidR="0076067E" w:rsidRPr="00B3179E" w:rsidRDefault="0076067E" w:rsidP="00373055">
            <w:pPr>
              <w:jc w:val="center"/>
            </w:pPr>
            <w:r w:rsidRPr="00B3179E">
              <w:t>Alle typen</w:t>
            </w:r>
            <w:r w:rsidRPr="00B3179E">
              <w:br/>
              <w:t>dunne lijnen</w:t>
            </w:r>
          </w:p>
        </w:tc>
        <w:tc>
          <w:tcPr>
            <w:tcW w:w="2157" w:type="dxa"/>
            <w:shd w:val="clear" w:color="auto" w:fill="C6D9F1"/>
          </w:tcPr>
          <w:p w14:paraId="0084D835" w14:textId="77777777" w:rsidR="0076067E" w:rsidRPr="00B3179E" w:rsidRDefault="0076067E" w:rsidP="00373055">
            <w:pPr>
              <w:jc w:val="center"/>
            </w:pPr>
            <w:r w:rsidRPr="00B3179E">
              <w:t>Alle typen</w:t>
            </w:r>
            <w:r w:rsidRPr="00B3179E">
              <w:br/>
              <w:t>dikke lijnen</w:t>
            </w:r>
          </w:p>
        </w:tc>
        <w:tc>
          <w:tcPr>
            <w:tcW w:w="2157" w:type="dxa"/>
            <w:shd w:val="clear" w:color="auto" w:fill="C6D9F1"/>
          </w:tcPr>
          <w:p w14:paraId="0084D836" w14:textId="77777777" w:rsidR="0076067E" w:rsidRPr="00B3179E" w:rsidRDefault="0076067E" w:rsidP="00373055">
            <w:pPr>
              <w:jc w:val="center"/>
            </w:pPr>
            <w:r w:rsidRPr="00B3179E">
              <w:t>Alle typen extra</w:t>
            </w:r>
            <w:r w:rsidRPr="00B3179E">
              <w:br/>
              <w:t>dikke lijnen</w:t>
            </w:r>
          </w:p>
        </w:tc>
      </w:tr>
      <w:tr w:rsidR="0076067E" w:rsidRPr="00B3179E" w14:paraId="0084D83B" w14:textId="77777777" w:rsidTr="00373055">
        <w:tc>
          <w:tcPr>
            <w:tcW w:w="2158" w:type="dxa"/>
          </w:tcPr>
          <w:p w14:paraId="0084D838" w14:textId="77777777" w:rsidR="0076067E" w:rsidRPr="00B3179E" w:rsidRDefault="0076067E" w:rsidP="0009399A">
            <w:pPr>
              <w:jc w:val="center"/>
            </w:pPr>
            <w:r w:rsidRPr="00B3179E">
              <w:t>0</w:t>
            </w:r>
            <w:r w:rsidR="0009399A">
              <w:t>.</w:t>
            </w:r>
            <w:r w:rsidRPr="00B3179E">
              <w:t>18</w:t>
            </w:r>
          </w:p>
        </w:tc>
        <w:tc>
          <w:tcPr>
            <w:tcW w:w="2157" w:type="dxa"/>
          </w:tcPr>
          <w:p w14:paraId="0084D839" w14:textId="77777777" w:rsidR="0076067E" w:rsidRPr="00B3179E" w:rsidRDefault="0076067E" w:rsidP="0009399A">
            <w:pPr>
              <w:jc w:val="center"/>
            </w:pPr>
            <w:r w:rsidRPr="00B3179E">
              <w:t>0</w:t>
            </w:r>
            <w:r w:rsidR="0009399A">
              <w:t>.</w:t>
            </w:r>
            <w:r w:rsidRPr="00B3179E">
              <w:t>35</w:t>
            </w:r>
          </w:p>
        </w:tc>
        <w:tc>
          <w:tcPr>
            <w:tcW w:w="2157" w:type="dxa"/>
          </w:tcPr>
          <w:p w14:paraId="0084D83A" w14:textId="77777777" w:rsidR="0076067E" w:rsidRPr="00B3179E" w:rsidRDefault="0076067E" w:rsidP="0009399A">
            <w:pPr>
              <w:jc w:val="center"/>
            </w:pPr>
            <w:r w:rsidRPr="00B3179E">
              <w:t>0</w:t>
            </w:r>
            <w:r w:rsidR="0009399A">
              <w:t>.</w:t>
            </w:r>
            <w:r w:rsidRPr="00B3179E">
              <w:t>70</w:t>
            </w:r>
          </w:p>
        </w:tc>
      </w:tr>
    </w:tbl>
    <w:p w14:paraId="0084D83C" w14:textId="77777777" w:rsidR="004F321C" w:rsidRPr="00B3179E" w:rsidRDefault="004F321C" w:rsidP="00CC7CFE"/>
    <w:p w14:paraId="0084D83D" w14:textId="77777777" w:rsidR="00B87B0C" w:rsidRPr="00B3179E" w:rsidRDefault="00B87B0C" w:rsidP="00231F6C">
      <w:pPr>
        <w:numPr>
          <w:ilvl w:val="0"/>
          <w:numId w:val="34"/>
        </w:numPr>
      </w:pPr>
      <w:r w:rsidRPr="00B3179E">
        <w:t xml:space="preserve">Lijndikten worden per </w:t>
      </w:r>
      <w:r w:rsidR="0021223E">
        <w:t xml:space="preserve">OBJECT </w:t>
      </w:r>
      <w:r w:rsidRPr="00B3179E">
        <w:t>en per STATUS (dat wil zeggen: per laag) weergegeven in de NLCS objectentabellen (zie ook paragraaf 5.1.4).</w:t>
      </w:r>
    </w:p>
    <w:p w14:paraId="0084D83E" w14:textId="77777777" w:rsidR="00F20A13" w:rsidRPr="00E46EB9" w:rsidRDefault="008C6360" w:rsidP="00231F6C">
      <w:pPr>
        <w:numPr>
          <w:ilvl w:val="0"/>
          <w:numId w:val="34"/>
        </w:numPr>
      </w:pPr>
      <w:r w:rsidRPr="00B3179E">
        <w:t>Alleen i</w:t>
      </w:r>
      <w:r w:rsidR="00CC7CFE" w:rsidRPr="00B3179E">
        <w:t xml:space="preserve">ndien het de overzichtelijkheid of duidelijkheid van een tekening ten goede komt, mag van de standaard lijndikten worden afgeweken; per standaard lijndikte mag één lijndikte dunner </w:t>
      </w:r>
      <w:r w:rsidR="00CC731B" w:rsidRPr="00B3179E">
        <w:t>(</w:t>
      </w:r>
      <w:proofErr w:type="spellStart"/>
      <w:r w:rsidR="00CC731B" w:rsidRPr="00B3179E">
        <w:t>linegroup</w:t>
      </w:r>
      <w:proofErr w:type="spellEnd"/>
      <w:r w:rsidR="00CC731B" w:rsidRPr="00B3179E">
        <w:t xml:space="preserve"> 0</w:t>
      </w:r>
      <w:r w:rsidR="00CB6FDF">
        <w:t>.</w:t>
      </w:r>
      <w:r w:rsidR="00CC731B" w:rsidRPr="00B3179E">
        <w:t>25</w:t>
      </w:r>
      <w:r w:rsidR="00CC731B">
        <w:t xml:space="preserve"> volgens NEN-ISO 128-23:1999) </w:t>
      </w:r>
      <w:r w:rsidR="00CC7CFE">
        <w:t xml:space="preserve">of één lijndikte dikker </w:t>
      </w:r>
      <w:r w:rsidR="00CC731B">
        <w:t>(</w:t>
      </w:r>
      <w:proofErr w:type="spellStart"/>
      <w:r w:rsidR="00CC731B">
        <w:t>linegroup</w:t>
      </w:r>
      <w:proofErr w:type="spellEnd"/>
      <w:r w:rsidR="00CC731B">
        <w:t xml:space="preserve"> 0</w:t>
      </w:r>
      <w:r w:rsidR="00CB6FDF">
        <w:t>.</w:t>
      </w:r>
      <w:r w:rsidR="00CC731B">
        <w:t xml:space="preserve">50 volgens NEN-ISO 128-23:1999) </w:t>
      </w:r>
      <w:r w:rsidR="00CC7CFE" w:rsidRPr="00B3179E">
        <w:t>worden toegepast</w:t>
      </w:r>
      <w:r w:rsidR="00464983" w:rsidRPr="00B3179E">
        <w:t xml:space="preserve"> (zie onderstaande tabel</w:t>
      </w:r>
      <w:r w:rsidR="00CB6FDF" w:rsidRPr="00E46EB9">
        <w:t>: de waarden in de middelste kolom zijn de standaardwaarden</w:t>
      </w:r>
      <w:r w:rsidR="0009399A" w:rsidRPr="00E46EB9">
        <w:t xml:space="preserve"> in lijngroep 0.35</w:t>
      </w:r>
      <w:r w:rsidR="00CB6FDF" w:rsidRPr="00E46EB9">
        <w:t xml:space="preserve">, afwijken van deze waarden is alleen </w:t>
      </w:r>
      <w:r w:rsidR="0021223E" w:rsidRPr="00E46EB9">
        <w:t xml:space="preserve">toegestaan </w:t>
      </w:r>
      <w:r w:rsidR="00CB6FDF" w:rsidRPr="00E46EB9">
        <w:t>in horizontale richting in de tabel, dus 0.35 mag 0.25 of 0.50 worden, maar nooit 0.18 of 0.70</w:t>
      </w:r>
      <w:r w:rsidR="00464983" w:rsidRPr="00E46EB9">
        <w:t>)</w:t>
      </w:r>
      <w:r w:rsidR="00CC7CFE" w:rsidRPr="00E46EB9">
        <w:t xml:space="preserve">. </w:t>
      </w:r>
    </w:p>
    <w:p w14:paraId="0084D83F" w14:textId="77777777" w:rsidR="005627A7" w:rsidRDefault="005627A7" w:rsidP="00F20A13"/>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1559"/>
        <w:gridCol w:w="1701"/>
      </w:tblGrid>
      <w:tr w:rsidR="000148B3" w14:paraId="0084D841" w14:textId="77777777" w:rsidTr="00675772">
        <w:tc>
          <w:tcPr>
            <w:tcW w:w="4851" w:type="dxa"/>
            <w:gridSpan w:val="3"/>
            <w:shd w:val="clear" w:color="auto" w:fill="C6D9F1"/>
          </w:tcPr>
          <w:p w14:paraId="0084D840" w14:textId="77777777" w:rsidR="000148B3" w:rsidRDefault="000148B3" w:rsidP="0072695A">
            <w:pPr>
              <w:jc w:val="center"/>
            </w:pPr>
            <w:r>
              <w:t>TOEGESTANE AFWIJKINGEN STANDAARD LIJNDIKTEN</w:t>
            </w:r>
          </w:p>
        </w:tc>
      </w:tr>
      <w:tr w:rsidR="000148B3" w:rsidRPr="00B3179E" w14:paraId="0084D845" w14:textId="77777777" w:rsidTr="00675772">
        <w:tc>
          <w:tcPr>
            <w:tcW w:w="1591" w:type="dxa"/>
            <w:shd w:val="clear" w:color="auto" w:fill="C6D9F1"/>
          </w:tcPr>
          <w:p w14:paraId="0084D842" w14:textId="77777777" w:rsidR="000148B3" w:rsidRPr="00B3179E" w:rsidRDefault="000148B3" w:rsidP="0009399A">
            <w:pPr>
              <w:jc w:val="center"/>
            </w:pPr>
            <w:r w:rsidRPr="00B3179E">
              <w:t>dunner</w:t>
            </w:r>
            <w:r w:rsidRPr="00B3179E">
              <w:br/>
              <w:t>(lijngroep 0</w:t>
            </w:r>
            <w:r w:rsidR="0009399A">
              <w:t>.</w:t>
            </w:r>
            <w:r w:rsidRPr="00B3179E">
              <w:t>25)</w:t>
            </w:r>
          </w:p>
        </w:tc>
        <w:tc>
          <w:tcPr>
            <w:tcW w:w="1559" w:type="dxa"/>
            <w:shd w:val="clear" w:color="auto" w:fill="C6D9F1"/>
          </w:tcPr>
          <w:p w14:paraId="0084D843" w14:textId="77777777" w:rsidR="000148B3" w:rsidRPr="00ED6710" w:rsidRDefault="000148B3" w:rsidP="0009399A">
            <w:pPr>
              <w:jc w:val="center"/>
              <w:rPr>
                <w:b/>
              </w:rPr>
            </w:pPr>
            <w:r w:rsidRPr="00ED6710">
              <w:rPr>
                <w:b/>
              </w:rPr>
              <w:t>standaard</w:t>
            </w:r>
            <w:r w:rsidRPr="00ED6710">
              <w:rPr>
                <w:b/>
              </w:rPr>
              <w:br/>
              <w:t>(lijngroep 0</w:t>
            </w:r>
            <w:r w:rsidR="0009399A" w:rsidRPr="00ED6710">
              <w:rPr>
                <w:b/>
              </w:rPr>
              <w:t>.</w:t>
            </w:r>
            <w:r w:rsidRPr="00ED6710">
              <w:rPr>
                <w:b/>
              </w:rPr>
              <w:t>35)</w:t>
            </w:r>
          </w:p>
        </w:tc>
        <w:tc>
          <w:tcPr>
            <w:tcW w:w="1701" w:type="dxa"/>
            <w:shd w:val="clear" w:color="auto" w:fill="C6D9F1"/>
          </w:tcPr>
          <w:p w14:paraId="0084D844" w14:textId="77777777" w:rsidR="000148B3" w:rsidRPr="00B3179E" w:rsidRDefault="000148B3" w:rsidP="0009399A">
            <w:pPr>
              <w:jc w:val="center"/>
            </w:pPr>
            <w:r w:rsidRPr="00B3179E">
              <w:t>dikker</w:t>
            </w:r>
            <w:r w:rsidRPr="00B3179E">
              <w:br/>
              <w:t>(lijngroep 0</w:t>
            </w:r>
            <w:r w:rsidR="0009399A">
              <w:t>.</w:t>
            </w:r>
            <w:r w:rsidR="00B94D63" w:rsidRPr="00B3179E">
              <w:t>5</w:t>
            </w:r>
            <w:r w:rsidRPr="00B3179E">
              <w:t>0)</w:t>
            </w:r>
          </w:p>
        </w:tc>
      </w:tr>
      <w:tr w:rsidR="000148B3" w14:paraId="0084D849" w14:textId="77777777" w:rsidTr="0072695A">
        <w:tc>
          <w:tcPr>
            <w:tcW w:w="1591" w:type="dxa"/>
          </w:tcPr>
          <w:p w14:paraId="0084D846" w14:textId="77777777" w:rsidR="000148B3" w:rsidRDefault="00146B6C" w:rsidP="00C95793">
            <w:pPr>
              <w:jc w:val="center"/>
            </w:pPr>
            <w:r>
              <w:rPr>
                <w:noProof/>
                <w:color w:val="C00000"/>
              </w:rPr>
              <mc:AlternateContent>
                <mc:Choice Requires="wps">
                  <w:drawing>
                    <wp:anchor distT="0" distB="0" distL="114300" distR="114300" simplePos="0" relativeHeight="251642368" behindDoc="0" locked="0" layoutInCell="1" allowOverlap="1" wp14:anchorId="0084E1BB" wp14:editId="0084E1BC">
                      <wp:simplePos x="0" y="0"/>
                      <wp:positionH relativeFrom="column">
                        <wp:posOffset>786765</wp:posOffset>
                      </wp:positionH>
                      <wp:positionV relativeFrom="paragraph">
                        <wp:posOffset>95885</wp:posOffset>
                      </wp:positionV>
                      <wp:extent cx="286385" cy="0"/>
                      <wp:effectExtent l="0" t="0" r="0" b="0"/>
                      <wp:wrapNone/>
                      <wp:docPr id="297" name="AutoShape 3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63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740B3C" id="_x0000_t32" coordsize="21600,21600" o:spt="32" o:oned="t" path="m,l21600,21600e" filled="f">
                      <v:path arrowok="t" fillok="f" o:connecttype="none"/>
                      <o:lock v:ext="edit" shapetype="t"/>
                    </v:shapetype>
                    <v:shape id="AutoShape 320" o:spid="_x0000_s1026" type="#_x0000_t32" style="position:absolute;margin-left:61.95pt;margin-top:7.55pt;width:22.55pt;height:0;flip:x;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">
                      <v:stroke endarrow="block"/>
                    </v:shape>
                  </w:pict>
                </mc:Fallback>
              </mc:AlternateContent>
            </w:r>
            <w:r w:rsidR="000148B3">
              <w:t>0</w:t>
            </w:r>
            <w:r w:rsidR="00C95793">
              <w:t>.</w:t>
            </w:r>
            <w:r w:rsidR="000148B3">
              <w:t>13</w:t>
            </w:r>
          </w:p>
        </w:tc>
        <w:tc>
          <w:tcPr>
            <w:tcW w:w="1559" w:type="dxa"/>
          </w:tcPr>
          <w:p w14:paraId="0084D847" w14:textId="77777777" w:rsidR="000148B3" w:rsidRPr="00ED6710" w:rsidRDefault="00146B6C" w:rsidP="00C95793">
            <w:pPr>
              <w:jc w:val="center"/>
              <w:rPr>
                <w:b/>
              </w:rPr>
            </w:pPr>
            <w:r>
              <w:rPr>
                <w:b/>
                <w:noProof/>
              </w:rPr>
              <mc:AlternateContent>
                <mc:Choice Requires="wps">
                  <w:drawing>
                    <wp:anchor distT="0" distB="0" distL="114300" distR="114300" simplePos="0" relativeHeight="251639296" behindDoc="0" locked="0" layoutInCell="1" allowOverlap="1" wp14:anchorId="0084E1BD" wp14:editId="0084E1BE">
                      <wp:simplePos x="0" y="0"/>
                      <wp:positionH relativeFrom="column">
                        <wp:posOffset>785495</wp:posOffset>
                      </wp:positionH>
                      <wp:positionV relativeFrom="paragraph">
                        <wp:posOffset>95885</wp:posOffset>
                      </wp:positionV>
                      <wp:extent cx="266700" cy="0"/>
                      <wp:effectExtent l="0" t="0" r="0" b="0"/>
                      <wp:wrapNone/>
                      <wp:docPr id="296" name="AutoShape 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A93C3" id="AutoShape 317" o:spid="_x0000_s1026" type="#_x0000_t32" style="position:absolute;margin-left:61.85pt;margin-top:7.55pt;width:21pt;height:0;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">
                      <v:stroke endarrow="block"/>
                    </v:shape>
                  </w:pict>
                </mc:Fallback>
              </mc:AlternateContent>
            </w:r>
            <w:r w:rsidR="000148B3" w:rsidRPr="00ED6710">
              <w:rPr>
                <w:b/>
              </w:rPr>
              <w:t>0</w:t>
            </w:r>
            <w:r w:rsidR="00C95793" w:rsidRPr="00ED6710">
              <w:rPr>
                <w:b/>
              </w:rPr>
              <w:t>.</w:t>
            </w:r>
            <w:r w:rsidR="000148B3" w:rsidRPr="00ED6710">
              <w:rPr>
                <w:b/>
              </w:rPr>
              <w:t>18</w:t>
            </w:r>
          </w:p>
        </w:tc>
        <w:tc>
          <w:tcPr>
            <w:tcW w:w="1701" w:type="dxa"/>
          </w:tcPr>
          <w:p w14:paraId="0084D848" w14:textId="77777777" w:rsidR="000148B3" w:rsidRDefault="000148B3" w:rsidP="00C95793">
            <w:pPr>
              <w:jc w:val="center"/>
            </w:pPr>
            <w:r>
              <w:t>0</w:t>
            </w:r>
            <w:r w:rsidR="00C95793">
              <w:t>.</w:t>
            </w:r>
            <w:r>
              <w:t>25</w:t>
            </w:r>
          </w:p>
        </w:tc>
      </w:tr>
      <w:tr w:rsidR="000148B3" w14:paraId="0084D84D" w14:textId="77777777" w:rsidTr="0072695A">
        <w:tc>
          <w:tcPr>
            <w:tcW w:w="1591" w:type="dxa"/>
          </w:tcPr>
          <w:p w14:paraId="0084D84A" w14:textId="77777777" w:rsidR="000148B3" w:rsidRDefault="00146B6C" w:rsidP="00C95793">
            <w:pPr>
              <w:jc w:val="center"/>
            </w:pPr>
            <w:r>
              <w:rPr>
                <w:noProof/>
              </w:rPr>
              <mc:AlternateContent>
                <mc:Choice Requires="wps">
                  <w:drawing>
                    <wp:anchor distT="0" distB="0" distL="114300" distR="114300" simplePos="0" relativeHeight="251643392" behindDoc="0" locked="0" layoutInCell="1" allowOverlap="1" wp14:anchorId="0084E1BF" wp14:editId="0084E1C0">
                      <wp:simplePos x="0" y="0"/>
                      <wp:positionH relativeFrom="column">
                        <wp:posOffset>787400</wp:posOffset>
                      </wp:positionH>
                      <wp:positionV relativeFrom="paragraph">
                        <wp:posOffset>111760</wp:posOffset>
                      </wp:positionV>
                      <wp:extent cx="286385" cy="0"/>
                      <wp:effectExtent l="0" t="0" r="0" b="0"/>
                      <wp:wrapNone/>
                      <wp:docPr id="295" name="AutoShape 3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63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29C23" id="AutoShape 322" o:spid="_x0000_s1026" type="#_x0000_t32" style="position:absolute;margin-left:62pt;margin-top:8.8pt;width:22.55pt;height:0;flip:x;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">
                      <v:stroke endarrow="block"/>
                    </v:shape>
                  </w:pict>
                </mc:Fallback>
              </mc:AlternateContent>
            </w:r>
            <w:r w:rsidR="000148B3">
              <w:t>0</w:t>
            </w:r>
            <w:r w:rsidR="00C95793">
              <w:t>.</w:t>
            </w:r>
            <w:r w:rsidR="000148B3">
              <w:t>25</w:t>
            </w:r>
          </w:p>
        </w:tc>
        <w:tc>
          <w:tcPr>
            <w:tcW w:w="1559" w:type="dxa"/>
          </w:tcPr>
          <w:p w14:paraId="0084D84B" w14:textId="77777777" w:rsidR="000148B3" w:rsidRPr="00ED6710" w:rsidRDefault="00146B6C" w:rsidP="00C95793">
            <w:pPr>
              <w:jc w:val="center"/>
              <w:rPr>
                <w:b/>
              </w:rPr>
            </w:pPr>
            <w:r>
              <w:rPr>
                <w:noProof/>
              </w:rPr>
              <mc:AlternateContent>
                <mc:Choice Requires="wps">
                  <w:drawing>
                    <wp:anchor distT="0" distB="0" distL="114300" distR="114300" simplePos="0" relativeHeight="251640320" behindDoc="0" locked="0" layoutInCell="1" allowOverlap="1" wp14:anchorId="0084E1C1" wp14:editId="0084E1C2">
                      <wp:simplePos x="0" y="0"/>
                      <wp:positionH relativeFrom="column">
                        <wp:posOffset>785495</wp:posOffset>
                      </wp:positionH>
                      <wp:positionV relativeFrom="paragraph">
                        <wp:posOffset>111760</wp:posOffset>
                      </wp:positionV>
                      <wp:extent cx="266700" cy="0"/>
                      <wp:effectExtent l="0" t="0" r="0" b="0"/>
                      <wp:wrapNone/>
                      <wp:docPr id="294" name="AutoShape 3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D526FF" id="AutoShape 318" o:spid="_x0000_s1026" type="#_x0000_t32" style="position:absolute;margin-left:61.85pt;margin-top:8.8pt;width:21pt;height:0;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">
                      <v:stroke endarrow="block"/>
                    </v:shape>
                  </w:pict>
                </mc:Fallback>
              </mc:AlternateContent>
            </w:r>
            <w:r w:rsidR="000148B3" w:rsidRPr="00ED6710">
              <w:rPr>
                <w:b/>
              </w:rPr>
              <w:t>0</w:t>
            </w:r>
            <w:r w:rsidR="00C95793" w:rsidRPr="00ED6710">
              <w:rPr>
                <w:b/>
              </w:rPr>
              <w:t>.</w:t>
            </w:r>
            <w:r w:rsidR="000148B3" w:rsidRPr="00ED6710">
              <w:rPr>
                <w:b/>
              </w:rPr>
              <w:t>35</w:t>
            </w:r>
          </w:p>
        </w:tc>
        <w:tc>
          <w:tcPr>
            <w:tcW w:w="1701" w:type="dxa"/>
          </w:tcPr>
          <w:p w14:paraId="0084D84C" w14:textId="77777777" w:rsidR="000148B3" w:rsidRDefault="000148B3" w:rsidP="00C95793">
            <w:pPr>
              <w:jc w:val="center"/>
            </w:pPr>
            <w:r>
              <w:t>0</w:t>
            </w:r>
            <w:r w:rsidR="00C95793">
              <w:t>.</w:t>
            </w:r>
            <w:r>
              <w:t>50</w:t>
            </w:r>
          </w:p>
        </w:tc>
      </w:tr>
      <w:tr w:rsidR="000148B3" w14:paraId="0084D851" w14:textId="77777777" w:rsidTr="0072695A">
        <w:tc>
          <w:tcPr>
            <w:tcW w:w="1591" w:type="dxa"/>
          </w:tcPr>
          <w:p w14:paraId="0084D84E" w14:textId="77777777" w:rsidR="000148B3" w:rsidRDefault="00146B6C" w:rsidP="00C95793">
            <w:pPr>
              <w:jc w:val="center"/>
            </w:pPr>
            <w:r>
              <w:rPr>
                <w:noProof/>
              </w:rPr>
              <mc:AlternateContent>
                <mc:Choice Requires="wps">
                  <w:drawing>
                    <wp:anchor distT="0" distB="0" distL="114300" distR="114300" simplePos="0" relativeHeight="251644416" behindDoc="0" locked="0" layoutInCell="1" allowOverlap="1" wp14:anchorId="0084E1C3" wp14:editId="0084E1C4">
                      <wp:simplePos x="0" y="0"/>
                      <wp:positionH relativeFrom="column">
                        <wp:posOffset>787400</wp:posOffset>
                      </wp:positionH>
                      <wp:positionV relativeFrom="paragraph">
                        <wp:posOffset>88900</wp:posOffset>
                      </wp:positionV>
                      <wp:extent cx="286385" cy="0"/>
                      <wp:effectExtent l="0" t="0" r="0" b="0"/>
                      <wp:wrapNone/>
                      <wp:docPr id="293" name="AutoShap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63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230F84" id="AutoShape 323" o:spid="_x0000_s1026" type="#_x0000_t32" style="position:absolute;margin-left:62pt;margin-top:7pt;width:22.55pt;height:0;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">
                      <v:stroke endarrow="block"/>
                    </v:shape>
                  </w:pict>
                </mc:Fallback>
              </mc:AlternateContent>
            </w:r>
            <w:r w:rsidR="000148B3">
              <w:t>0</w:t>
            </w:r>
            <w:r w:rsidR="00C95793">
              <w:t>.</w:t>
            </w:r>
            <w:r w:rsidR="000148B3">
              <w:t>50</w:t>
            </w:r>
          </w:p>
        </w:tc>
        <w:tc>
          <w:tcPr>
            <w:tcW w:w="1559" w:type="dxa"/>
          </w:tcPr>
          <w:p w14:paraId="0084D84F" w14:textId="77777777" w:rsidR="000148B3" w:rsidRPr="00ED6710" w:rsidRDefault="00146B6C" w:rsidP="00C95793">
            <w:pPr>
              <w:jc w:val="center"/>
              <w:rPr>
                <w:b/>
              </w:rPr>
            </w:pPr>
            <w:r>
              <w:rPr>
                <w:noProof/>
              </w:rPr>
              <mc:AlternateContent>
                <mc:Choice Requires="wps">
                  <w:drawing>
                    <wp:anchor distT="0" distB="0" distL="114300" distR="114300" simplePos="0" relativeHeight="251641344" behindDoc="0" locked="0" layoutInCell="1" allowOverlap="1" wp14:anchorId="0084E1C5" wp14:editId="0084E1C6">
                      <wp:simplePos x="0" y="0"/>
                      <wp:positionH relativeFrom="column">
                        <wp:posOffset>785495</wp:posOffset>
                      </wp:positionH>
                      <wp:positionV relativeFrom="paragraph">
                        <wp:posOffset>88900</wp:posOffset>
                      </wp:positionV>
                      <wp:extent cx="266700" cy="0"/>
                      <wp:effectExtent l="0" t="0" r="0" b="0"/>
                      <wp:wrapNone/>
                      <wp:docPr id="292" name="AutoShape 3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4C35F6" id="AutoShape 319" o:spid="_x0000_s1026" type="#_x0000_t32" style="position:absolute;margin-left:61.85pt;margin-top:7pt;width:21pt;height:0;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">
                      <v:stroke endarrow="block"/>
                    </v:shape>
                  </w:pict>
                </mc:Fallback>
              </mc:AlternateContent>
            </w:r>
            <w:r w:rsidR="000148B3" w:rsidRPr="00ED6710">
              <w:rPr>
                <w:b/>
              </w:rPr>
              <w:t>0</w:t>
            </w:r>
            <w:r w:rsidR="00C95793" w:rsidRPr="00ED6710">
              <w:rPr>
                <w:b/>
              </w:rPr>
              <w:t>.</w:t>
            </w:r>
            <w:r w:rsidR="000148B3" w:rsidRPr="00ED6710">
              <w:rPr>
                <w:b/>
              </w:rPr>
              <w:t>70</w:t>
            </w:r>
          </w:p>
        </w:tc>
        <w:tc>
          <w:tcPr>
            <w:tcW w:w="1701" w:type="dxa"/>
          </w:tcPr>
          <w:p w14:paraId="0084D850" w14:textId="77777777" w:rsidR="000148B3" w:rsidRDefault="000148B3" w:rsidP="00C95793">
            <w:pPr>
              <w:jc w:val="center"/>
            </w:pPr>
            <w:r>
              <w:t>1</w:t>
            </w:r>
            <w:r w:rsidR="00C95793">
              <w:t>.</w:t>
            </w:r>
            <w:r>
              <w:t>00</w:t>
            </w:r>
          </w:p>
        </w:tc>
      </w:tr>
    </w:tbl>
    <w:p w14:paraId="0084D852" w14:textId="77777777" w:rsidR="000148B3" w:rsidRDefault="000148B3" w:rsidP="000148B3"/>
    <w:p w14:paraId="0084D853" w14:textId="77777777" w:rsidR="00CA342A" w:rsidRPr="00CA6DCC" w:rsidRDefault="00CA342A" w:rsidP="00231F6C">
      <w:pPr>
        <w:numPr>
          <w:ilvl w:val="0"/>
          <w:numId w:val="84"/>
        </w:numPr>
        <w:rPr>
          <w:color w:val="000000" w:themeColor="text1"/>
        </w:rPr>
      </w:pPr>
      <w:r w:rsidRPr="00CA6DCC">
        <w:rPr>
          <w:color w:val="000000" w:themeColor="text1"/>
        </w:rPr>
        <w:t>Afwijken van de standaard lijndikte mag per laag, c.q. per te tekenen object. Dit wil zeggen dat in één tekening de lijndikten 0.25, 0.35 en 0.50 kunnen voorkomen, indien dat de overzichtelijkheid of duidelijkheid van de tekening ten goede komt.</w:t>
      </w:r>
    </w:p>
    <w:p w14:paraId="0084D854" w14:textId="77777777" w:rsidR="00C95793" w:rsidRPr="00E46EB9" w:rsidRDefault="00C95793" w:rsidP="00231F6C">
      <w:pPr>
        <w:numPr>
          <w:ilvl w:val="0"/>
          <w:numId w:val="84"/>
        </w:numPr>
      </w:pPr>
      <w:r w:rsidRPr="00E46EB9">
        <w:t xml:space="preserve">Voor de lijndikten </w:t>
      </w:r>
      <w:r w:rsidRPr="00E46EB9">
        <w:rPr>
          <w:i/>
        </w:rPr>
        <w:t>(</w:t>
      </w:r>
      <w:proofErr w:type="spellStart"/>
      <w:r w:rsidRPr="00E46EB9">
        <w:rPr>
          <w:i/>
        </w:rPr>
        <w:t>lineweights</w:t>
      </w:r>
      <w:proofErr w:type="spellEnd"/>
      <w:r w:rsidRPr="00E46EB9">
        <w:rPr>
          <w:i/>
        </w:rPr>
        <w:t xml:space="preserve">) </w:t>
      </w:r>
      <w:r w:rsidRPr="00E46EB9">
        <w:t>in Microstation geldt de volgende conversietabel:</w:t>
      </w:r>
    </w:p>
    <w:p w14:paraId="0084D855" w14:textId="77777777" w:rsidR="00C95793" w:rsidRPr="00E46EB9" w:rsidRDefault="00C95793" w:rsidP="000148B3"/>
    <w:tbl>
      <w:tblPr>
        <w:tblW w:w="0" w:type="auto"/>
        <w:tblInd w:w="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7"/>
        <w:gridCol w:w="1559"/>
      </w:tblGrid>
      <w:tr w:rsidR="00C95793" w:rsidRPr="00E46EB9" w14:paraId="0084D857" w14:textId="77777777" w:rsidTr="000A18C6">
        <w:tc>
          <w:tcPr>
            <w:tcW w:w="3146" w:type="dxa"/>
            <w:gridSpan w:val="2"/>
            <w:shd w:val="clear" w:color="auto" w:fill="C6D9F1"/>
          </w:tcPr>
          <w:p w14:paraId="0084D856" w14:textId="77777777" w:rsidR="00C95793" w:rsidRPr="00E46EB9" w:rsidRDefault="00C95793" w:rsidP="000A18C6">
            <w:pPr>
              <w:jc w:val="center"/>
            </w:pPr>
            <w:r w:rsidRPr="00E46EB9">
              <w:t xml:space="preserve">CONVERSIETABEL LIJNDIKTEN - </w:t>
            </w:r>
            <w:r w:rsidRPr="00E46EB9">
              <w:rPr>
                <w:i/>
              </w:rPr>
              <w:t>LINEWEIGHTS</w:t>
            </w:r>
          </w:p>
        </w:tc>
      </w:tr>
      <w:tr w:rsidR="00C95793" w:rsidRPr="00E46EB9" w14:paraId="0084D85B" w14:textId="77777777" w:rsidTr="000A18C6">
        <w:tc>
          <w:tcPr>
            <w:tcW w:w="1587" w:type="dxa"/>
            <w:shd w:val="clear" w:color="auto" w:fill="C6D9F1"/>
          </w:tcPr>
          <w:p w14:paraId="0084D858" w14:textId="77777777" w:rsidR="00C95793" w:rsidRPr="00E46EB9" w:rsidRDefault="00C95793" w:rsidP="000A18C6">
            <w:pPr>
              <w:jc w:val="center"/>
            </w:pPr>
            <w:r w:rsidRPr="00E46EB9">
              <w:t>lijndikten</w:t>
            </w:r>
          </w:p>
        </w:tc>
        <w:tc>
          <w:tcPr>
            <w:tcW w:w="1559" w:type="dxa"/>
            <w:shd w:val="clear" w:color="auto" w:fill="C6D9F1"/>
          </w:tcPr>
          <w:p w14:paraId="0084D859" w14:textId="77777777" w:rsidR="00C95793" w:rsidRPr="00E46EB9" w:rsidRDefault="00C95793" w:rsidP="000A18C6">
            <w:pPr>
              <w:jc w:val="center"/>
              <w:rPr>
                <w:i/>
              </w:rPr>
            </w:pPr>
            <w:proofErr w:type="spellStart"/>
            <w:r w:rsidRPr="00E46EB9">
              <w:rPr>
                <w:i/>
              </w:rPr>
              <w:t>lineweights</w:t>
            </w:r>
            <w:proofErr w:type="spellEnd"/>
          </w:p>
          <w:p w14:paraId="0084D85A" w14:textId="77777777" w:rsidR="00C95793" w:rsidRPr="00E46EB9" w:rsidRDefault="00C95793" w:rsidP="0021223E">
            <w:pPr>
              <w:jc w:val="center"/>
            </w:pPr>
            <w:r w:rsidRPr="00E46EB9">
              <w:t>(Mic</w:t>
            </w:r>
            <w:r w:rsidR="0021223E" w:rsidRPr="00E46EB9">
              <w:t>ro</w:t>
            </w:r>
            <w:r w:rsidRPr="00E46EB9">
              <w:t>station)</w:t>
            </w:r>
          </w:p>
        </w:tc>
      </w:tr>
      <w:tr w:rsidR="00C95793" w:rsidRPr="00E46EB9" w14:paraId="0084D85E" w14:textId="77777777" w:rsidTr="000A18C6">
        <w:tc>
          <w:tcPr>
            <w:tcW w:w="1587" w:type="dxa"/>
          </w:tcPr>
          <w:p w14:paraId="0084D85C" w14:textId="77777777" w:rsidR="00C95793" w:rsidRPr="00E46EB9" w:rsidRDefault="00C95793" w:rsidP="000A18C6">
            <w:pPr>
              <w:jc w:val="center"/>
            </w:pPr>
            <w:r w:rsidRPr="00E46EB9">
              <w:t>0.13</w:t>
            </w:r>
          </w:p>
        </w:tc>
        <w:tc>
          <w:tcPr>
            <w:tcW w:w="1559" w:type="dxa"/>
          </w:tcPr>
          <w:p w14:paraId="0084D85D" w14:textId="77777777" w:rsidR="00C95793" w:rsidRPr="00E46EB9" w:rsidRDefault="00C95793" w:rsidP="000A18C6">
            <w:pPr>
              <w:jc w:val="center"/>
            </w:pPr>
            <w:r w:rsidRPr="00E46EB9">
              <w:t>0</w:t>
            </w:r>
          </w:p>
        </w:tc>
      </w:tr>
      <w:tr w:rsidR="00C95793" w:rsidRPr="00E46EB9" w14:paraId="0084D861" w14:textId="77777777" w:rsidTr="000A18C6">
        <w:tc>
          <w:tcPr>
            <w:tcW w:w="1587" w:type="dxa"/>
          </w:tcPr>
          <w:p w14:paraId="0084D85F" w14:textId="77777777" w:rsidR="00C95793" w:rsidRPr="00E46EB9" w:rsidRDefault="00CB6FDF" w:rsidP="000A18C6">
            <w:pPr>
              <w:jc w:val="center"/>
            </w:pPr>
            <w:r w:rsidRPr="00E46EB9">
              <w:t>0.18</w:t>
            </w:r>
          </w:p>
        </w:tc>
        <w:tc>
          <w:tcPr>
            <w:tcW w:w="1559" w:type="dxa"/>
          </w:tcPr>
          <w:p w14:paraId="0084D860" w14:textId="77777777" w:rsidR="00C95793" w:rsidRPr="00E46EB9" w:rsidRDefault="00CB6FDF" w:rsidP="000A18C6">
            <w:pPr>
              <w:jc w:val="center"/>
            </w:pPr>
            <w:r w:rsidRPr="00E46EB9">
              <w:t>1</w:t>
            </w:r>
          </w:p>
        </w:tc>
      </w:tr>
      <w:tr w:rsidR="00C95793" w:rsidRPr="00E46EB9" w14:paraId="0084D864" w14:textId="77777777" w:rsidTr="000A18C6">
        <w:tc>
          <w:tcPr>
            <w:tcW w:w="1587" w:type="dxa"/>
          </w:tcPr>
          <w:p w14:paraId="0084D862" w14:textId="77777777" w:rsidR="00C95793" w:rsidRPr="00E46EB9" w:rsidRDefault="00CB6FDF" w:rsidP="000A18C6">
            <w:pPr>
              <w:jc w:val="center"/>
            </w:pPr>
            <w:r w:rsidRPr="00E46EB9">
              <w:t>0.25</w:t>
            </w:r>
          </w:p>
        </w:tc>
        <w:tc>
          <w:tcPr>
            <w:tcW w:w="1559" w:type="dxa"/>
          </w:tcPr>
          <w:p w14:paraId="0084D863" w14:textId="77777777" w:rsidR="00C95793" w:rsidRPr="00E46EB9" w:rsidRDefault="00CB6FDF" w:rsidP="000A18C6">
            <w:pPr>
              <w:jc w:val="center"/>
            </w:pPr>
            <w:r w:rsidRPr="00E46EB9">
              <w:t>2</w:t>
            </w:r>
          </w:p>
        </w:tc>
      </w:tr>
      <w:tr w:rsidR="00C95793" w:rsidRPr="00E46EB9" w14:paraId="0084D867" w14:textId="77777777" w:rsidTr="000A18C6">
        <w:tc>
          <w:tcPr>
            <w:tcW w:w="1587" w:type="dxa"/>
          </w:tcPr>
          <w:p w14:paraId="0084D865" w14:textId="77777777" w:rsidR="00C95793" w:rsidRPr="00E46EB9" w:rsidRDefault="00CB6FDF" w:rsidP="000A18C6">
            <w:pPr>
              <w:jc w:val="center"/>
            </w:pPr>
            <w:r w:rsidRPr="00E46EB9">
              <w:t>0.35</w:t>
            </w:r>
          </w:p>
        </w:tc>
        <w:tc>
          <w:tcPr>
            <w:tcW w:w="1559" w:type="dxa"/>
          </w:tcPr>
          <w:p w14:paraId="0084D866" w14:textId="77777777" w:rsidR="00C95793" w:rsidRPr="00E46EB9" w:rsidRDefault="00CB6FDF" w:rsidP="000A18C6">
            <w:pPr>
              <w:jc w:val="center"/>
            </w:pPr>
            <w:r w:rsidRPr="00E46EB9">
              <w:t>3</w:t>
            </w:r>
          </w:p>
        </w:tc>
      </w:tr>
      <w:tr w:rsidR="00CB6FDF" w:rsidRPr="00E46EB9" w14:paraId="0084D86A" w14:textId="77777777" w:rsidTr="000A18C6">
        <w:tc>
          <w:tcPr>
            <w:tcW w:w="1587" w:type="dxa"/>
          </w:tcPr>
          <w:p w14:paraId="0084D868" w14:textId="77777777" w:rsidR="00CB6FDF" w:rsidRPr="00E46EB9" w:rsidRDefault="00CB6FDF" w:rsidP="000A18C6">
            <w:pPr>
              <w:jc w:val="center"/>
            </w:pPr>
            <w:r w:rsidRPr="00E46EB9">
              <w:t>0.50</w:t>
            </w:r>
          </w:p>
        </w:tc>
        <w:tc>
          <w:tcPr>
            <w:tcW w:w="1559" w:type="dxa"/>
          </w:tcPr>
          <w:p w14:paraId="0084D869" w14:textId="77777777" w:rsidR="00CB6FDF" w:rsidRPr="00E46EB9" w:rsidRDefault="00CB6FDF" w:rsidP="000A18C6">
            <w:pPr>
              <w:jc w:val="center"/>
            </w:pPr>
            <w:r w:rsidRPr="00E46EB9">
              <w:t>4</w:t>
            </w:r>
          </w:p>
        </w:tc>
      </w:tr>
      <w:tr w:rsidR="00CB6FDF" w:rsidRPr="00E46EB9" w14:paraId="0084D86D" w14:textId="77777777" w:rsidTr="000A18C6">
        <w:tc>
          <w:tcPr>
            <w:tcW w:w="1587" w:type="dxa"/>
          </w:tcPr>
          <w:p w14:paraId="0084D86B" w14:textId="77777777" w:rsidR="00CB6FDF" w:rsidRPr="00E46EB9" w:rsidRDefault="00CB6FDF" w:rsidP="000A18C6">
            <w:pPr>
              <w:jc w:val="center"/>
            </w:pPr>
            <w:r w:rsidRPr="00E46EB9">
              <w:t>0.70</w:t>
            </w:r>
          </w:p>
        </w:tc>
        <w:tc>
          <w:tcPr>
            <w:tcW w:w="1559" w:type="dxa"/>
          </w:tcPr>
          <w:p w14:paraId="0084D86C" w14:textId="77777777" w:rsidR="00CB6FDF" w:rsidRPr="00E46EB9" w:rsidRDefault="00CB6FDF" w:rsidP="000A18C6">
            <w:pPr>
              <w:jc w:val="center"/>
            </w:pPr>
            <w:r w:rsidRPr="00E46EB9">
              <w:t>5</w:t>
            </w:r>
          </w:p>
        </w:tc>
      </w:tr>
      <w:tr w:rsidR="005D7CAF" w:rsidRPr="00E46EB9" w14:paraId="774F043E" w14:textId="77777777" w:rsidTr="000A18C6">
        <w:tc>
          <w:tcPr>
            <w:tcW w:w="1587" w:type="dxa"/>
          </w:tcPr>
          <w:p w14:paraId="1E69A9A3" w14:textId="4A655930" w:rsidR="005D7CAF" w:rsidRPr="00E46EB9" w:rsidRDefault="005D7CAF" w:rsidP="000A18C6">
            <w:pPr>
              <w:jc w:val="center"/>
            </w:pPr>
            <w:r>
              <w:t>1.00</w:t>
            </w:r>
          </w:p>
        </w:tc>
        <w:tc>
          <w:tcPr>
            <w:tcW w:w="1559" w:type="dxa"/>
          </w:tcPr>
          <w:p w14:paraId="569D9AF8" w14:textId="2D1B629A" w:rsidR="005D7CAF" w:rsidRPr="00E46EB9" w:rsidRDefault="005D7CAF" w:rsidP="000A18C6">
            <w:pPr>
              <w:jc w:val="center"/>
            </w:pPr>
            <w:r>
              <w:t>6</w:t>
            </w:r>
          </w:p>
        </w:tc>
      </w:tr>
    </w:tbl>
    <w:p w14:paraId="0084D86E" w14:textId="77777777" w:rsidR="00C95793" w:rsidRDefault="00C95793" w:rsidP="00C95793">
      <w:pPr>
        <w:ind w:left="364"/>
      </w:pPr>
    </w:p>
    <w:p w14:paraId="02C2B73C" w14:textId="77777777" w:rsidR="00855121" w:rsidRDefault="00855121">
      <w:pPr>
        <w:overflowPunct/>
        <w:autoSpaceDE/>
        <w:autoSpaceDN/>
        <w:adjustRightInd/>
        <w:spacing w:line="240" w:lineRule="auto"/>
        <w:textAlignment w:val="auto"/>
      </w:pPr>
      <w:r>
        <w:br w:type="page"/>
      </w:r>
    </w:p>
    <w:p w14:paraId="0084D86F" w14:textId="33DEBB43" w:rsidR="0009399A" w:rsidRPr="00BA66CA" w:rsidRDefault="002E31EE" w:rsidP="00957EDF">
      <w:pPr>
        <w:numPr>
          <w:ilvl w:val="0"/>
          <w:numId w:val="84"/>
        </w:numPr>
      </w:pPr>
      <w:r w:rsidRPr="00B3179E">
        <w:lastRenderedPageBreak/>
        <w:t xml:space="preserve">Algemeen geldt dat lijnen van het ELEMENT GD (Geometrie in doorsnede) moeten worden getekend </w:t>
      </w:r>
      <w:r w:rsidRPr="00CA6DCC">
        <w:rPr>
          <w:color w:val="000000" w:themeColor="text1"/>
        </w:rPr>
        <w:t xml:space="preserve">met één pen dikker </w:t>
      </w:r>
      <w:r w:rsidR="00CA342A" w:rsidRPr="00CA6DCC">
        <w:rPr>
          <w:color w:val="000000" w:themeColor="text1"/>
        </w:rPr>
        <w:t xml:space="preserve">(binnen dezelfde lijngroep) </w:t>
      </w:r>
      <w:r w:rsidRPr="00CA6DCC">
        <w:rPr>
          <w:color w:val="000000" w:themeColor="text1"/>
        </w:rPr>
        <w:t xml:space="preserve">dan in de NLCS objectentabellen is aangegeven voor het </w:t>
      </w:r>
      <w:r w:rsidRPr="00B3179E">
        <w:t>ELEMENT G (Geometrie in aanzicht).</w:t>
      </w:r>
      <w:r w:rsidR="00B04DDF" w:rsidRPr="00B3179E">
        <w:t xml:space="preserve"> </w:t>
      </w:r>
      <w:r w:rsidR="003C5A2D">
        <w:br/>
      </w:r>
      <w:r w:rsidR="0009399A" w:rsidRPr="00BA66CA">
        <w:t>Op deze regel mag een uitzondering worden gemaakt daar waar lijnen dichtvloeien bij het afdrukken (bijvoorbeeld bij damwanden en staalprofielen). In dergelijke gevallen mag juist een pendikte dunner worden gebruikt. Ook voor het tekenen van wapeningstaven geldt een uitzondering: hiervoor kan zowel pendikte 0.5 als 0.7 worden toegepast, ongeacht of het gaat om een aanzicht of een doorsnede van een wapeningstaaf.</w:t>
      </w:r>
    </w:p>
    <w:p w14:paraId="0084D870" w14:textId="77777777" w:rsidR="002E31EE" w:rsidRPr="00B3179E" w:rsidRDefault="00B04DDF" w:rsidP="00957EDF">
      <w:pPr>
        <w:numPr>
          <w:ilvl w:val="0"/>
          <w:numId w:val="84"/>
        </w:numPr>
      </w:pPr>
      <w:r w:rsidRPr="00CA6DCC">
        <w:rPr>
          <w:color w:val="000000" w:themeColor="text1"/>
        </w:rPr>
        <w:t xml:space="preserve">Lijnen van het ELEMENT GN </w:t>
      </w:r>
      <w:r w:rsidR="00952F53">
        <w:rPr>
          <w:color w:val="000000" w:themeColor="text1"/>
        </w:rPr>
        <w:t xml:space="preserve">(Geometrie, niet zichtbaar) </w:t>
      </w:r>
      <w:r w:rsidRPr="00CA6DCC">
        <w:rPr>
          <w:color w:val="000000" w:themeColor="text1"/>
        </w:rPr>
        <w:t xml:space="preserve">worden standaard met één pen dunner </w:t>
      </w:r>
      <w:r w:rsidR="00CA342A" w:rsidRPr="00CA6DCC">
        <w:rPr>
          <w:color w:val="000000" w:themeColor="text1"/>
        </w:rPr>
        <w:t xml:space="preserve">(binnen dezelfde lijngroep) </w:t>
      </w:r>
      <w:r w:rsidRPr="00B3179E">
        <w:t xml:space="preserve">getekend dan in de objectentabellen is aangegeven voor het ELEMENT G. </w:t>
      </w:r>
    </w:p>
    <w:p w14:paraId="0084D871" w14:textId="77777777" w:rsidR="00CC731B" w:rsidRPr="00B3179E" w:rsidRDefault="00CC731B" w:rsidP="00231F6C">
      <w:pPr>
        <w:pStyle w:val="Kop4"/>
        <w:numPr>
          <w:ilvl w:val="2"/>
          <w:numId w:val="68"/>
        </w:numPr>
      </w:pPr>
      <w:bookmarkStart w:id="63" w:name="_Toc90923594"/>
      <w:r w:rsidRPr="00B3179E">
        <w:t xml:space="preserve">Lijntype </w:t>
      </w:r>
      <w:r w:rsidRPr="0009399A">
        <w:rPr>
          <w:i/>
        </w:rPr>
        <w:t>(</w:t>
      </w:r>
      <w:proofErr w:type="spellStart"/>
      <w:r w:rsidRPr="0009399A">
        <w:rPr>
          <w:i/>
        </w:rPr>
        <w:t>linetype</w:t>
      </w:r>
      <w:proofErr w:type="spellEnd"/>
      <w:r w:rsidRPr="0009399A">
        <w:rPr>
          <w:i/>
        </w:rPr>
        <w:t>)</w:t>
      </w:r>
      <w:bookmarkEnd w:id="63"/>
    </w:p>
    <w:p w14:paraId="5CF4DF61" w14:textId="1B15701C" w:rsidR="000F5467" w:rsidRDefault="0062712B" w:rsidP="000F5467">
      <w:pPr>
        <w:numPr>
          <w:ilvl w:val="0"/>
          <w:numId w:val="35"/>
        </w:numPr>
      </w:pPr>
      <w:r w:rsidRPr="00B3179E">
        <w:t xml:space="preserve">Lijntypen worden per </w:t>
      </w:r>
      <w:r w:rsidR="00B95272">
        <w:t>OBJECT en per STATUS</w:t>
      </w:r>
      <w:r w:rsidR="00B95272" w:rsidRPr="00B3179E">
        <w:t xml:space="preserve"> </w:t>
      </w:r>
      <w:r w:rsidR="00B87B0C" w:rsidRPr="00B3179E">
        <w:t xml:space="preserve">(dat wil zeggen: per laag) </w:t>
      </w:r>
      <w:r w:rsidRPr="00B3179E">
        <w:t xml:space="preserve">weergegeven in de NLCS objectentabellen </w:t>
      </w:r>
      <w:r w:rsidR="00E018D8">
        <w:t xml:space="preserve">voor toepassing in combinatie met het ELEMENT G </w:t>
      </w:r>
      <w:r w:rsidRPr="00B3179E">
        <w:t>(zie ook paragraaf 5.1.4</w:t>
      </w:r>
      <w:r w:rsidR="008A7DBD">
        <w:t>)</w:t>
      </w:r>
    </w:p>
    <w:p w14:paraId="6439E082" w14:textId="3B695205" w:rsidR="00AE5CFD" w:rsidRPr="00BC2063" w:rsidRDefault="0012254E" w:rsidP="00957EDF">
      <w:pPr>
        <w:numPr>
          <w:ilvl w:val="0"/>
          <w:numId w:val="35"/>
        </w:numPr>
      </w:pPr>
      <w:r>
        <w:t>B</w:t>
      </w:r>
      <w:r w:rsidR="00AE5CFD" w:rsidRPr="00BC2063">
        <w:t xml:space="preserve">innen </w:t>
      </w:r>
      <w:r w:rsidR="009527C6">
        <w:t xml:space="preserve">de </w:t>
      </w:r>
      <w:r w:rsidR="00AE5CFD" w:rsidRPr="00BC2063">
        <w:t xml:space="preserve">NLCS </w:t>
      </w:r>
      <w:r w:rsidR="007D2B36">
        <w:t>is een bibliotheek met</w:t>
      </w:r>
      <w:r w:rsidR="009527C6">
        <w:t xml:space="preserve"> lijntype</w:t>
      </w:r>
      <w:r w:rsidR="007D2B36">
        <w:t>n</w:t>
      </w:r>
      <w:r w:rsidR="00AE5CFD" w:rsidRPr="00BC2063">
        <w:t xml:space="preserve"> beschikbaar. De naamgeving van </w:t>
      </w:r>
      <w:r w:rsidR="00960D50">
        <w:t xml:space="preserve">een </w:t>
      </w:r>
      <w:r w:rsidR="009527C6">
        <w:t>lijntype</w:t>
      </w:r>
      <w:r w:rsidR="00960D50">
        <w:t xml:space="preserve"> is </w:t>
      </w:r>
      <w:r w:rsidR="00AE5CFD" w:rsidRPr="00BC2063">
        <w:t>als volgt</w:t>
      </w:r>
      <w:r w:rsidR="00960D50">
        <w:t xml:space="preserve"> opgebouwd</w:t>
      </w:r>
      <w:r w:rsidR="00AE5CFD" w:rsidRPr="00BC2063">
        <w:t>:</w:t>
      </w:r>
    </w:p>
    <w:p w14:paraId="1B66C10F" w14:textId="77777777" w:rsidR="00AE5CFD" w:rsidRPr="00BC2063" w:rsidRDefault="00AE5CFD" w:rsidP="00AE5CFD"/>
    <w:p w14:paraId="50090A28" w14:textId="5609A34C" w:rsidR="00AE5CFD" w:rsidRPr="00BC2063" w:rsidRDefault="00AE5CFD" w:rsidP="00AE5CFD">
      <w:pPr>
        <w:ind w:left="406"/>
      </w:pPr>
      <w:r w:rsidRPr="00BC2063">
        <w:t>[STATUS]-</w:t>
      </w:r>
      <w:r w:rsidR="007D2B36">
        <w:t>HOOFDGROEP</w:t>
      </w:r>
      <w:r w:rsidRPr="00BC2063">
        <w:t>-</w:t>
      </w:r>
      <w:r w:rsidR="009527C6">
        <w:t>LIJNTYPENAAM</w:t>
      </w:r>
      <w:r>
        <w:t>_</w:t>
      </w:r>
      <w:r w:rsidRPr="00BC2063">
        <w:t>[OPT]</w:t>
      </w:r>
    </w:p>
    <w:p w14:paraId="05D772BB" w14:textId="77777777" w:rsidR="00AE5CFD" w:rsidRDefault="00AE5CFD" w:rsidP="00AE5CFD">
      <w:pPr>
        <w:ind w:left="406"/>
      </w:pPr>
    </w:p>
    <w:p w14:paraId="35592D60" w14:textId="77777777" w:rsidR="00AE5CFD" w:rsidRPr="00BC2063" w:rsidRDefault="00AE5CFD" w:rsidP="00AE5CFD">
      <w:pPr>
        <w:ind w:left="406"/>
      </w:pPr>
      <w:r>
        <w:t>Verklaring:</w:t>
      </w:r>
    </w:p>
    <w:p w14:paraId="392E939E" w14:textId="290B13C9" w:rsidR="00AE5CFD" w:rsidRPr="00BC2063" w:rsidRDefault="00AE5CFD" w:rsidP="00AE5CFD">
      <w:pPr>
        <w:numPr>
          <w:ilvl w:val="0"/>
          <w:numId w:val="87"/>
        </w:numPr>
      </w:pPr>
      <w:r w:rsidRPr="00BC2063">
        <w:t>STATUS kan zijn: B (Bestaand), N (Nieuw), T (Tijdelijk)</w:t>
      </w:r>
      <w:r>
        <w:t>,</w:t>
      </w:r>
      <w:r w:rsidRPr="00BC2063">
        <w:t xml:space="preserve"> V (Vervallen</w:t>
      </w:r>
      <w:r>
        <w:t>) of R (Revisie)</w:t>
      </w:r>
      <w:r w:rsidRPr="00BC2063">
        <w:t xml:space="preserve">. Het invullen van de STATUS is optioneel en wordt alleen toegepast als </w:t>
      </w:r>
      <w:r w:rsidR="00960D50">
        <w:t>het lijntype</w:t>
      </w:r>
      <w:r w:rsidRPr="00BC2063">
        <w:t xml:space="preserve"> per</w:t>
      </w:r>
      <w:r w:rsidRPr="00CC285E">
        <w:t xml:space="preserve"> </w:t>
      </w:r>
      <w:r w:rsidRPr="002C6C89">
        <w:t xml:space="preserve">STATUS </w:t>
      </w:r>
      <w:r>
        <w:t xml:space="preserve">afwijken van </w:t>
      </w:r>
      <w:r w:rsidR="00460018">
        <w:t>het</w:t>
      </w:r>
      <w:r>
        <w:t xml:space="preserve"> generieke </w:t>
      </w:r>
      <w:r w:rsidR="00460018">
        <w:t>lijntype</w:t>
      </w:r>
      <w:r>
        <w:t>.</w:t>
      </w:r>
    </w:p>
    <w:p w14:paraId="4AE1E2C6" w14:textId="38C12AAF" w:rsidR="00AE5CFD" w:rsidRPr="00082495" w:rsidRDefault="005923BB" w:rsidP="00AE5CFD">
      <w:pPr>
        <w:numPr>
          <w:ilvl w:val="0"/>
          <w:numId w:val="87"/>
        </w:numPr>
      </w:pPr>
      <w:r>
        <w:t xml:space="preserve">HOOFDGROEP is </w:t>
      </w:r>
      <w:r w:rsidR="00AE5CFD" w:rsidRPr="00082495">
        <w:t xml:space="preserve">de afkorting van de </w:t>
      </w:r>
      <w:r w:rsidR="00476E0E">
        <w:t xml:space="preserve">bij het lijntype horende </w:t>
      </w:r>
      <w:r w:rsidR="00AE5CFD" w:rsidRPr="00082495">
        <w:t>HOOFDGROEP</w:t>
      </w:r>
      <w:r w:rsidR="00476E0E">
        <w:t>.</w:t>
      </w:r>
      <w:r w:rsidR="00AE5CFD" w:rsidRPr="00082495">
        <w:t xml:space="preserve"> </w:t>
      </w:r>
    </w:p>
    <w:p w14:paraId="56C59F9E" w14:textId="096772D2" w:rsidR="00AE5CFD" w:rsidRPr="00BC2063" w:rsidRDefault="00476E0E" w:rsidP="00AE5CFD">
      <w:pPr>
        <w:numPr>
          <w:ilvl w:val="0"/>
          <w:numId w:val="87"/>
        </w:numPr>
      </w:pPr>
      <w:r>
        <w:t>LIJNTYPE</w:t>
      </w:r>
      <w:r w:rsidR="00AE5CFD" w:rsidRPr="00082495">
        <w:t>NAAM</w:t>
      </w:r>
      <w:r w:rsidR="00AE5CFD">
        <w:t>:</w:t>
      </w:r>
      <w:r w:rsidR="00AE5CFD" w:rsidRPr="00082495">
        <w:t xml:space="preserve"> de naam van </w:t>
      </w:r>
      <w:r>
        <w:t>het lijntype</w:t>
      </w:r>
      <w:r w:rsidR="00AE5CFD" w:rsidRPr="00082495">
        <w:t xml:space="preserve"> (doorgaans gelijk aan de naam van het betreffende OBJECT of SUBOBJECT). De opbouw van de arceringnaam is vrij. Er worden</w:t>
      </w:r>
      <w:r w:rsidR="00AE5CFD" w:rsidRPr="00082495">
        <w:rPr>
          <w:i/>
        </w:rPr>
        <w:t xml:space="preserve"> </w:t>
      </w:r>
      <w:proofErr w:type="spellStart"/>
      <w:r w:rsidR="00AE5CFD" w:rsidRPr="00082495">
        <w:rPr>
          <w:i/>
        </w:rPr>
        <w:t>underscores</w:t>
      </w:r>
      <w:proofErr w:type="spellEnd"/>
      <w:r w:rsidR="00AE5CFD" w:rsidRPr="00082495">
        <w:rPr>
          <w:i/>
        </w:rPr>
        <w:t xml:space="preserve"> </w:t>
      </w:r>
      <w:r w:rsidR="00AE5CFD" w:rsidRPr="00082495">
        <w:t>(“_”)</w:t>
      </w:r>
      <w:r w:rsidR="00AE5CFD">
        <w:t xml:space="preserve"> </w:t>
      </w:r>
      <w:r w:rsidR="00AE5CFD" w:rsidRPr="00BC2063">
        <w:t xml:space="preserve">toegepast om </w:t>
      </w:r>
      <w:r w:rsidR="000338E1">
        <w:t>het</w:t>
      </w:r>
      <w:r w:rsidR="00AE5CFD" w:rsidRPr="00BC2063">
        <w:t xml:space="preserve"> </w:t>
      </w:r>
      <w:r w:rsidR="000338E1">
        <w:t xml:space="preserve">lijntype </w:t>
      </w:r>
      <w:r w:rsidR="00AE5CFD" w:rsidRPr="00BC2063">
        <w:t xml:space="preserve">nader te specificeren (voorbeeld: </w:t>
      </w:r>
      <w:r w:rsidR="00864867">
        <w:t>VH-</w:t>
      </w:r>
      <w:r w:rsidR="0093073E">
        <w:t>TROTTOIRBAND_VARIANT01</w:t>
      </w:r>
      <w:r w:rsidR="00902C74">
        <w:t>-SO</w:t>
      </w:r>
      <w:r w:rsidR="00AE5CFD">
        <w:t xml:space="preserve">). </w:t>
      </w:r>
    </w:p>
    <w:p w14:paraId="76895A7E" w14:textId="77777777" w:rsidR="00AE5CFD" w:rsidRDefault="00AE5CFD" w:rsidP="00AE5CFD">
      <w:pPr>
        <w:numPr>
          <w:ilvl w:val="0"/>
          <w:numId w:val="87"/>
        </w:numPr>
      </w:pPr>
      <w:r w:rsidRPr="00BC2063">
        <w:t>OPT</w:t>
      </w:r>
      <w:r>
        <w:t>: kan</w:t>
      </w:r>
      <w:r w:rsidRPr="00BC2063">
        <w:t xml:space="preserve"> extra informatie bevatten over de weergave van de arcering (optioneel). </w:t>
      </w:r>
    </w:p>
    <w:p w14:paraId="0E619BC6" w14:textId="77777777" w:rsidR="00AE5CFD" w:rsidRDefault="00AE5CFD" w:rsidP="00AE5CFD">
      <w:pPr>
        <w:ind w:left="766"/>
      </w:pPr>
      <w:r>
        <w:t xml:space="preserve">Mogelijkheden zijn: </w:t>
      </w:r>
    </w:p>
    <w:p w14:paraId="0084D872" w14:textId="207A94E7" w:rsidR="00CC731B" w:rsidRDefault="00AE5CFD" w:rsidP="00957EDF">
      <w:pPr>
        <w:numPr>
          <w:ilvl w:val="1"/>
          <w:numId w:val="87"/>
        </w:numPr>
        <w:ind w:left="2127" w:hanging="1001"/>
      </w:pPr>
      <w:r w:rsidRPr="00CD3D53">
        <w:t>SO</w:t>
      </w:r>
      <w:r w:rsidRPr="00CD3D53">
        <w:tab/>
      </w:r>
      <w:r w:rsidRPr="000F5467">
        <w:rPr>
          <w:iCs/>
        </w:rPr>
        <w:t>Een Schaalbaar Object is een object dat een verschaling krijgt ten opzichte van het model (</w:t>
      </w:r>
      <w:proofErr w:type="spellStart"/>
      <w:r w:rsidRPr="000F5467">
        <w:rPr>
          <w:i/>
          <w:iCs/>
        </w:rPr>
        <w:t>Modelspace</w:t>
      </w:r>
      <w:proofErr w:type="spellEnd"/>
      <w:r w:rsidRPr="000F5467">
        <w:rPr>
          <w:iCs/>
        </w:rPr>
        <w:t xml:space="preserve"> [</w:t>
      </w:r>
      <w:proofErr w:type="spellStart"/>
      <w:r w:rsidRPr="000F5467">
        <w:rPr>
          <w:iCs/>
        </w:rPr>
        <w:t>AutoCAD</w:t>
      </w:r>
      <w:proofErr w:type="spellEnd"/>
      <w:r w:rsidRPr="000F5467">
        <w:rPr>
          <w:iCs/>
        </w:rPr>
        <w:t>] /  </w:t>
      </w:r>
      <w:r w:rsidRPr="000F5467">
        <w:rPr>
          <w:i/>
          <w:iCs/>
        </w:rPr>
        <w:t>Design model</w:t>
      </w:r>
      <w:r w:rsidRPr="000F5467">
        <w:rPr>
          <w:iCs/>
        </w:rPr>
        <w:t xml:space="preserve"> [</w:t>
      </w:r>
      <w:proofErr w:type="spellStart"/>
      <w:r w:rsidRPr="000F5467">
        <w:rPr>
          <w:iCs/>
        </w:rPr>
        <w:t>MicroStation</w:t>
      </w:r>
      <w:proofErr w:type="spellEnd"/>
      <w:r w:rsidRPr="000F5467">
        <w:rPr>
          <w:iCs/>
        </w:rPr>
        <w:t xml:space="preserve">]). De verschalingsfactor is gelijk aan de plotschaal waarin het model in de </w:t>
      </w:r>
      <w:proofErr w:type="spellStart"/>
      <w:r w:rsidRPr="000F5467">
        <w:rPr>
          <w:i/>
          <w:iCs/>
        </w:rPr>
        <w:t>layout</w:t>
      </w:r>
      <w:proofErr w:type="spellEnd"/>
      <w:r w:rsidRPr="000F5467">
        <w:rPr>
          <w:i/>
          <w:iCs/>
        </w:rPr>
        <w:t>/sheet</w:t>
      </w:r>
      <w:r w:rsidRPr="000F5467">
        <w:rPr>
          <w:iCs/>
        </w:rPr>
        <w:t xml:space="preserve">  zal worden geplot. </w:t>
      </w:r>
    </w:p>
    <w:p w14:paraId="0084D873" w14:textId="77777777" w:rsidR="005E7332" w:rsidRPr="00E31545" w:rsidRDefault="005E7332" w:rsidP="00231F6C">
      <w:pPr>
        <w:numPr>
          <w:ilvl w:val="0"/>
          <w:numId w:val="35"/>
        </w:numPr>
      </w:pPr>
      <w:r w:rsidRPr="00E31545">
        <w:t xml:space="preserve">Lijntypen zijn zodanig gekozen, dat ze in schaal 1:200 in een renvooiblokje van 5 cm goed herkenbaar en te onderscheiden zijn. </w:t>
      </w:r>
    </w:p>
    <w:p w14:paraId="0084D874" w14:textId="77777777" w:rsidR="00CA6DCC" w:rsidRPr="00952F53" w:rsidRDefault="0085192C" w:rsidP="00231F6C">
      <w:pPr>
        <w:numPr>
          <w:ilvl w:val="0"/>
          <w:numId w:val="35"/>
        </w:numPr>
        <w:rPr>
          <w:color w:val="000000" w:themeColor="text1"/>
        </w:rPr>
      </w:pPr>
      <w:r w:rsidRPr="00952F53">
        <w:rPr>
          <w:color w:val="000000" w:themeColor="text1"/>
        </w:rPr>
        <w:t xml:space="preserve">De lijntypen voor </w:t>
      </w:r>
      <w:r w:rsidR="00A75C37" w:rsidRPr="00952F53">
        <w:rPr>
          <w:color w:val="000000" w:themeColor="text1"/>
        </w:rPr>
        <w:t xml:space="preserve">de </w:t>
      </w:r>
      <w:r w:rsidRPr="00952F53">
        <w:rPr>
          <w:color w:val="000000" w:themeColor="text1"/>
        </w:rPr>
        <w:t xml:space="preserve">NLCS zijn primair ontwikkeld voor het tekenen in schaal 1:200. </w:t>
      </w:r>
      <w:r w:rsidR="00A75C37" w:rsidRPr="00952F53">
        <w:rPr>
          <w:color w:val="000000" w:themeColor="text1"/>
        </w:rPr>
        <w:t>In bepaalde lijntypen voor kabels en leidingen zijn symbolen opgenomen. Dit kan problemen opleveren wanneer op een kleinere schaal wordt getekend, bijvoorbeeld 1:500</w:t>
      </w:r>
      <w:r w:rsidR="00952F53" w:rsidRPr="00952F53">
        <w:rPr>
          <w:color w:val="000000" w:themeColor="text1"/>
        </w:rPr>
        <w:t>. S</w:t>
      </w:r>
      <w:r w:rsidR="00647C7F" w:rsidRPr="00952F53">
        <w:rPr>
          <w:color w:val="000000" w:themeColor="text1"/>
        </w:rPr>
        <w:t xml:space="preserve">ymbolen zijn dan niet meer te lezen of ‘lopen dicht’ wanneer meerdere kabels en leidingen naast elkaar worden getekend. Bij het tekenen van kabels en leidingen in schaal 1:500 wordt daarom aanbevolen om de lijnstijlen 50% van de plotschaal te maken. De lijnsymbolen zijn dan nog goed te lezen en te volgen op tekening. </w:t>
      </w:r>
    </w:p>
    <w:p w14:paraId="372BA180" w14:textId="0E6F57C2" w:rsidR="001E1832" w:rsidRDefault="00F87D90" w:rsidP="00F5688D">
      <w:pPr>
        <w:numPr>
          <w:ilvl w:val="0"/>
          <w:numId w:val="35"/>
        </w:numPr>
      </w:pPr>
      <w:r w:rsidRPr="00BA66CA">
        <w:t>In principe bestaat het lijntype voor een OBJECT met de STATUS V (Vervallen) uit het standaard lijntype voor dat OBJECT, met op regelmatige afstanden een dubbele schuine streep onder een hoek van 135</w:t>
      </w:r>
      <w:r w:rsidRPr="00BA66CA">
        <w:rPr>
          <w:vertAlign w:val="superscript"/>
        </w:rPr>
        <w:t>o</w:t>
      </w:r>
      <w:r w:rsidRPr="00BA66CA">
        <w:t>.</w:t>
      </w:r>
      <w:r w:rsidR="00D1400E">
        <w:t xml:space="preserve"> </w:t>
      </w:r>
    </w:p>
    <w:p w14:paraId="621A08B8" w14:textId="721FA41F" w:rsidR="009035F0" w:rsidRDefault="00210AE9" w:rsidP="00F5688D">
      <w:pPr>
        <w:numPr>
          <w:ilvl w:val="0"/>
          <w:numId w:val="35"/>
        </w:numPr>
      </w:pPr>
      <w:r>
        <w:lastRenderedPageBreak/>
        <w:t>Voor OBJECTEN</w:t>
      </w:r>
      <w:r w:rsidR="009035F0">
        <w:t xml:space="preserve"> van het ELEMENT GN en SN</w:t>
      </w:r>
      <w:r>
        <w:t xml:space="preserve"> wordt het lijntype ZZ-HIDDEN-SO gebruikt. </w:t>
      </w:r>
    </w:p>
    <w:p w14:paraId="0C3B6C50" w14:textId="10AC6685" w:rsidR="00894498" w:rsidRPr="00BA66CA" w:rsidRDefault="00894498">
      <w:pPr>
        <w:numPr>
          <w:ilvl w:val="0"/>
          <w:numId w:val="35"/>
        </w:numPr>
      </w:pPr>
      <w:r>
        <w:t xml:space="preserve">Voor OBJECTEN </w:t>
      </w:r>
      <w:r w:rsidR="00FA5847">
        <w:t>anders dan</w:t>
      </w:r>
      <w:r w:rsidR="004011BB">
        <w:t xml:space="preserve"> </w:t>
      </w:r>
      <w:r w:rsidR="00BA685F">
        <w:t>ELEMENT</w:t>
      </w:r>
      <w:r>
        <w:t xml:space="preserve"> </w:t>
      </w:r>
      <w:r w:rsidR="00FA5847">
        <w:t>G, GN en SN wordt het lijntype CONTINUOUS</w:t>
      </w:r>
      <w:r w:rsidR="00822066">
        <w:t xml:space="preserve"> gebruikt. </w:t>
      </w:r>
    </w:p>
    <w:p w14:paraId="0084D876" w14:textId="77777777" w:rsidR="00675772" w:rsidRPr="00B3179E" w:rsidRDefault="00675772" w:rsidP="00675772">
      <w:pPr>
        <w:pStyle w:val="Kop4"/>
      </w:pPr>
      <w:bookmarkStart w:id="64" w:name="_Toc90923595"/>
      <w:r w:rsidRPr="00B3179E">
        <w:t>3.5.4</w:t>
      </w:r>
      <w:r w:rsidRPr="00B3179E">
        <w:tab/>
        <w:t>Lijnkleur</w:t>
      </w:r>
      <w:bookmarkEnd w:id="64"/>
    </w:p>
    <w:p w14:paraId="0084D877" w14:textId="0293C3C8" w:rsidR="00C00EC5" w:rsidRPr="00DC0623" w:rsidRDefault="00C00EC5" w:rsidP="00231F6C">
      <w:pPr>
        <w:numPr>
          <w:ilvl w:val="0"/>
          <w:numId w:val="36"/>
        </w:numPr>
      </w:pPr>
      <w:r w:rsidRPr="00994A6B">
        <w:t xml:space="preserve">De lijnkleuren in NLCS zijn afgestemd op technische tekeningen. Uitgangspunt hierbij is dat de lijnen op een plot in zwart worden afgedrukt. Een uitzondering hierop vormen eventuele grijsrasters. </w:t>
      </w:r>
      <w:r w:rsidRPr="00994A6B">
        <w:br/>
      </w:r>
      <w:r w:rsidR="00675772" w:rsidRPr="00994A6B">
        <w:t xml:space="preserve">Kleur wordt in NLCS </w:t>
      </w:r>
      <w:r w:rsidR="00761FE7" w:rsidRPr="00994A6B">
        <w:t>met name</w:t>
      </w:r>
      <w:r w:rsidR="00675772" w:rsidRPr="00994A6B">
        <w:t xml:space="preserve"> gebruikt </w:t>
      </w:r>
      <w:r w:rsidRPr="00994A6B">
        <w:t xml:space="preserve">voor de grafische scheiding van objecten op het beeldscherm </w:t>
      </w:r>
      <w:r w:rsidRPr="00DC0623">
        <w:t xml:space="preserve">tijdens het ontwerpen en/of tekenen. De laagkleuren zijn dus niet </w:t>
      </w:r>
      <w:r w:rsidR="00994A6B" w:rsidRPr="00DC0623">
        <w:t xml:space="preserve">primair </w:t>
      </w:r>
      <w:r w:rsidRPr="00DC0623">
        <w:t>bedoeld als presentatiekleuren</w:t>
      </w:r>
      <w:r w:rsidR="00994A6B" w:rsidRPr="00DC0623">
        <w:t>, maar kunnen desgewenst ook worden gebruikt voor kleurenplots. In verband met dit laatste zijn lijnkleuren zo logisch mogelijk gekozen</w:t>
      </w:r>
      <w:r w:rsidRPr="00DC0623">
        <w:t>.</w:t>
      </w:r>
      <w:r w:rsidR="00A66C1B">
        <w:t xml:space="preserve"> Indien </w:t>
      </w:r>
      <w:r w:rsidR="00303133">
        <w:t xml:space="preserve">de tekening deels zwart / wit en deels kleur geplot wordt, kunnen RGB kleuren gebruikt worden. </w:t>
      </w:r>
      <w:r w:rsidR="00F95634">
        <w:t xml:space="preserve">Om bij gebruik van RGB kleuren onderscheid te maken tussen statussen dient </w:t>
      </w:r>
      <w:r w:rsidR="00B36CA9">
        <w:t xml:space="preserve">op laagniveau een </w:t>
      </w:r>
      <w:r w:rsidR="002B491E">
        <w:t>transparantie</w:t>
      </w:r>
      <w:r w:rsidR="00B36CA9">
        <w:t xml:space="preserve"> van 50% toegepast te worden.</w:t>
      </w:r>
    </w:p>
    <w:p w14:paraId="0084D878" w14:textId="7DC6C155" w:rsidR="00675772" w:rsidRPr="00994A6B" w:rsidRDefault="00304E60" w:rsidP="00231F6C">
      <w:pPr>
        <w:numPr>
          <w:ilvl w:val="0"/>
          <w:numId w:val="36"/>
        </w:numPr>
      </w:pPr>
      <w:r w:rsidRPr="00994A6B">
        <w:t>In de NLCS</w:t>
      </w:r>
      <w:r w:rsidR="00675772" w:rsidRPr="00994A6B">
        <w:t xml:space="preserve"> wordt </w:t>
      </w:r>
      <w:r w:rsidRPr="00994A6B">
        <w:t xml:space="preserve">gebruik gemaakt van </w:t>
      </w:r>
      <w:r w:rsidR="00675772" w:rsidRPr="00994A6B">
        <w:t>het kleurenschema dat is weergegeven op de volgende pagina.</w:t>
      </w:r>
      <w:r w:rsidRPr="00994A6B">
        <w:t xml:space="preserve"> </w:t>
      </w:r>
      <w:r w:rsidR="00B72A9F" w:rsidRPr="00DC0623">
        <w:t xml:space="preserve">Voor lijnen </w:t>
      </w:r>
      <w:r w:rsidR="002979F2" w:rsidRPr="00DC0623">
        <w:t xml:space="preserve">wordt gebruik gemaakt van de </w:t>
      </w:r>
      <w:proofErr w:type="spellStart"/>
      <w:r w:rsidR="00B72A9F" w:rsidRPr="00DC0623">
        <w:t>AutoCad</w:t>
      </w:r>
      <w:proofErr w:type="spellEnd"/>
      <w:r w:rsidR="00B72A9F" w:rsidRPr="00DC0623">
        <w:t xml:space="preserve"> kleuren uit de </w:t>
      </w:r>
      <w:r w:rsidR="002979F2" w:rsidRPr="00DC0623">
        <w:t>“10-serie” (</w:t>
      </w:r>
      <w:r w:rsidR="00E302E9" w:rsidRPr="00DC0623">
        <w:t>10, 20, 30, enzovoort</w:t>
      </w:r>
      <w:commentRangeStart w:id="65"/>
      <w:r w:rsidR="00E302E9" w:rsidRPr="00DC0623">
        <w:t>)</w:t>
      </w:r>
      <w:r w:rsidR="00B72A9F" w:rsidRPr="00DC0623">
        <w:t xml:space="preserve">, kleur 7 (wit op een zwarte </w:t>
      </w:r>
      <w:commentRangeEnd w:id="65"/>
      <w:r w:rsidR="005750FE">
        <w:rPr>
          <w:rStyle w:val="Verwijzingopmerking"/>
        </w:rPr>
        <w:commentReference w:id="65"/>
      </w:r>
      <w:r w:rsidR="00B72A9F" w:rsidRPr="00DC0623">
        <w:t>achtergrond en zwa</w:t>
      </w:r>
      <w:r w:rsidR="00D618E3">
        <w:t>rt op een witte achtergrond) of</w:t>
      </w:r>
      <w:r w:rsidR="00B72A9F" w:rsidRPr="00DC0623">
        <w:t xml:space="preserve"> de grijstinten </w:t>
      </w:r>
      <w:r w:rsidR="00F67D9B">
        <w:t xml:space="preserve">(zwart in combinatie met transparantie) </w:t>
      </w:r>
      <w:r w:rsidR="00B72A9F" w:rsidRPr="00DC0623">
        <w:t>250 t/m 254</w:t>
      </w:r>
      <w:r w:rsidR="00E302E9" w:rsidRPr="00DC0623">
        <w:t xml:space="preserve">. </w:t>
      </w:r>
      <w:r w:rsidR="00B72A9F" w:rsidRPr="00DC0623">
        <w:t xml:space="preserve">De corresponderende RGB-waarden zijn weergegeven in de conversietabel. </w:t>
      </w:r>
      <w:r w:rsidRPr="00DC0623">
        <w:t>Het gebruik van andere</w:t>
      </w:r>
      <w:r w:rsidRPr="00994A6B">
        <w:t xml:space="preserve"> kleuren is toegestaan, maar wordt in verband met de gewenste uniformiteit van tekenwerk ontraden.</w:t>
      </w:r>
      <w:r w:rsidR="00C00EC5" w:rsidRPr="00994A6B">
        <w:t xml:space="preserve"> </w:t>
      </w:r>
    </w:p>
    <w:p w14:paraId="0084D879" w14:textId="19AF1446" w:rsidR="00120DD9" w:rsidRPr="00994A6B" w:rsidRDefault="00120DD9" w:rsidP="00231F6C">
      <w:pPr>
        <w:numPr>
          <w:ilvl w:val="0"/>
          <w:numId w:val="36"/>
        </w:numPr>
      </w:pPr>
      <w:r w:rsidRPr="00994A6B">
        <w:t xml:space="preserve">Lijnkleuren worden per </w:t>
      </w:r>
      <w:r w:rsidR="00AE785C">
        <w:t>OBJECT</w:t>
      </w:r>
      <w:r w:rsidR="00A401D5">
        <w:t xml:space="preserve"> en per STATUS</w:t>
      </w:r>
      <w:r w:rsidR="00AE785C" w:rsidRPr="00994A6B">
        <w:t xml:space="preserve"> </w:t>
      </w:r>
      <w:r w:rsidRPr="00994A6B">
        <w:t xml:space="preserve">weergegeven in de NLCS objectentabellen (zie ook paragraaf 5.1.4). </w:t>
      </w:r>
    </w:p>
    <w:p w14:paraId="0084D87A" w14:textId="77777777" w:rsidR="00120DD9" w:rsidRPr="00B3179E" w:rsidRDefault="00120DD9" w:rsidP="00231F6C">
      <w:pPr>
        <w:numPr>
          <w:ilvl w:val="0"/>
          <w:numId w:val="36"/>
        </w:numPr>
      </w:pPr>
      <w:r w:rsidRPr="00994A6B">
        <w:t>Uitgangspunt van het kleurenschema is een consequent kleurgebruik. Hiervan kan worden afgeweken,</w:t>
      </w:r>
      <w:r w:rsidRPr="00B3179E">
        <w:t xml:space="preserve"> wanneer dat noodzakelijk is voor de overzichtelijkheid en/of duidelijkheid van de tekening.</w:t>
      </w:r>
    </w:p>
    <w:p w14:paraId="0084D87B" w14:textId="77777777" w:rsidR="00120DD9" w:rsidRPr="00B72A9F" w:rsidRDefault="00120DD9" w:rsidP="00231F6C">
      <w:pPr>
        <w:numPr>
          <w:ilvl w:val="0"/>
          <w:numId w:val="36"/>
        </w:numPr>
      </w:pPr>
      <w:r w:rsidRPr="00B72A9F">
        <w:t>Kleuren worden niet gebruikt voor het bepalen van pendiktes bij het plotten</w:t>
      </w:r>
      <w:r w:rsidR="009E1AE0">
        <w:t xml:space="preserve"> (</w:t>
      </w:r>
      <w:r w:rsidRPr="00B72A9F">
        <w:t xml:space="preserve">de pendikte wordt bepaald door de </w:t>
      </w:r>
      <w:proofErr w:type="spellStart"/>
      <w:r w:rsidRPr="00B72A9F">
        <w:rPr>
          <w:i/>
        </w:rPr>
        <w:t>lineweight</w:t>
      </w:r>
      <w:proofErr w:type="spellEnd"/>
      <w:r w:rsidRPr="00B72A9F">
        <w:rPr>
          <w:i/>
        </w:rPr>
        <w:t xml:space="preserve"> </w:t>
      </w:r>
      <w:r w:rsidRPr="00B72A9F">
        <w:t>in de laag</w:t>
      </w:r>
      <w:r w:rsidR="009E1AE0">
        <w:t>)</w:t>
      </w:r>
      <w:r w:rsidRPr="00B72A9F">
        <w:t>.</w:t>
      </w:r>
    </w:p>
    <w:p w14:paraId="0084D87C" w14:textId="77777777" w:rsidR="00120DD9" w:rsidRPr="00DC0623" w:rsidRDefault="002979F2" w:rsidP="00231F6C">
      <w:pPr>
        <w:numPr>
          <w:ilvl w:val="0"/>
          <w:numId w:val="36"/>
        </w:numPr>
      </w:pPr>
      <w:r w:rsidRPr="00DC0623">
        <w:t>De lijnkleur</w:t>
      </w:r>
      <w:r w:rsidR="00FD09AD" w:rsidRPr="00DC0623">
        <w:t xml:space="preserve"> is voor iedere </w:t>
      </w:r>
      <w:r w:rsidRPr="00DC0623">
        <w:t>STATUS (Nieuw, Bestaand, V</w:t>
      </w:r>
      <w:r w:rsidR="00A677E2" w:rsidRPr="00DC0623">
        <w:t>ervallen</w:t>
      </w:r>
      <w:r w:rsidRPr="00DC0623">
        <w:t>, Tijdelijk)</w:t>
      </w:r>
      <w:r w:rsidR="00DC0623" w:rsidRPr="00DC0623">
        <w:t xml:space="preserve"> hetzelfde</w:t>
      </w:r>
      <w:r w:rsidR="00FD09AD" w:rsidRPr="00DC0623">
        <w:t xml:space="preserve">. Hiervoor is gekozen omdat </w:t>
      </w:r>
      <w:r w:rsidR="00A677E2" w:rsidRPr="00DC0623">
        <w:t xml:space="preserve">is uitgegaan van een werkmethode waarbij </w:t>
      </w:r>
      <w:r w:rsidR="00120DD9" w:rsidRPr="00DC0623">
        <w:t xml:space="preserve">de uitvoering van </w:t>
      </w:r>
      <w:r w:rsidR="00A677E2" w:rsidRPr="00DC0623">
        <w:t xml:space="preserve">het tekenwerk in fases </w:t>
      </w:r>
      <w:r w:rsidR="00120DD9" w:rsidRPr="00DC0623">
        <w:t>wordt gesplitst en gebruik</w:t>
      </w:r>
      <w:r w:rsidR="001D3882" w:rsidRPr="00DC0623">
        <w:t xml:space="preserve"> wordt gemaakt van referenties (ofwel: nieuw, bestaand, vervallen en/of tijdelijk werk wordt niet in één, maar in aparte </w:t>
      </w:r>
      <w:r w:rsidR="00D8144C">
        <w:t>modellen</w:t>
      </w:r>
      <w:r w:rsidR="001D3882" w:rsidRPr="00DC0623">
        <w:t xml:space="preserve"> gezet</w:t>
      </w:r>
      <w:r w:rsidR="004B5B7C" w:rsidRPr="00DC0623">
        <w:t xml:space="preserve">; een </w:t>
      </w:r>
      <w:r w:rsidR="008D4C15">
        <w:t>model</w:t>
      </w:r>
      <w:r w:rsidR="004B5B7C" w:rsidRPr="00DC0623">
        <w:t xml:space="preserve"> van bestaand werk kan dan als referentie – in een grijstint – onder een </w:t>
      </w:r>
      <w:r w:rsidR="00D8144C">
        <w:t>model</w:t>
      </w:r>
      <w:r w:rsidR="004B5B7C" w:rsidRPr="00DC0623">
        <w:t xml:space="preserve"> voor nieuw werk worden geplaatst</w:t>
      </w:r>
      <w:r w:rsidR="001D3882" w:rsidRPr="00DC0623">
        <w:t>).</w:t>
      </w:r>
    </w:p>
    <w:p w14:paraId="0084D87D" w14:textId="52BE5D48" w:rsidR="00BA073D" w:rsidRDefault="00BA073D">
      <w:pPr>
        <w:overflowPunct/>
        <w:autoSpaceDE/>
        <w:autoSpaceDN/>
        <w:adjustRightInd/>
        <w:spacing w:line="240" w:lineRule="auto"/>
        <w:textAlignment w:val="auto"/>
        <w:rPr>
          <w:b/>
        </w:rPr>
      </w:pPr>
      <w:r>
        <w:rPr>
          <w:b/>
        </w:rPr>
        <w:br w:type="page"/>
      </w:r>
    </w:p>
    <w:p w14:paraId="6C0D72EA" w14:textId="77777777" w:rsidR="00952F53" w:rsidRDefault="00952F53" w:rsidP="00120DD9">
      <w:pPr>
        <w:ind w:left="360"/>
        <w:rPr>
          <w:b/>
        </w:rPr>
      </w:pPr>
    </w:p>
    <w:tbl>
      <w:tblPr>
        <w:tblStyle w:val="Tabelraster"/>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8428"/>
      </w:tblGrid>
      <w:tr w:rsidR="00952F53" w14:paraId="0084D884" w14:textId="77777777" w:rsidTr="00952F53">
        <w:tc>
          <w:tcPr>
            <w:tcW w:w="8778" w:type="dxa"/>
            <w:shd w:val="clear" w:color="auto" w:fill="DBE5F1" w:themeFill="accent1" w:themeFillTint="33"/>
          </w:tcPr>
          <w:p w14:paraId="0084D87E" w14:textId="77777777" w:rsidR="00952F53" w:rsidRPr="00B72A9F" w:rsidRDefault="00952F53" w:rsidP="00952F53">
            <w:pPr>
              <w:rPr>
                <w:b/>
              </w:rPr>
            </w:pPr>
            <w:r w:rsidRPr="00B72A9F">
              <w:rPr>
                <w:b/>
              </w:rPr>
              <w:t>Voorbeeld van de werkmethode</w:t>
            </w:r>
          </w:p>
          <w:p w14:paraId="0084D87F" w14:textId="77777777" w:rsidR="00952F53" w:rsidRPr="00B72A9F" w:rsidRDefault="00952F53" w:rsidP="005E7332">
            <w:r w:rsidRPr="00B72A9F">
              <w:t>Casus: project waarin sprake is van een bestaande situatie (de ondergrond van de gemeente), een vervallen situatie (opruimingstekening) en een nieuwe situatie (bestektekening).</w:t>
            </w:r>
          </w:p>
          <w:p w14:paraId="0084D880" w14:textId="77777777" w:rsidR="00952F53" w:rsidRPr="00B72A9F" w:rsidRDefault="00952F53" w:rsidP="00231F6C">
            <w:pPr>
              <w:numPr>
                <w:ilvl w:val="0"/>
                <w:numId w:val="96"/>
              </w:numPr>
              <w:ind w:left="378"/>
            </w:pPr>
            <w:r w:rsidRPr="00B72A9F">
              <w:t xml:space="preserve">De bestaande situatie wordt als referentie onder een nieuwe </w:t>
            </w:r>
            <w:r w:rsidR="00D8144C">
              <w:t>model</w:t>
            </w:r>
            <w:r w:rsidRPr="00B72A9F">
              <w:t xml:space="preserve"> (de </w:t>
            </w:r>
            <w:r w:rsidR="00D8144C">
              <w:t>“</w:t>
            </w:r>
            <w:r w:rsidRPr="00B72A9F">
              <w:t>opruimingstekening</w:t>
            </w:r>
            <w:r w:rsidR="00D8144C">
              <w:t>”</w:t>
            </w:r>
            <w:r w:rsidRPr="00B72A9F">
              <w:t>) geplaatst. De lagen van de bestaande situatie worden alle op een grijstint gezet. Hierdoor zijn ze te onderscheiden van nieuw tekenwerk t.b.v. de opruimingstekening.</w:t>
            </w:r>
          </w:p>
          <w:p w14:paraId="0084D881" w14:textId="77777777" w:rsidR="00952F53" w:rsidRPr="00B72A9F" w:rsidRDefault="00952F53" w:rsidP="00231F6C">
            <w:pPr>
              <w:numPr>
                <w:ilvl w:val="0"/>
                <w:numId w:val="96"/>
              </w:numPr>
              <w:ind w:left="378"/>
            </w:pPr>
            <w:r w:rsidRPr="00B72A9F">
              <w:t xml:space="preserve">De vervallen situatie wordt </w:t>
            </w:r>
            <w:r w:rsidR="008D4C15">
              <w:t>gemodelleerd</w:t>
            </w:r>
            <w:r w:rsidRPr="00B72A9F">
              <w:t xml:space="preserve"> in de normale </w:t>
            </w:r>
            <w:r>
              <w:rPr>
                <w:i/>
              </w:rPr>
              <w:t xml:space="preserve">(default) </w:t>
            </w:r>
            <w:r w:rsidRPr="00B72A9F">
              <w:t>laagkleuren van de NLCS.</w:t>
            </w:r>
          </w:p>
          <w:p w14:paraId="0084D882" w14:textId="3C52B5D1" w:rsidR="00952F53" w:rsidRPr="00B72A9F" w:rsidRDefault="00952F53" w:rsidP="00231F6C">
            <w:pPr>
              <w:numPr>
                <w:ilvl w:val="0"/>
                <w:numId w:val="96"/>
              </w:numPr>
              <w:ind w:left="378"/>
            </w:pPr>
            <w:r w:rsidRPr="00B72A9F">
              <w:t xml:space="preserve">De </w:t>
            </w:r>
            <w:r w:rsidR="00E35466">
              <w:t>bestaande</w:t>
            </w:r>
            <w:r w:rsidR="00E35466" w:rsidRPr="00B72A9F">
              <w:t xml:space="preserve"> </w:t>
            </w:r>
            <w:r w:rsidRPr="00B72A9F">
              <w:t>situatie wordt weer als referentie onder een nieuw</w:t>
            </w:r>
            <w:r w:rsidR="008D4C15">
              <w:t xml:space="preserve"> model </w:t>
            </w:r>
            <w:r w:rsidRPr="00B72A9F">
              <w:t xml:space="preserve">geplaatst (de </w:t>
            </w:r>
            <w:r w:rsidR="008D4C15">
              <w:t>“</w:t>
            </w:r>
            <w:r w:rsidRPr="00B72A9F">
              <w:t>bestekstekening</w:t>
            </w:r>
            <w:r w:rsidR="008D4C15">
              <w:t>”</w:t>
            </w:r>
            <w:r w:rsidRPr="00B72A9F">
              <w:t xml:space="preserve">). De lagen van </w:t>
            </w:r>
            <w:r w:rsidR="008D4C15">
              <w:t>het</w:t>
            </w:r>
            <w:r w:rsidRPr="00B72A9F">
              <w:t xml:space="preserve"> referentie</w:t>
            </w:r>
            <w:r w:rsidR="008D4C15">
              <w:t>model</w:t>
            </w:r>
            <w:r w:rsidRPr="00B72A9F">
              <w:t xml:space="preserve"> worden weer op grijstinten gezet. Hierdoor is de </w:t>
            </w:r>
            <w:r w:rsidR="00022DDA">
              <w:t>bestaande</w:t>
            </w:r>
            <w:r w:rsidR="00022DDA" w:rsidRPr="00B72A9F">
              <w:t xml:space="preserve"> </w:t>
            </w:r>
            <w:r w:rsidRPr="00B72A9F">
              <w:t>situatie te onderscheiden van de nieuwe situatie in de bestekstekening.</w:t>
            </w:r>
          </w:p>
          <w:p w14:paraId="0084D883" w14:textId="77777777" w:rsidR="00952F53" w:rsidRDefault="00952F53" w:rsidP="00997F60">
            <w:pPr>
              <w:ind w:left="378"/>
              <w:rPr>
                <w:b/>
              </w:rPr>
            </w:pPr>
            <w:r w:rsidRPr="00B72A9F">
              <w:t xml:space="preserve">Het is toegestaan om andere kleurstellingen dan grijstinten te gebruiken in de referentielagen. </w:t>
            </w:r>
          </w:p>
        </w:tc>
      </w:tr>
    </w:tbl>
    <w:p w14:paraId="0084D93C" w14:textId="77777777" w:rsidR="00CB6853" w:rsidRPr="00D618E3" w:rsidRDefault="00CB6853" w:rsidP="00C6667F">
      <w:pPr>
        <w:pStyle w:val="Kop4"/>
        <w:rPr>
          <w:color w:val="C00000"/>
        </w:rPr>
      </w:pPr>
      <w:bookmarkStart w:id="66" w:name="_Toc90923596"/>
      <w:r w:rsidRPr="00B3179E">
        <w:t>3.5.5</w:t>
      </w:r>
      <w:r w:rsidRPr="00B3179E">
        <w:tab/>
        <w:t>Arceringen</w:t>
      </w:r>
      <w:bookmarkEnd w:id="66"/>
      <w:r w:rsidR="00D618E3">
        <w:t xml:space="preserve"> </w:t>
      </w:r>
    </w:p>
    <w:p w14:paraId="0084D93D" w14:textId="77777777" w:rsidR="00CB6853" w:rsidRPr="00B3179E" w:rsidRDefault="002E31EE" w:rsidP="00231F6C">
      <w:pPr>
        <w:numPr>
          <w:ilvl w:val="0"/>
          <w:numId w:val="37"/>
        </w:numPr>
      </w:pPr>
      <w:r w:rsidRPr="00B3179E">
        <w:t xml:space="preserve">Wanneer objecten kunnen worden gerepresenteerd door middel van arceringen, is dit in de NLCS objectentabellen aangegeven. </w:t>
      </w:r>
    </w:p>
    <w:p w14:paraId="0084D93E" w14:textId="6CF1B6D3" w:rsidR="002E31EE" w:rsidRPr="001D3882" w:rsidRDefault="002E31EE" w:rsidP="00231F6C">
      <w:pPr>
        <w:numPr>
          <w:ilvl w:val="0"/>
          <w:numId w:val="37"/>
        </w:numPr>
        <w:rPr>
          <w:color w:val="000000" w:themeColor="text1"/>
        </w:rPr>
      </w:pPr>
      <w:r w:rsidRPr="00B3179E">
        <w:t xml:space="preserve">Bij NLCS hoort een </w:t>
      </w:r>
      <w:proofErr w:type="spellStart"/>
      <w:r w:rsidRPr="00B3179E">
        <w:t>basisset</w:t>
      </w:r>
      <w:proofErr w:type="spellEnd"/>
      <w:r w:rsidRPr="00B3179E">
        <w:t xml:space="preserve"> </w:t>
      </w:r>
      <w:r w:rsidR="00667C80" w:rsidRPr="00BA66CA">
        <w:t xml:space="preserve">van </w:t>
      </w:r>
      <w:r w:rsidRPr="00B3179E">
        <w:t xml:space="preserve">arceringen die worden aangeboden </w:t>
      </w:r>
      <w:r w:rsidR="007C2CA5">
        <w:t xml:space="preserve">als </w:t>
      </w:r>
      <w:r w:rsidRPr="00B3179E">
        <w:t>arceringenbibliotheken.</w:t>
      </w:r>
      <w:r w:rsidR="00845C9F">
        <w:t xml:space="preserve"> </w:t>
      </w:r>
      <w:r w:rsidR="00845C9F" w:rsidRPr="001D3882">
        <w:rPr>
          <w:color w:val="000000" w:themeColor="text1"/>
        </w:rPr>
        <w:t>Een arceringenbibliotheek kan één of meer arceringen bevatten.</w:t>
      </w:r>
      <w:r w:rsidRPr="001D3882">
        <w:rPr>
          <w:color w:val="000000" w:themeColor="text1"/>
        </w:rPr>
        <w:t xml:space="preserve"> Bij de samenstelling van de </w:t>
      </w:r>
      <w:proofErr w:type="spellStart"/>
      <w:r w:rsidRPr="001D3882">
        <w:rPr>
          <w:color w:val="000000" w:themeColor="text1"/>
        </w:rPr>
        <w:t>basisset</w:t>
      </w:r>
      <w:proofErr w:type="spellEnd"/>
      <w:r w:rsidRPr="001D3882">
        <w:rPr>
          <w:color w:val="000000" w:themeColor="text1"/>
        </w:rPr>
        <w:t xml:space="preserve"> is zoveel mogelijk gebruik gemaakt van toepasselijke </w:t>
      </w:r>
      <w:proofErr w:type="spellStart"/>
      <w:r w:rsidRPr="001D3882">
        <w:rPr>
          <w:color w:val="000000" w:themeColor="text1"/>
        </w:rPr>
        <w:t>NEN-normen</w:t>
      </w:r>
      <w:proofErr w:type="spellEnd"/>
      <w:r w:rsidR="0022209D" w:rsidRPr="001D3882">
        <w:rPr>
          <w:color w:val="000000" w:themeColor="text1"/>
        </w:rPr>
        <w:t>.</w:t>
      </w:r>
    </w:p>
    <w:p w14:paraId="0084D93F" w14:textId="77777777" w:rsidR="002E31EE" w:rsidRPr="00875A64" w:rsidRDefault="002E31EE" w:rsidP="00231F6C">
      <w:pPr>
        <w:numPr>
          <w:ilvl w:val="0"/>
          <w:numId w:val="37"/>
        </w:numPr>
      </w:pPr>
      <w:r w:rsidRPr="001D3882">
        <w:rPr>
          <w:color w:val="000000" w:themeColor="text1"/>
        </w:rPr>
        <w:t xml:space="preserve">Gebruikers </w:t>
      </w:r>
      <w:r w:rsidR="00786834" w:rsidRPr="001D3882">
        <w:rPr>
          <w:color w:val="000000" w:themeColor="text1"/>
        </w:rPr>
        <w:t xml:space="preserve">en/of CAD-leveranciers </w:t>
      </w:r>
      <w:r w:rsidRPr="001D3882">
        <w:rPr>
          <w:color w:val="000000" w:themeColor="text1"/>
        </w:rPr>
        <w:t>kunnen desgewenst eigen arceringen</w:t>
      </w:r>
      <w:r w:rsidR="00845C9F" w:rsidRPr="001D3882">
        <w:rPr>
          <w:color w:val="000000" w:themeColor="text1"/>
        </w:rPr>
        <w:t>bibliotheken</w:t>
      </w:r>
      <w:r w:rsidRPr="001D3882">
        <w:rPr>
          <w:color w:val="000000" w:themeColor="text1"/>
        </w:rPr>
        <w:t xml:space="preserve"> </w:t>
      </w:r>
      <w:r w:rsidR="008D2E28" w:rsidRPr="001D3882">
        <w:rPr>
          <w:color w:val="000000" w:themeColor="text1"/>
        </w:rPr>
        <w:t xml:space="preserve">of </w:t>
      </w:r>
      <w:r w:rsidR="00845C9F" w:rsidRPr="001D3882">
        <w:rPr>
          <w:color w:val="000000" w:themeColor="text1"/>
        </w:rPr>
        <w:t>bibliotheken</w:t>
      </w:r>
      <w:r w:rsidR="008D2E28" w:rsidRPr="001D3882">
        <w:rPr>
          <w:color w:val="000000" w:themeColor="text1"/>
        </w:rPr>
        <w:t xml:space="preserve"> van derden </w:t>
      </w:r>
      <w:r w:rsidRPr="001D3882">
        <w:rPr>
          <w:color w:val="000000" w:themeColor="text1"/>
        </w:rPr>
        <w:t>toevoegen</w:t>
      </w:r>
      <w:r w:rsidR="008D2E28" w:rsidRPr="001D3882">
        <w:rPr>
          <w:color w:val="000000" w:themeColor="text1"/>
        </w:rPr>
        <w:t xml:space="preserve"> aan de </w:t>
      </w:r>
      <w:proofErr w:type="spellStart"/>
      <w:r w:rsidR="008D2E28" w:rsidRPr="001D3882">
        <w:rPr>
          <w:color w:val="000000" w:themeColor="text1"/>
        </w:rPr>
        <w:t>basisset</w:t>
      </w:r>
      <w:proofErr w:type="spellEnd"/>
      <w:r w:rsidR="00952F53">
        <w:rPr>
          <w:color w:val="000000" w:themeColor="text1"/>
        </w:rPr>
        <w:t xml:space="preserve">, </w:t>
      </w:r>
      <w:r w:rsidR="00952F53" w:rsidRPr="00875A64">
        <w:t>mits die bibliotheken zijn opgebouwd volgens de NLCS-systematiek (zie paragraaf 5.2.2)</w:t>
      </w:r>
      <w:r w:rsidRPr="00875A64">
        <w:t>.</w:t>
      </w:r>
    </w:p>
    <w:p w14:paraId="0084D940" w14:textId="0695BC33" w:rsidR="008D2E28" w:rsidRPr="00BA66CA" w:rsidRDefault="00667C80" w:rsidP="00231F6C">
      <w:pPr>
        <w:numPr>
          <w:ilvl w:val="0"/>
          <w:numId w:val="37"/>
        </w:numPr>
      </w:pPr>
      <w:r w:rsidRPr="00BA66CA">
        <w:t xml:space="preserve">Wanneer </w:t>
      </w:r>
      <w:r w:rsidR="0064025C">
        <w:t xml:space="preserve">een tekening met eigen </w:t>
      </w:r>
      <w:r w:rsidR="0057343C">
        <w:t>gedefinieerde</w:t>
      </w:r>
      <w:r w:rsidR="0064025C">
        <w:t xml:space="preserve"> </w:t>
      </w:r>
      <w:r w:rsidR="003A50F1">
        <w:t>arceringen wordt uitgewisseld, moeten de arceringsdefinities meegeleverd worden.</w:t>
      </w:r>
    </w:p>
    <w:p w14:paraId="0084D941" w14:textId="77777777" w:rsidR="002E31EE" w:rsidRPr="00B3179E" w:rsidRDefault="002E31EE" w:rsidP="00231F6C">
      <w:pPr>
        <w:numPr>
          <w:ilvl w:val="0"/>
          <w:numId w:val="37"/>
        </w:numPr>
      </w:pPr>
      <w:r w:rsidRPr="00B3179E">
        <w:t xml:space="preserve">Arceringen hebben een vaste lijndikte, </w:t>
      </w:r>
      <w:r w:rsidR="00B87B0C" w:rsidRPr="00B3179E">
        <w:t>kleuren volgens de objectentabellen</w:t>
      </w:r>
      <w:r w:rsidRPr="00B3179E">
        <w:t xml:space="preserve"> en een vast </w:t>
      </w:r>
      <w:r w:rsidR="00B87B0C" w:rsidRPr="00B3179E">
        <w:t>l</w:t>
      </w:r>
      <w:r w:rsidRPr="00B3179E">
        <w:t>ijntype:</w:t>
      </w:r>
    </w:p>
    <w:p w14:paraId="0084D942" w14:textId="77777777" w:rsidR="002E31EE" w:rsidRPr="00B3179E" w:rsidRDefault="002E31EE" w:rsidP="00231F6C">
      <w:pPr>
        <w:numPr>
          <w:ilvl w:val="1"/>
          <w:numId w:val="23"/>
        </w:numPr>
      </w:pPr>
      <w:r w:rsidRPr="00B3179E">
        <w:t>lijndikte: 0,18;</w:t>
      </w:r>
    </w:p>
    <w:p w14:paraId="0084D943" w14:textId="77777777" w:rsidR="002E31EE" w:rsidRPr="009E1AE0" w:rsidRDefault="002E31EE" w:rsidP="00231F6C">
      <w:pPr>
        <w:numPr>
          <w:ilvl w:val="1"/>
          <w:numId w:val="23"/>
        </w:numPr>
      </w:pPr>
      <w:r w:rsidRPr="009E1AE0">
        <w:t xml:space="preserve">kleur: </w:t>
      </w:r>
      <w:r w:rsidR="00B87B0C" w:rsidRPr="009E1AE0">
        <w:t>zie de objectentabellen</w:t>
      </w:r>
      <w:r w:rsidR="001D3882" w:rsidRPr="009E1AE0">
        <w:t xml:space="preserve"> (referentie: </w:t>
      </w:r>
      <w:proofErr w:type="spellStart"/>
      <w:r w:rsidR="001D3882" w:rsidRPr="009E1AE0">
        <w:t>AutoCad</w:t>
      </w:r>
      <w:proofErr w:type="spellEnd"/>
      <w:r w:rsidR="001D3882" w:rsidRPr="009E1AE0">
        <w:t xml:space="preserve"> kleuren uit de ’12-serie’ </w:t>
      </w:r>
      <w:r w:rsidR="00D618E3" w:rsidRPr="009E1AE0">
        <w:t xml:space="preserve">of standaard grijstinten, </w:t>
      </w:r>
      <w:r w:rsidR="001D3882" w:rsidRPr="009E1AE0">
        <w:t xml:space="preserve">zie </w:t>
      </w:r>
      <w:r w:rsidR="009E1AE0">
        <w:t>ook paragraaf 3.5.4</w:t>
      </w:r>
      <w:r w:rsidR="001D3882" w:rsidRPr="009E1AE0">
        <w:t>)</w:t>
      </w:r>
      <w:r w:rsidRPr="009E1AE0">
        <w:t>;</w:t>
      </w:r>
    </w:p>
    <w:p w14:paraId="0084D944" w14:textId="77777777" w:rsidR="002E31EE" w:rsidRPr="00B3179E" w:rsidRDefault="002E31EE" w:rsidP="00231F6C">
      <w:pPr>
        <w:numPr>
          <w:ilvl w:val="1"/>
          <w:numId w:val="23"/>
        </w:numPr>
      </w:pPr>
      <w:r w:rsidRPr="00B3179E">
        <w:t xml:space="preserve">lijntype: </w:t>
      </w:r>
      <w:proofErr w:type="spellStart"/>
      <w:r w:rsidRPr="00B3179E">
        <w:t>continuous</w:t>
      </w:r>
      <w:proofErr w:type="spellEnd"/>
      <w:r w:rsidRPr="00B3179E">
        <w:t>.</w:t>
      </w:r>
    </w:p>
    <w:p w14:paraId="0084D945" w14:textId="77777777" w:rsidR="002E31EE" w:rsidRPr="00B3179E" w:rsidRDefault="002E31EE" w:rsidP="00231F6C">
      <w:pPr>
        <w:numPr>
          <w:ilvl w:val="0"/>
          <w:numId w:val="37"/>
        </w:numPr>
      </w:pPr>
      <w:r w:rsidRPr="00B3179E">
        <w:t xml:space="preserve">Voor de wijze waarop arceringen(-bibliotheken) zijn opgenomen in de NLCS objectentabellen en voor de regels voor het plaatsen van arceringen in de NLCS lagenstructuur: zie paragraaf </w:t>
      </w:r>
      <w:r w:rsidR="003E5F3A" w:rsidRPr="00B3179E">
        <w:t>5.2.2.</w:t>
      </w:r>
    </w:p>
    <w:p w14:paraId="0084D947" w14:textId="77777777" w:rsidR="008D2E28" w:rsidRPr="00BA66CA" w:rsidRDefault="008D2E28" w:rsidP="00231F6C">
      <w:pPr>
        <w:numPr>
          <w:ilvl w:val="0"/>
          <w:numId w:val="37"/>
        </w:numPr>
      </w:pPr>
      <w:r w:rsidRPr="00BA66CA">
        <w:t>Vlakvullingen in grijs of kleur zijn toegestaan, al of niet in combinatie met arceringen.</w:t>
      </w:r>
      <w:r w:rsidR="00D618E3">
        <w:t xml:space="preserve"> </w:t>
      </w:r>
    </w:p>
    <w:p w14:paraId="260A3BEB" w14:textId="77777777" w:rsidR="00BA073D" w:rsidRDefault="00BA073D">
      <w:pPr>
        <w:overflowPunct/>
        <w:autoSpaceDE/>
        <w:autoSpaceDN/>
        <w:adjustRightInd/>
        <w:spacing w:line="240" w:lineRule="auto"/>
        <w:textAlignment w:val="auto"/>
        <w:rPr>
          <w:b/>
          <w:bCs/>
          <w:color w:val="00B0F0"/>
          <w:szCs w:val="28"/>
        </w:rPr>
      </w:pPr>
      <w:r>
        <w:br w:type="page"/>
      </w:r>
    </w:p>
    <w:p w14:paraId="0084D948" w14:textId="765B4245" w:rsidR="00CB6853" w:rsidRPr="00B3179E" w:rsidRDefault="00CB6853" w:rsidP="00CB6853">
      <w:pPr>
        <w:pStyle w:val="Kop4"/>
      </w:pPr>
      <w:bookmarkStart w:id="67" w:name="_Toc90923597"/>
      <w:r w:rsidRPr="00B3179E">
        <w:lastRenderedPageBreak/>
        <w:t>3.5.6</w:t>
      </w:r>
      <w:r w:rsidRPr="00B3179E">
        <w:tab/>
        <w:t>Symbolen</w:t>
      </w:r>
      <w:bookmarkEnd w:id="67"/>
    </w:p>
    <w:p w14:paraId="0084D949" w14:textId="77777777" w:rsidR="00935591" w:rsidRPr="001D3882" w:rsidRDefault="00935591" w:rsidP="00231F6C">
      <w:pPr>
        <w:numPr>
          <w:ilvl w:val="0"/>
          <w:numId w:val="38"/>
        </w:numPr>
        <w:rPr>
          <w:color w:val="000000" w:themeColor="text1"/>
        </w:rPr>
      </w:pPr>
      <w:r w:rsidRPr="001D3882">
        <w:rPr>
          <w:color w:val="000000" w:themeColor="text1"/>
        </w:rPr>
        <w:t xml:space="preserve">Er wordt onderscheid gemaakt in </w:t>
      </w:r>
      <w:r w:rsidR="006A1F81" w:rsidRPr="001D3882">
        <w:rPr>
          <w:color w:val="000000" w:themeColor="text1"/>
        </w:rPr>
        <w:t>‘objectsymbolen’, ‘</w:t>
      </w:r>
      <w:r w:rsidRPr="001D3882">
        <w:rPr>
          <w:color w:val="000000" w:themeColor="text1"/>
        </w:rPr>
        <w:t>verwijzingssymbolen</w:t>
      </w:r>
      <w:r w:rsidR="006A1F81" w:rsidRPr="001D3882">
        <w:rPr>
          <w:color w:val="000000" w:themeColor="text1"/>
        </w:rPr>
        <w:t xml:space="preserve">’ </w:t>
      </w:r>
      <w:r w:rsidRPr="001D3882">
        <w:rPr>
          <w:color w:val="000000" w:themeColor="text1"/>
        </w:rPr>
        <w:t xml:space="preserve">en </w:t>
      </w:r>
      <w:r w:rsidR="006A1F81" w:rsidRPr="001D3882">
        <w:rPr>
          <w:color w:val="000000" w:themeColor="text1"/>
        </w:rPr>
        <w:t>‘</w:t>
      </w:r>
      <w:r w:rsidR="00786834" w:rsidRPr="001D3882">
        <w:rPr>
          <w:color w:val="000000" w:themeColor="text1"/>
        </w:rPr>
        <w:t>schaalbare objecten</w:t>
      </w:r>
      <w:r w:rsidR="006A1F81" w:rsidRPr="001D3882">
        <w:rPr>
          <w:color w:val="000000" w:themeColor="text1"/>
        </w:rPr>
        <w:t>’</w:t>
      </w:r>
      <w:r w:rsidRPr="001D3882">
        <w:rPr>
          <w:color w:val="000000" w:themeColor="text1"/>
        </w:rPr>
        <w:t>. Voor verwijzingssymbolen zie paragraaf 4.</w:t>
      </w:r>
      <w:r w:rsidR="003C7B87" w:rsidRPr="001D3882">
        <w:rPr>
          <w:color w:val="000000" w:themeColor="text1"/>
        </w:rPr>
        <w:t>4</w:t>
      </w:r>
      <w:r w:rsidRPr="001D3882">
        <w:rPr>
          <w:color w:val="000000" w:themeColor="text1"/>
        </w:rPr>
        <w:t>.</w:t>
      </w:r>
      <w:r w:rsidR="006A1F81" w:rsidRPr="001D3882">
        <w:rPr>
          <w:color w:val="000000" w:themeColor="text1"/>
        </w:rPr>
        <w:t xml:space="preserve"> </w:t>
      </w:r>
      <w:r w:rsidR="00E46C9C" w:rsidRPr="001D3882">
        <w:rPr>
          <w:color w:val="000000" w:themeColor="text1"/>
        </w:rPr>
        <w:t xml:space="preserve">Voor </w:t>
      </w:r>
      <w:r w:rsidR="00786834" w:rsidRPr="001D3882">
        <w:rPr>
          <w:color w:val="000000" w:themeColor="text1"/>
        </w:rPr>
        <w:t>schaalbare objecten</w:t>
      </w:r>
      <w:r w:rsidR="00E46C9C" w:rsidRPr="001D3882">
        <w:rPr>
          <w:color w:val="000000" w:themeColor="text1"/>
        </w:rPr>
        <w:t xml:space="preserve"> zie paragraaf 4.</w:t>
      </w:r>
      <w:r w:rsidR="003C7B87" w:rsidRPr="001D3882">
        <w:rPr>
          <w:color w:val="000000" w:themeColor="text1"/>
        </w:rPr>
        <w:t>7e.</w:t>
      </w:r>
    </w:p>
    <w:p w14:paraId="0084D94A" w14:textId="77777777" w:rsidR="002E31EE" w:rsidRPr="001D3882" w:rsidRDefault="002E31EE" w:rsidP="00231F6C">
      <w:pPr>
        <w:numPr>
          <w:ilvl w:val="0"/>
          <w:numId w:val="38"/>
        </w:numPr>
        <w:rPr>
          <w:color w:val="000000" w:themeColor="text1"/>
        </w:rPr>
      </w:pPr>
      <w:r w:rsidRPr="001D3882">
        <w:rPr>
          <w:color w:val="000000" w:themeColor="text1"/>
        </w:rPr>
        <w:t xml:space="preserve">Wanneer objecten </w:t>
      </w:r>
      <w:r w:rsidR="00B87B0C" w:rsidRPr="001D3882">
        <w:rPr>
          <w:color w:val="000000" w:themeColor="text1"/>
        </w:rPr>
        <w:t xml:space="preserve">kunnen worden </w:t>
      </w:r>
      <w:r w:rsidRPr="001D3882">
        <w:rPr>
          <w:color w:val="000000" w:themeColor="text1"/>
        </w:rPr>
        <w:t xml:space="preserve">gerepresenteerd door middel van </w:t>
      </w:r>
      <w:r w:rsidR="006A1F81" w:rsidRPr="001D3882">
        <w:rPr>
          <w:color w:val="000000" w:themeColor="text1"/>
        </w:rPr>
        <w:t>objectsymbolen</w:t>
      </w:r>
      <w:r w:rsidRPr="001D3882">
        <w:rPr>
          <w:color w:val="000000" w:themeColor="text1"/>
        </w:rPr>
        <w:t xml:space="preserve">, is dit in de NLCS objectentabellen aangegeven. </w:t>
      </w:r>
      <w:r w:rsidR="00E46C9C" w:rsidRPr="001D3882">
        <w:rPr>
          <w:color w:val="000000" w:themeColor="text1"/>
        </w:rPr>
        <w:t>Objects</w:t>
      </w:r>
      <w:r w:rsidR="00935591" w:rsidRPr="001D3882">
        <w:rPr>
          <w:color w:val="000000" w:themeColor="text1"/>
        </w:rPr>
        <w:t xml:space="preserve">ymbolen zijn (sterk) vereenvoudigde weergaven van objecten; zij geven de locaties van de betreffende objecten in een </w:t>
      </w:r>
      <w:r w:rsidR="008D4C15">
        <w:rPr>
          <w:color w:val="000000" w:themeColor="text1"/>
        </w:rPr>
        <w:t>model/</w:t>
      </w:r>
      <w:r w:rsidR="00935591" w:rsidRPr="001D3882">
        <w:rPr>
          <w:color w:val="000000" w:themeColor="text1"/>
        </w:rPr>
        <w:t>tekening aan, maar niet de vorm (de vorm van het object is doorgaans niet herkenbaar in het symbool).</w:t>
      </w:r>
    </w:p>
    <w:p w14:paraId="0084D94B" w14:textId="6AC3FE42" w:rsidR="002E31EE" w:rsidRPr="001D3882" w:rsidRDefault="002E31EE" w:rsidP="00231F6C">
      <w:pPr>
        <w:numPr>
          <w:ilvl w:val="0"/>
          <w:numId w:val="38"/>
        </w:numPr>
        <w:rPr>
          <w:color w:val="000000" w:themeColor="text1"/>
        </w:rPr>
      </w:pPr>
      <w:r w:rsidRPr="001D3882">
        <w:rPr>
          <w:color w:val="000000" w:themeColor="text1"/>
        </w:rPr>
        <w:t xml:space="preserve">Bij NLCS hoort </w:t>
      </w:r>
      <w:r w:rsidRPr="00875A64">
        <w:t xml:space="preserve">een </w:t>
      </w:r>
      <w:r w:rsidR="00EE7F10" w:rsidRPr="00875A64">
        <w:t xml:space="preserve">uitgebreide </w:t>
      </w:r>
      <w:r w:rsidRPr="001D3882">
        <w:rPr>
          <w:color w:val="000000" w:themeColor="text1"/>
        </w:rPr>
        <w:t xml:space="preserve">set </w:t>
      </w:r>
      <w:r w:rsidR="001E5392" w:rsidRPr="001D3882">
        <w:rPr>
          <w:color w:val="000000" w:themeColor="text1"/>
        </w:rPr>
        <w:t xml:space="preserve">van </w:t>
      </w:r>
      <w:r w:rsidRPr="001D3882">
        <w:rPr>
          <w:color w:val="000000" w:themeColor="text1"/>
        </w:rPr>
        <w:t>symbolen die</w:t>
      </w:r>
      <w:r w:rsidR="007C2CA5" w:rsidRPr="001D3882">
        <w:rPr>
          <w:color w:val="000000" w:themeColor="text1"/>
        </w:rPr>
        <w:t xml:space="preserve"> </w:t>
      </w:r>
      <w:r w:rsidRPr="001D3882">
        <w:rPr>
          <w:color w:val="000000" w:themeColor="text1"/>
        </w:rPr>
        <w:t xml:space="preserve">worden aangeboden als symbolenbibliotheken. </w:t>
      </w:r>
      <w:r w:rsidR="00845C9F" w:rsidRPr="001D3882">
        <w:rPr>
          <w:color w:val="000000" w:themeColor="text1"/>
        </w:rPr>
        <w:t xml:space="preserve">Een symbolenbibliotheek kan één of meer symbolen bevatten. </w:t>
      </w:r>
      <w:r w:rsidRPr="001D3882">
        <w:rPr>
          <w:color w:val="000000" w:themeColor="text1"/>
        </w:rPr>
        <w:t>B</w:t>
      </w:r>
      <w:r w:rsidR="00EE7F10">
        <w:rPr>
          <w:color w:val="000000" w:themeColor="text1"/>
        </w:rPr>
        <w:t xml:space="preserve">ij de samenstelling van de </w:t>
      </w:r>
      <w:r w:rsidRPr="001D3882">
        <w:rPr>
          <w:color w:val="000000" w:themeColor="text1"/>
        </w:rPr>
        <w:t xml:space="preserve">set is </w:t>
      </w:r>
      <w:r w:rsidR="00EE7F10">
        <w:rPr>
          <w:color w:val="000000" w:themeColor="text1"/>
        </w:rPr>
        <w:t>waar</w:t>
      </w:r>
      <w:r w:rsidRPr="001D3882">
        <w:rPr>
          <w:color w:val="000000" w:themeColor="text1"/>
        </w:rPr>
        <w:t xml:space="preserve"> mogelijk gebruik gemaakt van toepasselijke </w:t>
      </w:r>
      <w:proofErr w:type="spellStart"/>
      <w:r w:rsidRPr="001D3882">
        <w:rPr>
          <w:color w:val="000000" w:themeColor="text1"/>
        </w:rPr>
        <w:t>NEN-normen</w:t>
      </w:r>
      <w:proofErr w:type="spellEnd"/>
      <w:r w:rsidR="0022209D" w:rsidRPr="001D3882">
        <w:rPr>
          <w:color w:val="000000" w:themeColor="text1"/>
        </w:rPr>
        <w:t>.</w:t>
      </w:r>
    </w:p>
    <w:p w14:paraId="0084D94C" w14:textId="5DA352FD" w:rsidR="002E31EE" w:rsidRPr="00875A64" w:rsidRDefault="002E31EE" w:rsidP="00231F6C">
      <w:pPr>
        <w:numPr>
          <w:ilvl w:val="0"/>
          <w:numId w:val="38"/>
        </w:numPr>
      </w:pPr>
      <w:r w:rsidRPr="001D3882">
        <w:rPr>
          <w:color w:val="000000" w:themeColor="text1"/>
        </w:rPr>
        <w:t xml:space="preserve">Gebruikers </w:t>
      </w:r>
      <w:r w:rsidR="001E5392" w:rsidRPr="001D3882">
        <w:rPr>
          <w:color w:val="000000" w:themeColor="text1"/>
        </w:rPr>
        <w:t xml:space="preserve">en/of CAD-leveranciers </w:t>
      </w:r>
      <w:r w:rsidRPr="001D3882">
        <w:rPr>
          <w:color w:val="000000" w:themeColor="text1"/>
        </w:rPr>
        <w:t xml:space="preserve">kunnen </w:t>
      </w:r>
      <w:r w:rsidR="001E5392" w:rsidRPr="001D3882">
        <w:rPr>
          <w:color w:val="000000" w:themeColor="text1"/>
        </w:rPr>
        <w:t xml:space="preserve">voor </w:t>
      </w:r>
      <w:r w:rsidR="00B87B0C" w:rsidRPr="001D3882">
        <w:rPr>
          <w:color w:val="000000" w:themeColor="text1"/>
        </w:rPr>
        <w:t xml:space="preserve">objecten </w:t>
      </w:r>
      <w:r w:rsidR="001E5392" w:rsidRPr="001D3882">
        <w:rPr>
          <w:color w:val="000000" w:themeColor="text1"/>
        </w:rPr>
        <w:t xml:space="preserve">waarvoor in NLCS geen </w:t>
      </w:r>
      <w:r w:rsidR="002F14C7">
        <w:rPr>
          <w:color w:val="000000" w:themeColor="text1"/>
        </w:rPr>
        <w:t>gewenste</w:t>
      </w:r>
      <w:r w:rsidR="002F14C7" w:rsidRPr="001D3882">
        <w:rPr>
          <w:color w:val="000000" w:themeColor="text1"/>
        </w:rPr>
        <w:t xml:space="preserve"> </w:t>
      </w:r>
      <w:r w:rsidR="001E5392" w:rsidRPr="001D3882">
        <w:rPr>
          <w:color w:val="000000" w:themeColor="text1"/>
        </w:rPr>
        <w:t>symbolen zijn opgenomen,</w:t>
      </w:r>
      <w:r w:rsidRPr="001D3882">
        <w:rPr>
          <w:color w:val="000000" w:themeColor="text1"/>
        </w:rPr>
        <w:t xml:space="preserve"> eigen symbolen</w:t>
      </w:r>
      <w:r w:rsidR="001E5392" w:rsidRPr="001D3882">
        <w:rPr>
          <w:color w:val="000000" w:themeColor="text1"/>
        </w:rPr>
        <w:t>bibliotheken</w:t>
      </w:r>
      <w:r w:rsidRPr="001D3882">
        <w:rPr>
          <w:color w:val="000000" w:themeColor="text1"/>
        </w:rPr>
        <w:t xml:space="preserve"> </w:t>
      </w:r>
      <w:r w:rsidR="00667C80" w:rsidRPr="001D3882">
        <w:rPr>
          <w:color w:val="000000" w:themeColor="text1"/>
        </w:rPr>
        <w:t xml:space="preserve">of bibliotheken van derden </w:t>
      </w:r>
      <w:r w:rsidRPr="001D3882">
        <w:rPr>
          <w:color w:val="000000" w:themeColor="text1"/>
        </w:rPr>
        <w:t>toevoegen</w:t>
      </w:r>
      <w:r w:rsidR="00EE7F10">
        <w:rPr>
          <w:color w:val="000000" w:themeColor="text1"/>
        </w:rPr>
        <w:t xml:space="preserve">, </w:t>
      </w:r>
      <w:r w:rsidR="00EE7F10" w:rsidRPr="00875A64">
        <w:t>mits die bibliotheken zijn opgebouwd volgens de NLCS-systematiek (zie paragraaf 5.2.3).</w:t>
      </w:r>
    </w:p>
    <w:p w14:paraId="0084D94D" w14:textId="77777777" w:rsidR="00935591" w:rsidRPr="00B3179E" w:rsidRDefault="00E46C9C" w:rsidP="00231F6C">
      <w:pPr>
        <w:numPr>
          <w:ilvl w:val="0"/>
          <w:numId w:val="38"/>
        </w:numPr>
      </w:pPr>
      <w:r w:rsidRPr="00B3179E">
        <w:t>Symbolen zijn in principe in de schaal 1:1 opgebouwd</w:t>
      </w:r>
      <w:r w:rsidR="00405624">
        <w:t>.</w:t>
      </w:r>
      <w:r w:rsidRPr="00B3179E">
        <w:t xml:space="preserve"> </w:t>
      </w:r>
    </w:p>
    <w:p w14:paraId="0084D94E" w14:textId="2C33271D" w:rsidR="002E31EE" w:rsidRPr="00B3179E" w:rsidRDefault="002E31EE" w:rsidP="00231F6C">
      <w:pPr>
        <w:numPr>
          <w:ilvl w:val="0"/>
          <w:numId w:val="38"/>
        </w:numPr>
      </w:pPr>
      <w:commentRangeStart w:id="68"/>
      <w:commentRangeStart w:id="69"/>
      <w:r w:rsidRPr="00B3179E">
        <w:t>Symbolen</w:t>
      </w:r>
      <w:commentRangeEnd w:id="68"/>
      <w:r w:rsidR="00BB141D">
        <w:rPr>
          <w:rStyle w:val="Verwijzingopmerking"/>
        </w:rPr>
        <w:commentReference w:id="68"/>
      </w:r>
      <w:commentRangeEnd w:id="69"/>
      <w:r w:rsidR="00183B28">
        <w:rPr>
          <w:rStyle w:val="Verwijzingopmerking"/>
        </w:rPr>
        <w:commentReference w:id="69"/>
      </w:r>
      <w:r w:rsidRPr="00B3179E">
        <w:t xml:space="preserve"> (S</w:t>
      </w:r>
      <w:r w:rsidR="00871ADD">
        <w:t xml:space="preserve"> en SD</w:t>
      </w:r>
      <w:r w:rsidRPr="00B3179E">
        <w:t xml:space="preserve">) hebben </w:t>
      </w:r>
      <w:r w:rsidR="00405624" w:rsidRPr="00BA66CA">
        <w:t xml:space="preserve">in de regel </w:t>
      </w:r>
      <w:r w:rsidRPr="00BA66CA">
        <w:t>een</w:t>
      </w:r>
      <w:r w:rsidRPr="00B3179E">
        <w:t xml:space="preserve"> vaste lijndikte</w:t>
      </w:r>
      <w:r w:rsidR="00B87B0C" w:rsidRPr="00B3179E">
        <w:t>, kleuren volgens de objectentabellen</w:t>
      </w:r>
      <w:r w:rsidRPr="00B3179E">
        <w:t xml:space="preserve"> en een vast </w:t>
      </w:r>
      <w:r w:rsidR="0022209D" w:rsidRPr="00B3179E">
        <w:t>l</w:t>
      </w:r>
      <w:r w:rsidRPr="00B3179E">
        <w:t>ijntype:</w:t>
      </w:r>
    </w:p>
    <w:p w14:paraId="0084D94F" w14:textId="709669C0" w:rsidR="002E31EE" w:rsidRPr="00B3179E" w:rsidRDefault="002E31EE" w:rsidP="00231F6C">
      <w:pPr>
        <w:numPr>
          <w:ilvl w:val="1"/>
          <w:numId w:val="23"/>
        </w:numPr>
      </w:pPr>
      <w:r w:rsidRPr="00B3179E">
        <w:t xml:space="preserve">lijndikte: </w:t>
      </w:r>
      <w:r w:rsidR="00AA1F87">
        <w:t>Status Bestaand 0.18, overige statussen 0.25</w:t>
      </w:r>
      <w:r w:rsidRPr="00B3179E">
        <w:t>;</w:t>
      </w:r>
    </w:p>
    <w:p w14:paraId="0084D950" w14:textId="77777777" w:rsidR="00B87B0C" w:rsidRPr="00B3179E" w:rsidRDefault="00B87B0C" w:rsidP="00231F6C">
      <w:pPr>
        <w:numPr>
          <w:ilvl w:val="1"/>
          <w:numId w:val="23"/>
        </w:numPr>
      </w:pPr>
      <w:r w:rsidRPr="00B3179E">
        <w:t>kleur: zie de objectentabellen;</w:t>
      </w:r>
    </w:p>
    <w:p w14:paraId="0084D951" w14:textId="71C9CBF5" w:rsidR="002E31EE" w:rsidRDefault="002E31EE" w:rsidP="00231F6C">
      <w:pPr>
        <w:numPr>
          <w:ilvl w:val="1"/>
          <w:numId w:val="23"/>
        </w:numPr>
      </w:pPr>
      <w:r w:rsidRPr="00B3179E">
        <w:t xml:space="preserve">lijntype: </w:t>
      </w:r>
      <w:r w:rsidR="009834CD">
        <w:t xml:space="preserve">standaard </w:t>
      </w:r>
      <w:proofErr w:type="spellStart"/>
      <w:r w:rsidR="005F382D">
        <w:t>continuous</w:t>
      </w:r>
      <w:proofErr w:type="spellEnd"/>
      <w:r w:rsidR="007C6275">
        <w:t>;</w:t>
      </w:r>
    </w:p>
    <w:p w14:paraId="0084D952" w14:textId="77777777" w:rsidR="00405624" w:rsidRPr="00BA66CA" w:rsidRDefault="00405624" w:rsidP="00405624">
      <w:pPr>
        <w:ind w:left="378"/>
      </w:pPr>
      <w:r w:rsidRPr="00BA66CA">
        <w:t xml:space="preserve">Een beperkt aantal symbolen heeft vaste kleuren, die onafhankelijk zijn van de lagen waarin ze worden geplaatst. Deze symbolen mogen worden geplaatst </w:t>
      </w:r>
      <w:proofErr w:type="spellStart"/>
      <w:r w:rsidRPr="00BA66CA">
        <w:rPr>
          <w:i/>
        </w:rPr>
        <w:t>by</w:t>
      </w:r>
      <w:proofErr w:type="spellEnd"/>
      <w:r w:rsidRPr="00BA66CA">
        <w:rPr>
          <w:i/>
        </w:rPr>
        <w:t xml:space="preserve"> object. </w:t>
      </w:r>
      <w:r w:rsidRPr="00BA66CA">
        <w:t>(Voorbeelden zijn symbolen van verkeersborden</w:t>
      </w:r>
      <w:r w:rsidR="00B1743F" w:rsidRPr="00BA66CA">
        <w:t>)</w:t>
      </w:r>
      <w:r w:rsidRPr="00BA66CA">
        <w:t>.</w:t>
      </w:r>
    </w:p>
    <w:p w14:paraId="0084D953" w14:textId="77777777" w:rsidR="0022209D" w:rsidRPr="00B3179E" w:rsidRDefault="0022209D" w:rsidP="00231F6C">
      <w:pPr>
        <w:numPr>
          <w:ilvl w:val="0"/>
          <w:numId w:val="38"/>
        </w:numPr>
      </w:pPr>
      <w:commentRangeStart w:id="70"/>
      <w:commentRangeStart w:id="71"/>
      <w:r w:rsidRPr="00B3179E">
        <w:t>Symbolen Niet zichtbaar (SN) hebben een vaste lijndikte en een vast lijntype:</w:t>
      </w:r>
      <w:commentRangeEnd w:id="70"/>
      <w:r w:rsidR="0004350D">
        <w:rPr>
          <w:rStyle w:val="Verwijzingopmerking"/>
        </w:rPr>
        <w:commentReference w:id="70"/>
      </w:r>
      <w:commentRangeEnd w:id="71"/>
      <w:r w:rsidR="000274B4">
        <w:rPr>
          <w:rStyle w:val="Verwijzingopmerking"/>
        </w:rPr>
        <w:commentReference w:id="71"/>
      </w:r>
    </w:p>
    <w:p w14:paraId="0084D954" w14:textId="65A277C7" w:rsidR="00C663F9" w:rsidRPr="00B3179E" w:rsidRDefault="00C663F9" w:rsidP="00231F6C">
      <w:pPr>
        <w:numPr>
          <w:ilvl w:val="1"/>
          <w:numId w:val="23"/>
        </w:numPr>
      </w:pPr>
      <w:r w:rsidRPr="00B3179E">
        <w:t>één pendikte dunner dan S</w:t>
      </w:r>
      <w:r w:rsidR="000F7AD1" w:rsidRPr="00B3179E">
        <w:t xml:space="preserve"> (</w:t>
      </w:r>
      <w:r w:rsidR="00B47797">
        <w:t xml:space="preserve">Bestaand </w:t>
      </w:r>
      <w:r w:rsidR="000F7AD1" w:rsidRPr="00B3179E">
        <w:t>0,1</w:t>
      </w:r>
      <w:r w:rsidR="00A23C00">
        <w:t>3</w:t>
      </w:r>
      <w:r w:rsidR="00B47797">
        <w:t xml:space="preserve"> en overige statussen 0.18</w:t>
      </w:r>
      <w:r w:rsidR="00A23C00">
        <w:t xml:space="preserve"> </w:t>
      </w:r>
      <w:r w:rsidR="000F7AD1" w:rsidRPr="00B3179E">
        <w:t>)</w:t>
      </w:r>
      <w:r w:rsidRPr="00B3179E">
        <w:t xml:space="preserve">; </w:t>
      </w:r>
    </w:p>
    <w:p w14:paraId="0084D955" w14:textId="77777777" w:rsidR="00741F87" w:rsidRPr="00B3179E" w:rsidRDefault="00741F87" w:rsidP="00231F6C">
      <w:pPr>
        <w:numPr>
          <w:ilvl w:val="1"/>
          <w:numId w:val="23"/>
        </w:numPr>
      </w:pPr>
      <w:r w:rsidRPr="00B3179E">
        <w:t>kleur: zie de objectentabellen;</w:t>
      </w:r>
    </w:p>
    <w:p w14:paraId="0084D956" w14:textId="59FA2D31" w:rsidR="00C663F9" w:rsidRPr="00B3179E" w:rsidRDefault="00C663F9" w:rsidP="00231F6C">
      <w:pPr>
        <w:numPr>
          <w:ilvl w:val="1"/>
          <w:numId w:val="23"/>
        </w:numPr>
      </w:pPr>
      <w:r w:rsidRPr="00B3179E">
        <w:t xml:space="preserve">lijntype: </w:t>
      </w:r>
      <w:r w:rsidR="009834CD">
        <w:t xml:space="preserve">standaard </w:t>
      </w:r>
      <w:r w:rsidR="000E1A2F">
        <w:t>ZZ-HIDDEN</w:t>
      </w:r>
      <w:r w:rsidR="004948EB">
        <w:t>-SO</w:t>
      </w:r>
      <w:r w:rsidR="007C6275">
        <w:t>;</w:t>
      </w:r>
    </w:p>
    <w:p w14:paraId="0084D957" w14:textId="77777777" w:rsidR="002E31EE" w:rsidRPr="00B3179E" w:rsidRDefault="002E31EE" w:rsidP="00231F6C">
      <w:pPr>
        <w:numPr>
          <w:ilvl w:val="0"/>
          <w:numId w:val="38"/>
        </w:numPr>
      </w:pPr>
      <w:r w:rsidRPr="00B3179E">
        <w:t xml:space="preserve">Voor de wijze waarop symbolenbibliotheken zijn opgenomen in de NLCS objectentabellen en voor de regels voor het plaatsen van symbolen in de NLCS lagenstructuur: zie paragraaf </w:t>
      </w:r>
      <w:r w:rsidR="003E5F3A" w:rsidRPr="00B3179E">
        <w:t>5.2.</w:t>
      </w:r>
      <w:r w:rsidR="00EC7CDA" w:rsidRPr="00B3179E">
        <w:t>3</w:t>
      </w:r>
      <w:r w:rsidR="003E5F3A" w:rsidRPr="00B3179E">
        <w:t>.</w:t>
      </w:r>
    </w:p>
    <w:p w14:paraId="0084D958" w14:textId="77777777" w:rsidR="00935591" w:rsidRPr="00B3179E" w:rsidRDefault="00935591" w:rsidP="00231F6C">
      <w:pPr>
        <w:numPr>
          <w:ilvl w:val="0"/>
          <w:numId w:val="38"/>
        </w:numPr>
      </w:pPr>
      <w:r w:rsidRPr="00B3179E">
        <w:t>De betekenis van symbolen moet in een verklaring worden weergegeven.</w:t>
      </w:r>
    </w:p>
    <w:p w14:paraId="0084D959" w14:textId="77777777" w:rsidR="00CB6853" w:rsidRPr="00B3179E" w:rsidRDefault="002E31EE" w:rsidP="002E31EE">
      <w:pPr>
        <w:pStyle w:val="Kop4"/>
      </w:pPr>
      <w:bookmarkStart w:id="72" w:name="_Toc90923598"/>
      <w:r w:rsidRPr="00B3179E">
        <w:t>3.5.7</w:t>
      </w:r>
      <w:r w:rsidRPr="00B3179E">
        <w:tab/>
        <w:t>Oppervlak</w:t>
      </w:r>
      <w:bookmarkEnd w:id="72"/>
    </w:p>
    <w:p w14:paraId="0084D95A" w14:textId="77777777" w:rsidR="002E31EE" w:rsidRDefault="0009399A" w:rsidP="00231F6C">
      <w:pPr>
        <w:numPr>
          <w:ilvl w:val="0"/>
          <w:numId w:val="86"/>
        </w:numPr>
      </w:pPr>
      <w:r w:rsidRPr="00BA66CA">
        <w:t xml:space="preserve">Het </w:t>
      </w:r>
      <w:r w:rsidR="00E40FE6">
        <w:t xml:space="preserve">ELEMENT Oppervlak </w:t>
      </w:r>
      <w:r w:rsidRPr="00BA66CA">
        <w:t xml:space="preserve">(O) </w:t>
      </w:r>
      <w:r w:rsidR="00270C29" w:rsidRPr="00BA66CA">
        <w:t xml:space="preserve">wordt met name gebruikt, wanneer voor (terrein-)oppervlakken met behulp van </w:t>
      </w:r>
      <w:r w:rsidR="008D4C15">
        <w:t>het model</w:t>
      </w:r>
      <w:r w:rsidR="00270C29" w:rsidRPr="00BA66CA">
        <w:t xml:space="preserve"> hoeveelheden moeten worden bepaald. </w:t>
      </w:r>
      <w:commentRangeStart w:id="73"/>
      <w:r w:rsidR="00270C29" w:rsidRPr="00BA66CA">
        <w:t xml:space="preserve">Contourlijnen van oppervlakken </w:t>
      </w:r>
      <w:commentRangeEnd w:id="73"/>
      <w:r w:rsidR="009B44A1">
        <w:rPr>
          <w:rStyle w:val="Verwijzingopmerking"/>
        </w:rPr>
        <w:commentReference w:id="73"/>
      </w:r>
      <w:r w:rsidR="00270C29" w:rsidRPr="00BA66CA">
        <w:t xml:space="preserve">moeten altijd worden getekend in lijndikte 0,18 in het lijntype </w:t>
      </w:r>
      <w:proofErr w:type="spellStart"/>
      <w:r w:rsidR="00270C29" w:rsidRPr="00BA66CA">
        <w:rPr>
          <w:i/>
        </w:rPr>
        <w:t>continuous</w:t>
      </w:r>
      <w:proofErr w:type="spellEnd"/>
      <w:r w:rsidR="00270C29" w:rsidRPr="00BA66CA">
        <w:t xml:space="preserve">. </w:t>
      </w:r>
    </w:p>
    <w:p w14:paraId="0084D95B" w14:textId="77777777" w:rsidR="00E40FE6" w:rsidRPr="00110187" w:rsidRDefault="00E40FE6" w:rsidP="00E40FE6">
      <w:pPr>
        <w:pStyle w:val="Kop4"/>
      </w:pPr>
      <w:bookmarkStart w:id="74" w:name="_Toc90923599"/>
      <w:r w:rsidRPr="00110187">
        <w:t>3.5.8</w:t>
      </w:r>
      <w:r w:rsidRPr="00110187">
        <w:tab/>
        <w:t>Vlakvulling</w:t>
      </w:r>
      <w:bookmarkEnd w:id="74"/>
    </w:p>
    <w:p w14:paraId="0084D95C" w14:textId="77777777" w:rsidR="00E40FE6" w:rsidRPr="00875A64" w:rsidRDefault="00E40FE6" w:rsidP="00231F6C">
      <w:pPr>
        <w:numPr>
          <w:ilvl w:val="0"/>
          <w:numId w:val="97"/>
        </w:numPr>
      </w:pPr>
      <w:r w:rsidRPr="00110187">
        <w:t xml:space="preserve">Het ELEMENT Vlakvulling (V) is bedoeld om vlakken te voorzien van een vulkleur. Het ELEMENT V wordt gebruikt voor </w:t>
      </w:r>
      <w:r w:rsidR="00EE7F10" w:rsidRPr="00875A64">
        <w:t xml:space="preserve">planvormingstekeningen (zoals exploitatie-, verkavelings-, inrichtings- en matenplannen), </w:t>
      </w:r>
      <w:r w:rsidRPr="00110187">
        <w:t xml:space="preserve">presentatietekeningen en/of wanneer de tekenaar een vlak wil voorzien van zowel een arcering als een vulkleur. V-elementen </w:t>
      </w:r>
      <w:r w:rsidR="008B46E6" w:rsidRPr="00110187">
        <w:t xml:space="preserve">hebben in de objectentabellen RGB-kleuren of grijswaarden (kleuren 250 t/m 254, zie pagina 16). Contourlijnen van </w:t>
      </w:r>
      <w:r w:rsidR="00EE7F10" w:rsidRPr="00875A64">
        <w:t>kleur</w:t>
      </w:r>
      <w:r w:rsidR="008B46E6" w:rsidRPr="00875A64">
        <w:t xml:space="preserve">vlakken worden getekend het lijntype </w:t>
      </w:r>
      <w:proofErr w:type="spellStart"/>
      <w:r w:rsidR="008B46E6" w:rsidRPr="00875A64">
        <w:rPr>
          <w:i/>
        </w:rPr>
        <w:t>continuous</w:t>
      </w:r>
      <w:proofErr w:type="spellEnd"/>
      <w:r w:rsidR="00EE7F10" w:rsidRPr="00875A64">
        <w:t>. Lijndikten zijn in de objectentabellen aangegeven.</w:t>
      </w:r>
    </w:p>
    <w:p w14:paraId="0084D95D" w14:textId="77777777" w:rsidR="002E31EE" w:rsidRPr="00110187" w:rsidRDefault="002E31EE" w:rsidP="002E31EE">
      <w:pPr>
        <w:pStyle w:val="Kop4"/>
      </w:pPr>
      <w:bookmarkStart w:id="75" w:name="_Toc90923600"/>
      <w:r w:rsidRPr="00110187">
        <w:lastRenderedPageBreak/>
        <w:t>3.5.</w:t>
      </w:r>
      <w:r w:rsidR="00E40FE6" w:rsidRPr="00110187">
        <w:t>9</w:t>
      </w:r>
      <w:r w:rsidRPr="00110187">
        <w:tab/>
        <w:t>Samenvatting representatie van objecten in NLCS</w:t>
      </w:r>
      <w:bookmarkEnd w:id="75"/>
    </w:p>
    <w:p w14:paraId="0084D95E" w14:textId="77777777" w:rsidR="002E31EE" w:rsidRPr="00B3179E" w:rsidRDefault="002E31EE" w:rsidP="00231F6C">
      <w:pPr>
        <w:numPr>
          <w:ilvl w:val="0"/>
          <w:numId w:val="39"/>
        </w:numPr>
      </w:pPr>
      <w:r w:rsidRPr="00B3179E">
        <w:t xml:space="preserve">In </w:t>
      </w:r>
      <w:r w:rsidR="00405624">
        <w:t xml:space="preserve">de </w:t>
      </w:r>
      <w:r w:rsidRPr="00B3179E">
        <w:t>NLCS is vastgelegd, dat ieder (sub-)object op ee</w:t>
      </w:r>
      <w:r w:rsidR="00405624">
        <w:t>n aparte laag wordt geplaatst (</w:t>
      </w:r>
      <w:proofErr w:type="spellStart"/>
      <w:r w:rsidRPr="00405624">
        <w:rPr>
          <w:i/>
        </w:rPr>
        <w:t>by</w:t>
      </w:r>
      <w:proofErr w:type="spellEnd"/>
      <w:r w:rsidRPr="00405624">
        <w:rPr>
          <w:i/>
        </w:rPr>
        <w:t xml:space="preserve"> </w:t>
      </w:r>
      <w:proofErr w:type="spellStart"/>
      <w:r w:rsidRPr="00405624">
        <w:rPr>
          <w:i/>
        </w:rPr>
        <w:t>layer</w:t>
      </w:r>
      <w:proofErr w:type="spellEnd"/>
      <w:r w:rsidRPr="00B3179E">
        <w:t xml:space="preserve">, c.q. </w:t>
      </w:r>
      <w:proofErr w:type="spellStart"/>
      <w:r w:rsidRPr="00405624">
        <w:rPr>
          <w:i/>
        </w:rPr>
        <w:t>by</w:t>
      </w:r>
      <w:proofErr w:type="spellEnd"/>
      <w:r w:rsidRPr="00405624">
        <w:rPr>
          <w:i/>
        </w:rPr>
        <w:t xml:space="preserve"> level</w:t>
      </w:r>
      <w:r w:rsidRPr="00B3179E">
        <w:t>).</w:t>
      </w:r>
    </w:p>
    <w:p w14:paraId="0084D95F" w14:textId="77777777" w:rsidR="002E31EE" w:rsidRPr="00BA66CA" w:rsidRDefault="002E31EE" w:rsidP="00231F6C">
      <w:pPr>
        <w:numPr>
          <w:ilvl w:val="0"/>
          <w:numId w:val="39"/>
        </w:numPr>
      </w:pPr>
      <w:r w:rsidRPr="00B3179E">
        <w:t xml:space="preserve">De representatie van een (sub-)object wordt in NLCS geregeld door de eigenschappen van de laag waarin het (sub-)object wordt geplaatst. De eigenschappen van lagen zijn in NLCS bepaald door het vastleggen </w:t>
      </w:r>
      <w:r w:rsidRPr="00BA66CA">
        <w:t xml:space="preserve">van waarden voor de lijndikte, de </w:t>
      </w:r>
      <w:r w:rsidR="00EE7F10" w:rsidRPr="00875A64">
        <w:t>lijn</w:t>
      </w:r>
      <w:r w:rsidRPr="00875A64">
        <w:t>kleur</w:t>
      </w:r>
      <w:r w:rsidR="00EE7F10" w:rsidRPr="00875A64">
        <w:t xml:space="preserve">, </w:t>
      </w:r>
      <w:r w:rsidRPr="00875A64">
        <w:t>het lijntype</w:t>
      </w:r>
      <w:r w:rsidR="00EE7F10" w:rsidRPr="00875A64">
        <w:t xml:space="preserve"> en de kleur van eventuele vlakvulling</w:t>
      </w:r>
      <w:r w:rsidRPr="00875A64">
        <w:t xml:space="preserve"> </w:t>
      </w:r>
      <w:r w:rsidRPr="00BA66CA">
        <w:t xml:space="preserve">per laag. </w:t>
      </w:r>
      <w:r w:rsidR="00405624" w:rsidRPr="00BA66CA">
        <w:t xml:space="preserve">Een uitzondering geldt voor een aantal symbolen, die </w:t>
      </w:r>
      <w:proofErr w:type="spellStart"/>
      <w:r w:rsidR="00405624" w:rsidRPr="00BA66CA">
        <w:rPr>
          <w:i/>
        </w:rPr>
        <w:t>by</w:t>
      </w:r>
      <w:proofErr w:type="spellEnd"/>
      <w:r w:rsidR="00405624" w:rsidRPr="00BA66CA">
        <w:rPr>
          <w:i/>
        </w:rPr>
        <w:t xml:space="preserve"> object </w:t>
      </w:r>
      <w:r w:rsidR="00405624" w:rsidRPr="00BA66CA">
        <w:t>mogen worden geplaatst.</w:t>
      </w:r>
    </w:p>
    <w:p w14:paraId="0084D960" w14:textId="00FBCD1C" w:rsidR="002E31EE" w:rsidRPr="00B3179E" w:rsidRDefault="002E31EE" w:rsidP="00231F6C">
      <w:pPr>
        <w:numPr>
          <w:ilvl w:val="0"/>
          <w:numId w:val="39"/>
        </w:numPr>
      </w:pPr>
      <w:r w:rsidRPr="00B3179E">
        <w:t xml:space="preserve">Per (sub-)object zijn separate lagen – dus verschillende eigenschappen – gedefinieerd </w:t>
      </w:r>
      <w:r w:rsidR="00C663F9" w:rsidRPr="00B3179E">
        <w:t xml:space="preserve">per STATUS </w:t>
      </w:r>
      <w:r w:rsidR="00C663F9" w:rsidRPr="00B3179E">
        <w:br/>
        <w:t>dat het betreffende (sub-)object kan hebben</w:t>
      </w:r>
      <w:r w:rsidRPr="00B3179E">
        <w:t>.</w:t>
      </w:r>
    </w:p>
    <w:p w14:paraId="0084D961" w14:textId="77777777" w:rsidR="00877A5E" w:rsidRDefault="002E31EE" w:rsidP="00231F6C">
      <w:pPr>
        <w:numPr>
          <w:ilvl w:val="0"/>
          <w:numId w:val="39"/>
        </w:numPr>
      </w:pPr>
      <w:r w:rsidRPr="00B3179E">
        <w:t>In de onderstaande tabel is samengevat hoe de eigenschappen zijn/worden bepaald voor de verschillende ELEMENTEN waarin (sub-)objecten kunnen worden gerepresenteerd.</w:t>
      </w:r>
      <w:r w:rsidRPr="002E31EE">
        <w:rPr>
          <w:color w:val="C00000"/>
        </w:rPr>
        <w:br/>
      </w:r>
    </w:p>
    <w:p w14:paraId="0084D963" w14:textId="6FFFB8F9" w:rsidR="002E31EE" w:rsidRDefault="00877A5E" w:rsidP="00957EDF">
      <w:pPr>
        <w:overflowPunct/>
        <w:autoSpaceDE/>
        <w:autoSpaceDN/>
        <w:adjustRightInd/>
        <w:spacing w:line="240" w:lineRule="auto"/>
        <w:textAlignment w:val="auto"/>
      </w:pPr>
      <w:r>
        <w:br w:type="page"/>
      </w:r>
    </w:p>
    <w:tbl>
      <w:tblPr>
        <w:tblW w:w="8969"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7"/>
        <w:gridCol w:w="3290"/>
        <w:gridCol w:w="2096"/>
        <w:gridCol w:w="2366"/>
      </w:tblGrid>
      <w:tr w:rsidR="00C663F9" w:rsidRPr="008D2E28" w14:paraId="0084D968" w14:textId="77777777" w:rsidTr="008B46E6">
        <w:trPr>
          <w:trHeight w:val="236"/>
          <w:tblHeader/>
        </w:trPr>
        <w:tc>
          <w:tcPr>
            <w:tcW w:w="1217" w:type="dxa"/>
            <w:tcBorders>
              <w:top w:val="single" w:sz="12" w:space="0" w:color="auto"/>
              <w:left w:val="single" w:sz="12" w:space="0" w:color="auto"/>
              <w:bottom w:val="single" w:sz="12" w:space="0" w:color="auto"/>
              <w:right w:val="single" w:sz="12" w:space="0" w:color="auto"/>
            </w:tcBorders>
            <w:shd w:val="clear" w:color="auto" w:fill="C6D9F1"/>
          </w:tcPr>
          <w:p w14:paraId="0084D964" w14:textId="77777777" w:rsidR="002E31EE" w:rsidRPr="008D2E28" w:rsidRDefault="002E31EE" w:rsidP="00755ED1">
            <w:pPr>
              <w:rPr>
                <w:b/>
              </w:rPr>
            </w:pPr>
            <w:r w:rsidRPr="008D2E28">
              <w:rPr>
                <w:b/>
              </w:rPr>
              <w:lastRenderedPageBreak/>
              <w:t>ELEMENT</w:t>
            </w:r>
          </w:p>
        </w:tc>
        <w:tc>
          <w:tcPr>
            <w:tcW w:w="3290" w:type="dxa"/>
            <w:tcBorders>
              <w:top w:val="single" w:sz="12" w:space="0" w:color="auto"/>
              <w:left w:val="single" w:sz="12" w:space="0" w:color="auto"/>
              <w:bottom w:val="single" w:sz="12" w:space="0" w:color="auto"/>
              <w:right w:val="single" w:sz="12" w:space="0" w:color="auto"/>
            </w:tcBorders>
            <w:shd w:val="clear" w:color="auto" w:fill="C6D9F1"/>
          </w:tcPr>
          <w:p w14:paraId="0084D965" w14:textId="77777777" w:rsidR="002E31EE" w:rsidRPr="008D2E28" w:rsidRDefault="002E31EE" w:rsidP="00755ED1">
            <w:pPr>
              <w:rPr>
                <w:b/>
              </w:rPr>
            </w:pPr>
            <w:r w:rsidRPr="008D2E28">
              <w:rPr>
                <w:b/>
              </w:rPr>
              <w:t>LIJNDIKTE</w:t>
            </w:r>
          </w:p>
        </w:tc>
        <w:tc>
          <w:tcPr>
            <w:tcW w:w="2096" w:type="dxa"/>
            <w:tcBorders>
              <w:top w:val="single" w:sz="12" w:space="0" w:color="auto"/>
              <w:left w:val="single" w:sz="12" w:space="0" w:color="auto"/>
              <w:bottom w:val="single" w:sz="12" w:space="0" w:color="auto"/>
              <w:right w:val="single" w:sz="12" w:space="0" w:color="auto"/>
            </w:tcBorders>
            <w:shd w:val="clear" w:color="auto" w:fill="C6D9F1"/>
          </w:tcPr>
          <w:p w14:paraId="0084D966" w14:textId="77777777" w:rsidR="002E31EE" w:rsidRPr="008D2E28" w:rsidRDefault="002E31EE" w:rsidP="00755ED1">
            <w:pPr>
              <w:rPr>
                <w:b/>
              </w:rPr>
            </w:pPr>
            <w:r w:rsidRPr="008D2E28">
              <w:rPr>
                <w:b/>
              </w:rPr>
              <w:t>KLEUR</w:t>
            </w:r>
          </w:p>
        </w:tc>
        <w:tc>
          <w:tcPr>
            <w:tcW w:w="2366" w:type="dxa"/>
            <w:tcBorders>
              <w:top w:val="single" w:sz="12" w:space="0" w:color="auto"/>
              <w:left w:val="single" w:sz="12" w:space="0" w:color="auto"/>
              <w:bottom w:val="single" w:sz="12" w:space="0" w:color="auto"/>
              <w:right w:val="single" w:sz="12" w:space="0" w:color="auto"/>
            </w:tcBorders>
            <w:shd w:val="clear" w:color="auto" w:fill="C6D9F1"/>
          </w:tcPr>
          <w:p w14:paraId="0084D967" w14:textId="77777777" w:rsidR="002E31EE" w:rsidRPr="008D2E28" w:rsidRDefault="002E31EE" w:rsidP="00755ED1">
            <w:pPr>
              <w:rPr>
                <w:b/>
              </w:rPr>
            </w:pPr>
            <w:r w:rsidRPr="008D2E28">
              <w:rPr>
                <w:b/>
              </w:rPr>
              <w:t>LIJNTYPE</w:t>
            </w:r>
          </w:p>
        </w:tc>
      </w:tr>
      <w:tr w:rsidR="00C663F9" w:rsidRPr="00B3179E" w14:paraId="0084D96D" w14:textId="77777777" w:rsidTr="00C663F9">
        <w:trPr>
          <w:trHeight w:val="236"/>
        </w:trPr>
        <w:tc>
          <w:tcPr>
            <w:tcW w:w="1217" w:type="dxa"/>
            <w:tcBorders>
              <w:top w:val="single" w:sz="12" w:space="0" w:color="auto"/>
            </w:tcBorders>
          </w:tcPr>
          <w:p w14:paraId="0084D969" w14:textId="77777777" w:rsidR="002E31EE" w:rsidRPr="00B3179E" w:rsidRDefault="002E31EE" w:rsidP="00755ED1">
            <w:r w:rsidRPr="00B3179E">
              <w:t>G</w:t>
            </w:r>
          </w:p>
        </w:tc>
        <w:tc>
          <w:tcPr>
            <w:tcW w:w="3290" w:type="dxa"/>
            <w:tcBorders>
              <w:top w:val="single" w:sz="12" w:space="0" w:color="auto"/>
            </w:tcBorders>
          </w:tcPr>
          <w:p w14:paraId="0084D96A" w14:textId="77777777" w:rsidR="002E31EE" w:rsidRPr="00B3179E" w:rsidRDefault="002E31EE" w:rsidP="002E31EE">
            <w:r w:rsidRPr="00B3179E">
              <w:t>objectentabellen</w:t>
            </w:r>
          </w:p>
        </w:tc>
        <w:tc>
          <w:tcPr>
            <w:tcW w:w="2096" w:type="dxa"/>
            <w:tcBorders>
              <w:top w:val="single" w:sz="12" w:space="0" w:color="auto"/>
            </w:tcBorders>
          </w:tcPr>
          <w:p w14:paraId="0084D96B" w14:textId="77777777" w:rsidR="002E31EE" w:rsidRPr="00BA66CA" w:rsidRDefault="00B1743F" w:rsidP="00755ED1">
            <w:r w:rsidRPr="00BA66CA">
              <w:t>objectentabel</w:t>
            </w:r>
            <w:r w:rsidR="00163263" w:rsidRPr="00BA66CA">
              <w:t>len</w:t>
            </w:r>
          </w:p>
        </w:tc>
        <w:tc>
          <w:tcPr>
            <w:tcW w:w="2366" w:type="dxa"/>
            <w:tcBorders>
              <w:top w:val="single" w:sz="12" w:space="0" w:color="auto"/>
            </w:tcBorders>
          </w:tcPr>
          <w:p w14:paraId="0084D96C" w14:textId="77777777" w:rsidR="002E31EE" w:rsidRPr="00B3179E" w:rsidRDefault="002E31EE" w:rsidP="00755ED1">
            <w:r w:rsidRPr="00B3179E">
              <w:t>objectentabellen</w:t>
            </w:r>
          </w:p>
        </w:tc>
      </w:tr>
      <w:tr w:rsidR="00C663F9" w:rsidRPr="00B3179E" w14:paraId="0084D972" w14:textId="77777777" w:rsidTr="00C663F9">
        <w:trPr>
          <w:trHeight w:val="237"/>
        </w:trPr>
        <w:tc>
          <w:tcPr>
            <w:tcW w:w="1217" w:type="dxa"/>
          </w:tcPr>
          <w:p w14:paraId="0084D96E" w14:textId="77777777" w:rsidR="002E31EE" w:rsidRPr="00B3179E" w:rsidRDefault="002E31EE" w:rsidP="00755ED1">
            <w:r w:rsidRPr="00B3179E">
              <w:t>GN</w:t>
            </w:r>
          </w:p>
        </w:tc>
        <w:tc>
          <w:tcPr>
            <w:tcW w:w="3290" w:type="dxa"/>
          </w:tcPr>
          <w:p w14:paraId="0084D96F" w14:textId="77777777" w:rsidR="002E31EE" w:rsidRPr="00B3179E" w:rsidRDefault="00C663F9" w:rsidP="00755ED1">
            <w:r w:rsidRPr="00B3179E">
              <w:t xml:space="preserve">één pendikte dunner dan aangegeven in de </w:t>
            </w:r>
            <w:r w:rsidR="002E31EE" w:rsidRPr="00B3179E">
              <w:t>objectentabellen</w:t>
            </w:r>
            <w:r w:rsidR="00D86987" w:rsidRPr="00B3179E">
              <w:t xml:space="preserve"> voor G</w:t>
            </w:r>
          </w:p>
        </w:tc>
        <w:tc>
          <w:tcPr>
            <w:tcW w:w="2096" w:type="dxa"/>
          </w:tcPr>
          <w:p w14:paraId="0084D970" w14:textId="77777777" w:rsidR="002E31EE" w:rsidRPr="00BA66CA" w:rsidRDefault="00B1743F" w:rsidP="00755ED1">
            <w:r w:rsidRPr="00BA66CA">
              <w:t>objectentabel</w:t>
            </w:r>
            <w:r w:rsidR="00163263" w:rsidRPr="00BA66CA">
              <w:t>len</w:t>
            </w:r>
          </w:p>
        </w:tc>
        <w:tc>
          <w:tcPr>
            <w:tcW w:w="2366" w:type="dxa"/>
          </w:tcPr>
          <w:p w14:paraId="0084D971" w14:textId="406816C0" w:rsidR="002E31EE" w:rsidRPr="00B3179E" w:rsidRDefault="006673A4" w:rsidP="00755ED1">
            <w:r>
              <w:t>ZZ-HIDDEN-SO</w:t>
            </w:r>
          </w:p>
        </w:tc>
      </w:tr>
      <w:tr w:rsidR="00C663F9" w:rsidRPr="00B3179E" w14:paraId="0084D977" w14:textId="77777777" w:rsidTr="00C663F9">
        <w:trPr>
          <w:trHeight w:val="237"/>
        </w:trPr>
        <w:tc>
          <w:tcPr>
            <w:tcW w:w="1217" w:type="dxa"/>
          </w:tcPr>
          <w:p w14:paraId="0084D973" w14:textId="77777777" w:rsidR="002E31EE" w:rsidRPr="00B3179E" w:rsidRDefault="002E31EE" w:rsidP="00755ED1">
            <w:r w:rsidRPr="00B3179E">
              <w:t>GD</w:t>
            </w:r>
          </w:p>
        </w:tc>
        <w:tc>
          <w:tcPr>
            <w:tcW w:w="3290" w:type="dxa"/>
          </w:tcPr>
          <w:p w14:paraId="0084D974" w14:textId="77777777" w:rsidR="002E31EE" w:rsidRPr="00B3179E" w:rsidRDefault="002E31EE" w:rsidP="002E31EE">
            <w:r w:rsidRPr="00B3179E">
              <w:t>één pendikte dikker dan aangegeven in de objectentabellen</w:t>
            </w:r>
            <w:r w:rsidR="00D86987" w:rsidRPr="00B3179E">
              <w:t xml:space="preserve"> voor G</w:t>
            </w:r>
            <w:r w:rsidR="0076067E">
              <w:t xml:space="preserve"> </w:t>
            </w:r>
            <w:r w:rsidR="0076067E">
              <w:rPr>
                <w:rStyle w:val="Voetnootmarkering"/>
              </w:rPr>
              <w:footnoteReference w:id="4"/>
            </w:r>
          </w:p>
        </w:tc>
        <w:tc>
          <w:tcPr>
            <w:tcW w:w="2096" w:type="dxa"/>
          </w:tcPr>
          <w:p w14:paraId="0084D975" w14:textId="77777777" w:rsidR="002E31EE" w:rsidRPr="00BA66CA" w:rsidRDefault="00B1743F" w:rsidP="00755ED1">
            <w:r w:rsidRPr="00BA66CA">
              <w:t>objectentabel</w:t>
            </w:r>
            <w:r w:rsidR="00163263" w:rsidRPr="00BA66CA">
              <w:t>len</w:t>
            </w:r>
          </w:p>
        </w:tc>
        <w:tc>
          <w:tcPr>
            <w:tcW w:w="2366" w:type="dxa"/>
          </w:tcPr>
          <w:p w14:paraId="0084D976" w14:textId="77777777" w:rsidR="002E31EE" w:rsidRPr="00110187" w:rsidRDefault="00110187" w:rsidP="00C663F9">
            <w:pPr>
              <w:rPr>
                <w:color w:val="C00000"/>
                <w:highlight w:val="red"/>
              </w:rPr>
            </w:pPr>
            <w:proofErr w:type="spellStart"/>
            <w:r w:rsidRPr="000334B2">
              <w:t>continuous</w:t>
            </w:r>
            <w:proofErr w:type="spellEnd"/>
            <w:r w:rsidR="002E31EE" w:rsidRPr="000334B2">
              <w:t xml:space="preserve"> </w:t>
            </w:r>
          </w:p>
        </w:tc>
      </w:tr>
      <w:tr w:rsidR="000334B2" w:rsidRPr="00B3179E" w14:paraId="0084D97C" w14:textId="77777777" w:rsidTr="00C663F9">
        <w:trPr>
          <w:trHeight w:val="237"/>
        </w:trPr>
        <w:tc>
          <w:tcPr>
            <w:tcW w:w="1217" w:type="dxa"/>
          </w:tcPr>
          <w:p w14:paraId="0084D978" w14:textId="77777777" w:rsidR="000334B2" w:rsidRPr="00875A64" w:rsidRDefault="000334B2" w:rsidP="00755ED1">
            <w:r w:rsidRPr="00875A64">
              <w:t>GV</w:t>
            </w:r>
          </w:p>
        </w:tc>
        <w:tc>
          <w:tcPr>
            <w:tcW w:w="3290" w:type="dxa"/>
          </w:tcPr>
          <w:p w14:paraId="0084D979" w14:textId="77777777" w:rsidR="000334B2" w:rsidRPr="00875A64" w:rsidRDefault="000334B2" w:rsidP="002E31EE">
            <w:r w:rsidRPr="00875A64">
              <w:t>objectentabellen</w:t>
            </w:r>
          </w:p>
        </w:tc>
        <w:tc>
          <w:tcPr>
            <w:tcW w:w="2096" w:type="dxa"/>
          </w:tcPr>
          <w:p w14:paraId="0084D97A" w14:textId="77777777" w:rsidR="000334B2" w:rsidRPr="00875A64" w:rsidRDefault="000334B2" w:rsidP="00755ED1">
            <w:r w:rsidRPr="00875A64">
              <w:t>objectentabellen</w:t>
            </w:r>
          </w:p>
        </w:tc>
        <w:tc>
          <w:tcPr>
            <w:tcW w:w="2366" w:type="dxa"/>
          </w:tcPr>
          <w:p w14:paraId="0084D97B" w14:textId="77777777" w:rsidR="000334B2" w:rsidRPr="00875A64" w:rsidRDefault="000334B2" w:rsidP="00C663F9">
            <w:proofErr w:type="spellStart"/>
            <w:r w:rsidRPr="00875A64">
              <w:t>continuous</w:t>
            </w:r>
            <w:proofErr w:type="spellEnd"/>
          </w:p>
        </w:tc>
      </w:tr>
      <w:tr w:rsidR="00C663F9" w:rsidRPr="00B3179E" w14:paraId="0084D981" w14:textId="77777777" w:rsidTr="00C663F9">
        <w:trPr>
          <w:trHeight w:val="237"/>
        </w:trPr>
        <w:tc>
          <w:tcPr>
            <w:tcW w:w="1217" w:type="dxa"/>
          </w:tcPr>
          <w:p w14:paraId="0084D97D" w14:textId="77777777" w:rsidR="002E31EE" w:rsidRPr="00B3179E" w:rsidRDefault="002E31EE" w:rsidP="00755ED1">
            <w:r w:rsidRPr="00B3179E">
              <w:t>A</w:t>
            </w:r>
          </w:p>
        </w:tc>
        <w:tc>
          <w:tcPr>
            <w:tcW w:w="3290" w:type="dxa"/>
          </w:tcPr>
          <w:p w14:paraId="0084D97E" w14:textId="77777777" w:rsidR="002E31EE" w:rsidRPr="00B3179E" w:rsidRDefault="002E31EE" w:rsidP="00755ED1">
            <w:r w:rsidRPr="00B3179E">
              <w:t>0.18</w:t>
            </w:r>
          </w:p>
        </w:tc>
        <w:tc>
          <w:tcPr>
            <w:tcW w:w="2096" w:type="dxa"/>
          </w:tcPr>
          <w:p w14:paraId="0084D97F" w14:textId="77777777" w:rsidR="002E31EE" w:rsidRPr="00BA66CA" w:rsidRDefault="00B1743F" w:rsidP="00755ED1">
            <w:r w:rsidRPr="00BA66CA">
              <w:t>objectentabel</w:t>
            </w:r>
            <w:r w:rsidR="00163263" w:rsidRPr="00BA66CA">
              <w:t>len</w:t>
            </w:r>
          </w:p>
        </w:tc>
        <w:tc>
          <w:tcPr>
            <w:tcW w:w="2366" w:type="dxa"/>
          </w:tcPr>
          <w:p w14:paraId="0084D980" w14:textId="77777777" w:rsidR="002E31EE" w:rsidRPr="00B3179E" w:rsidRDefault="002E31EE" w:rsidP="00755ED1">
            <w:proofErr w:type="spellStart"/>
            <w:r w:rsidRPr="00B3179E">
              <w:t>continuous</w:t>
            </w:r>
            <w:proofErr w:type="spellEnd"/>
          </w:p>
        </w:tc>
      </w:tr>
      <w:tr w:rsidR="00592F98" w:rsidRPr="00877A5E" w14:paraId="0084D986" w14:textId="77777777" w:rsidTr="00C663F9">
        <w:trPr>
          <w:trHeight w:val="237"/>
        </w:trPr>
        <w:tc>
          <w:tcPr>
            <w:tcW w:w="1217" w:type="dxa"/>
          </w:tcPr>
          <w:p w14:paraId="0084D982" w14:textId="77777777" w:rsidR="00592F98" w:rsidRPr="00877A5E" w:rsidRDefault="00592F98" w:rsidP="00755ED1">
            <w:r w:rsidRPr="00877A5E">
              <w:t>AD</w:t>
            </w:r>
          </w:p>
        </w:tc>
        <w:tc>
          <w:tcPr>
            <w:tcW w:w="3290" w:type="dxa"/>
          </w:tcPr>
          <w:p w14:paraId="0084D983" w14:textId="77777777" w:rsidR="00592F98" w:rsidRPr="00877A5E" w:rsidRDefault="00592F98" w:rsidP="00755ED1">
            <w:r w:rsidRPr="00877A5E">
              <w:t>0.18</w:t>
            </w:r>
          </w:p>
        </w:tc>
        <w:tc>
          <w:tcPr>
            <w:tcW w:w="2096" w:type="dxa"/>
          </w:tcPr>
          <w:p w14:paraId="0084D984" w14:textId="77777777" w:rsidR="00592F98" w:rsidRPr="00877A5E" w:rsidRDefault="00592F98" w:rsidP="00755ED1">
            <w:r w:rsidRPr="00877A5E">
              <w:t>objectentabellen</w:t>
            </w:r>
          </w:p>
        </w:tc>
        <w:tc>
          <w:tcPr>
            <w:tcW w:w="2366" w:type="dxa"/>
          </w:tcPr>
          <w:p w14:paraId="0084D985" w14:textId="77777777" w:rsidR="00592F98" w:rsidRPr="00877A5E" w:rsidRDefault="00592F98" w:rsidP="00755ED1">
            <w:proofErr w:type="spellStart"/>
            <w:r w:rsidRPr="00877A5E">
              <w:t>continuous</w:t>
            </w:r>
            <w:proofErr w:type="spellEnd"/>
          </w:p>
        </w:tc>
      </w:tr>
      <w:tr w:rsidR="00C663F9" w:rsidRPr="00B3179E" w14:paraId="0084D98B" w14:textId="77777777" w:rsidTr="00C663F9">
        <w:trPr>
          <w:trHeight w:val="236"/>
        </w:trPr>
        <w:tc>
          <w:tcPr>
            <w:tcW w:w="1217" w:type="dxa"/>
          </w:tcPr>
          <w:p w14:paraId="0084D987" w14:textId="77777777" w:rsidR="002E31EE" w:rsidRPr="00B3179E" w:rsidRDefault="002E31EE" w:rsidP="00755ED1">
            <w:r w:rsidRPr="00B3179E">
              <w:t>S</w:t>
            </w:r>
          </w:p>
        </w:tc>
        <w:tc>
          <w:tcPr>
            <w:tcW w:w="3290" w:type="dxa"/>
          </w:tcPr>
          <w:p w14:paraId="0084D988" w14:textId="7CFB62B2" w:rsidR="002E31EE" w:rsidRPr="00B3179E" w:rsidRDefault="00657C36" w:rsidP="00755ED1">
            <w:r>
              <w:t>Status bestaand 0.1</w:t>
            </w:r>
            <w:r w:rsidR="000F6653">
              <w:t>8</w:t>
            </w:r>
            <w:r>
              <w:t xml:space="preserve">, overige statussen </w:t>
            </w:r>
            <w:r w:rsidRPr="00B3179E">
              <w:t>0.</w:t>
            </w:r>
            <w:r w:rsidR="000F6653">
              <w:t>25</w:t>
            </w:r>
          </w:p>
        </w:tc>
        <w:tc>
          <w:tcPr>
            <w:tcW w:w="2096" w:type="dxa"/>
          </w:tcPr>
          <w:p w14:paraId="0084D989" w14:textId="77777777" w:rsidR="002E31EE" w:rsidRPr="00BA66CA" w:rsidRDefault="00B1743F" w:rsidP="00755ED1">
            <w:r w:rsidRPr="00BA66CA">
              <w:t>objectentabel</w:t>
            </w:r>
            <w:r w:rsidR="00163263" w:rsidRPr="00BA66CA">
              <w:t>len</w:t>
            </w:r>
          </w:p>
        </w:tc>
        <w:tc>
          <w:tcPr>
            <w:tcW w:w="2366" w:type="dxa"/>
          </w:tcPr>
          <w:p w14:paraId="0084D98A" w14:textId="77777777" w:rsidR="002E31EE" w:rsidRPr="00B3179E" w:rsidRDefault="002E31EE" w:rsidP="00755ED1">
            <w:proofErr w:type="spellStart"/>
            <w:r w:rsidRPr="00B3179E">
              <w:t>continuous</w:t>
            </w:r>
            <w:proofErr w:type="spellEnd"/>
          </w:p>
        </w:tc>
      </w:tr>
      <w:tr w:rsidR="00741F87" w:rsidRPr="00B3179E" w14:paraId="0084D990" w14:textId="77777777" w:rsidTr="00C663F9">
        <w:trPr>
          <w:trHeight w:val="236"/>
        </w:trPr>
        <w:tc>
          <w:tcPr>
            <w:tcW w:w="1217" w:type="dxa"/>
          </w:tcPr>
          <w:p w14:paraId="0084D98C" w14:textId="77777777" w:rsidR="00741F87" w:rsidRPr="00B3179E" w:rsidRDefault="00741F87" w:rsidP="00755ED1">
            <w:r w:rsidRPr="00B3179E">
              <w:t>SN</w:t>
            </w:r>
          </w:p>
        </w:tc>
        <w:tc>
          <w:tcPr>
            <w:tcW w:w="3290" w:type="dxa"/>
          </w:tcPr>
          <w:p w14:paraId="0084D98D" w14:textId="76AE0B61" w:rsidR="00741F87" w:rsidRPr="00B3179E" w:rsidRDefault="00C12894" w:rsidP="00755ED1">
            <w:r>
              <w:t xml:space="preserve">Status bestaand 0.13, overige statussen </w:t>
            </w:r>
            <w:r w:rsidR="000F7AD1" w:rsidRPr="00B3179E">
              <w:t>0.18</w:t>
            </w:r>
          </w:p>
        </w:tc>
        <w:tc>
          <w:tcPr>
            <w:tcW w:w="2096" w:type="dxa"/>
          </w:tcPr>
          <w:p w14:paraId="0084D98E" w14:textId="77777777" w:rsidR="00741F87" w:rsidRPr="00BA66CA" w:rsidRDefault="00B1743F" w:rsidP="00755ED1">
            <w:r w:rsidRPr="00BA66CA">
              <w:t>objectentabel</w:t>
            </w:r>
            <w:r w:rsidR="00163263" w:rsidRPr="00BA66CA">
              <w:t>len</w:t>
            </w:r>
          </w:p>
        </w:tc>
        <w:tc>
          <w:tcPr>
            <w:tcW w:w="2366" w:type="dxa"/>
          </w:tcPr>
          <w:p w14:paraId="0084D98F" w14:textId="53062E97" w:rsidR="00741F87" w:rsidRPr="00B3179E" w:rsidRDefault="006673A4" w:rsidP="00755ED1">
            <w:r>
              <w:t>ZZ-HIDDEN-SO</w:t>
            </w:r>
          </w:p>
        </w:tc>
      </w:tr>
      <w:tr w:rsidR="000E55C7" w:rsidRPr="00110187" w14:paraId="0084D995" w14:textId="77777777" w:rsidTr="00C663F9">
        <w:trPr>
          <w:trHeight w:val="236"/>
        </w:trPr>
        <w:tc>
          <w:tcPr>
            <w:tcW w:w="1217" w:type="dxa"/>
          </w:tcPr>
          <w:p w14:paraId="0084D991" w14:textId="77777777" w:rsidR="000E55C7" w:rsidRPr="00110187" w:rsidRDefault="000E55C7" w:rsidP="00755ED1">
            <w:r w:rsidRPr="00110187">
              <w:t>SD</w:t>
            </w:r>
          </w:p>
        </w:tc>
        <w:tc>
          <w:tcPr>
            <w:tcW w:w="3290" w:type="dxa"/>
          </w:tcPr>
          <w:p w14:paraId="0084D992" w14:textId="6F54F621" w:rsidR="000E55C7" w:rsidRPr="00110187" w:rsidRDefault="009D70A7" w:rsidP="004B5B7C">
            <w:r>
              <w:t>objectentabellen</w:t>
            </w:r>
          </w:p>
        </w:tc>
        <w:tc>
          <w:tcPr>
            <w:tcW w:w="2096" w:type="dxa"/>
          </w:tcPr>
          <w:p w14:paraId="0084D993" w14:textId="77777777" w:rsidR="000E55C7" w:rsidRPr="00110187" w:rsidRDefault="000E55C7" w:rsidP="00755ED1">
            <w:r w:rsidRPr="00110187">
              <w:t>objectentabellen</w:t>
            </w:r>
          </w:p>
        </w:tc>
        <w:tc>
          <w:tcPr>
            <w:tcW w:w="2366" w:type="dxa"/>
          </w:tcPr>
          <w:p w14:paraId="0084D994" w14:textId="77777777" w:rsidR="000E55C7" w:rsidRPr="00110187" w:rsidRDefault="000E55C7" w:rsidP="00755ED1">
            <w:proofErr w:type="spellStart"/>
            <w:r w:rsidRPr="00110187">
              <w:t>continuous</w:t>
            </w:r>
            <w:proofErr w:type="spellEnd"/>
          </w:p>
        </w:tc>
      </w:tr>
      <w:tr w:rsidR="000334B2" w:rsidRPr="00110187" w14:paraId="0084D99A" w14:textId="77777777" w:rsidTr="00C663F9">
        <w:trPr>
          <w:trHeight w:val="236"/>
        </w:trPr>
        <w:tc>
          <w:tcPr>
            <w:tcW w:w="1217" w:type="dxa"/>
          </w:tcPr>
          <w:p w14:paraId="0084D996" w14:textId="77777777" w:rsidR="000334B2" w:rsidRPr="00875A64" w:rsidRDefault="000334B2" w:rsidP="00755ED1">
            <w:r w:rsidRPr="00875A64">
              <w:t>SV</w:t>
            </w:r>
          </w:p>
        </w:tc>
        <w:tc>
          <w:tcPr>
            <w:tcW w:w="3290" w:type="dxa"/>
          </w:tcPr>
          <w:p w14:paraId="0084D997" w14:textId="77777777" w:rsidR="000334B2" w:rsidRPr="00875A64" w:rsidRDefault="000334B2" w:rsidP="004B5B7C">
            <w:r w:rsidRPr="00875A64">
              <w:t>0.25</w:t>
            </w:r>
          </w:p>
        </w:tc>
        <w:tc>
          <w:tcPr>
            <w:tcW w:w="2096" w:type="dxa"/>
          </w:tcPr>
          <w:p w14:paraId="0084D998" w14:textId="77777777" w:rsidR="000334B2" w:rsidRPr="00875A64" w:rsidRDefault="000334B2" w:rsidP="00755ED1">
            <w:r w:rsidRPr="00875A64">
              <w:t>objectentabellen</w:t>
            </w:r>
          </w:p>
        </w:tc>
        <w:tc>
          <w:tcPr>
            <w:tcW w:w="2366" w:type="dxa"/>
          </w:tcPr>
          <w:p w14:paraId="0084D999" w14:textId="77777777" w:rsidR="000334B2" w:rsidRPr="00875A64" w:rsidRDefault="000334B2" w:rsidP="00755ED1">
            <w:proofErr w:type="spellStart"/>
            <w:r w:rsidRPr="00875A64">
              <w:t>continuous</w:t>
            </w:r>
            <w:proofErr w:type="spellEnd"/>
          </w:p>
        </w:tc>
      </w:tr>
      <w:tr w:rsidR="00C663F9" w:rsidRPr="00B3179E" w14:paraId="0084D99F" w14:textId="77777777" w:rsidTr="00C663F9">
        <w:trPr>
          <w:trHeight w:val="237"/>
        </w:trPr>
        <w:tc>
          <w:tcPr>
            <w:tcW w:w="1217" w:type="dxa"/>
          </w:tcPr>
          <w:p w14:paraId="0084D99B" w14:textId="77777777" w:rsidR="002E31EE" w:rsidRPr="00B3179E" w:rsidRDefault="002E31EE" w:rsidP="00755ED1">
            <w:r w:rsidRPr="00B3179E">
              <w:t>O</w:t>
            </w:r>
          </w:p>
        </w:tc>
        <w:tc>
          <w:tcPr>
            <w:tcW w:w="3290" w:type="dxa"/>
          </w:tcPr>
          <w:p w14:paraId="0084D99C" w14:textId="77777777" w:rsidR="002E31EE" w:rsidRPr="00B3179E" w:rsidRDefault="002E31EE" w:rsidP="00755ED1">
            <w:r w:rsidRPr="00B3179E">
              <w:t>0.18</w:t>
            </w:r>
          </w:p>
        </w:tc>
        <w:tc>
          <w:tcPr>
            <w:tcW w:w="2096" w:type="dxa"/>
          </w:tcPr>
          <w:p w14:paraId="0084D99D" w14:textId="77777777" w:rsidR="002E31EE" w:rsidRPr="00BA66CA" w:rsidRDefault="00163263" w:rsidP="00755ED1">
            <w:r w:rsidRPr="00BA66CA">
              <w:t>objectentabellen</w:t>
            </w:r>
          </w:p>
        </w:tc>
        <w:tc>
          <w:tcPr>
            <w:tcW w:w="2366" w:type="dxa"/>
          </w:tcPr>
          <w:p w14:paraId="0084D99E" w14:textId="77777777" w:rsidR="002E31EE" w:rsidRPr="00B3179E" w:rsidRDefault="002E31EE" w:rsidP="00755ED1">
            <w:proofErr w:type="spellStart"/>
            <w:r w:rsidRPr="00B3179E">
              <w:t>continuous</w:t>
            </w:r>
            <w:proofErr w:type="spellEnd"/>
          </w:p>
        </w:tc>
      </w:tr>
      <w:tr w:rsidR="00C663F9" w:rsidRPr="00110187" w14:paraId="0084D9A4" w14:textId="77777777" w:rsidTr="00C663F9">
        <w:trPr>
          <w:trHeight w:val="237"/>
        </w:trPr>
        <w:tc>
          <w:tcPr>
            <w:tcW w:w="1217" w:type="dxa"/>
          </w:tcPr>
          <w:p w14:paraId="0084D9A0" w14:textId="77777777" w:rsidR="002E31EE" w:rsidRPr="00110187" w:rsidRDefault="002E31EE" w:rsidP="00755ED1">
            <w:r w:rsidRPr="00110187">
              <w:t>T18</w:t>
            </w:r>
          </w:p>
        </w:tc>
        <w:tc>
          <w:tcPr>
            <w:tcW w:w="3290" w:type="dxa"/>
          </w:tcPr>
          <w:p w14:paraId="0084D9A1" w14:textId="77777777" w:rsidR="002E31EE" w:rsidRPr="00110187" w:rsidRDefault="002E31EE" w:rsidP="00755ED1">
            <w:r w:rsidRPr="00110187">
              <w:t>0.18</w:t>
            </w:r>
          </w:p>
        </w:tc>
        <w:tc>
          <w:tcPr>
            <w:tcW w:w="2096" w:type="dxa"/>
          </w:tcPr>
          <w:p w14:paraId="0084D9A2" w14:textId="77777777" w:rsidR="002E31EE" w:rsidRPr="00110187" w:rsidRDefault="004B5B7C" w:rsidP="00755ED1">
            <w:r w:rsidRPr="00110187">
              <w:t>10</w:t>
            </w:r>
          </w:p>
        </w:tc>
        <w:tc>
          <w:tcPr>
            <w:tcW w:w="2366" w:type="dxa"/>
          </w:tcPr>
          <w:p w14:paraId="0084D9A3" w14:textId="77777777" w:rsidR="002E31EE" w:rsidRPr="00110187" w:rsidRDefault="002E31EE" w:rsidP="00755ED1">
            <w:proofErr w:type="spellStart"/>
            <w:r w:rsidRPr="00110187">
              <w:t>continuous</w:t>
            </w:r>
            <w:proofErr w:type="spellEnd"/>
          </w:p>
        </w:tc>
      </w:tr>
      <w:tr w:rsidR="00C663F9" w:rsidRPr="00110187" w14:paraId="0084D9A9" w14:textId="77777777" w:rsidTr="00C663F9">
        <w:trPr>
          <w:trHeight w:val="237"/>
        </w:trPr>
        <w:tc>
          <w:tcPr>
            <w:tcW w:w="1217" w:type="dxa"/>
          </w:tcPr>
          <w:p w14:paraId="0084D9A5" w14:textId="77777777" w:rsidR="002E31EE" w:rsidRPr="00110187" w:rsidRDefault="002E31EE" w:rsidP="00755ED1">
            <w:r w:rsidRPr="00110187">
              <w:t>T25</w:t>
            </w:r>
          </w:p>
        </w:tc>
        <w:tc>
          <w:tcPr>
            <w:tcW w:w="3290" w:type="dxa"/>
          </w:tcPr>
          <w:p w14:paraId="0084D9A6" w14:textId="77777777" w:rsidR="002E31EE" w:rsidRPr="00110187" w:rsidRDefault="002E31EE" w:rsidP="00755ED1">
            <w:r w:rsidRPr="00110187">
              <w:t>0.25</w:t>
            </w:r>
          </w:p>
        </w:tc>
        <w:tc>
          <w:tcPr>
            <w:tcW w:w="2096" w:type="dxa"/>
          </w:tcPr>
          <w:p w14:paraId="0084D9A7" w14:textId="77777777" w:rsidR="002E31EE" w:rsidRPr="00110187" w:rsidRDefault="002E31EE" w:rsidP="00755ED1">
            <w:r w:rsidRPr="00110187">
              <w:t>7</w:t>
            </w:r>
          </w:p>
        </w:tc>
        <w:tc>
          <w:tcPr>
            <w:tcW w:w="2366" w:type="dxa"/>
          </w:tcPr>
          <w:p w14:paraId="0084D9A8" w14:textId="77777777" w:rsidR="002E31EE" w:rsidRPr="00110187" w:rsidRDefault="002E31EE" w:rsidP="00755ED1">
            <w:proofErr w:type="spellStart"/>
            <w:r w:rsidRPr="00110187">
              <w:t>continuous</w:t>
            </w:r>
            <w:proofErr w:type="spellEnd"/>
          </w:p>
        </w:tc>
      </w:tr>
      <w:tr w:rsidR="00C663F9" w:rsidRPr="00110187" w14:paraId="0084D9AE" w14:textId="77777777" w:rsidTr="00C663F9">
        <w:trPr>
          <w:trHeight w:val="237"/>
        </w:trPr>
        <w:tc>
          <w:tcPr>
            <w:tcW w:w="1217" w:type="dxa"/>
          </w:tcPr>
          <w:p w14:paraId="0084D9AA" w14:textId="77777777" w:rsidR="002E31EE" w:rsidRPr="00110187" w:rsidRDefault="002E31EE" w:rsidP="00755ED1">
            <w:r w:rsidRPr="00110187">
              <w:t>T35</w:t>
            </w:r>
          </w:p>
        </w:tc>
        <w:tc>
          <w:tcPr>
            <w:tcW w:w="3290" w:type="dxa"/>
          </w:tcPr>
          <w:p w14:paraId="0084D9AB" w14:textId="77777777" w:rsidR="002E31EE" w:rsidRPr="00110187" w:rsidRDefault="002E31EE" w:rsidP="00755ED1">
            <w:r w:rsidRPr="00110187">
              <w:t>0.35</w:t>
            </w:r>
          </w:p>
        </w:tc>
        <w:tc>
          <w:tcPr>
            <w:tcW w:w="2096" w:type="dxa"/>
          </w:tcPr>
          <w:p w14:paraId="0084D9AC" w14:textId="77777777" w:rsidR="002E31EE" w:rsidRPr="00110187" w:rsidRDefault="004B5B7C" w:rsidP="00755ED1">
            <w:r w:rsidRPr="00110187">
              <w:t>50</w:t>
            </w:r>
          </w:p>
        </w:tc>
        <w:tc>
          <w:tcPr>
            <w:tcW w:w="2366" w:type="dxa"/>
          </w:tcPr>
          <w:p w14:paraId="0084D9AD" w14:textId="77777777" w:rsidR="002E31EE" w:rsidRPr="00110187" w:rsidRDefault="002E31EE" w:rsidP="00755ED1">
            <w:proofErr w:type="spellStart"/>
            <w:r w:rsidRPr="00110187">
              <w:t>continuous</w:t>
            </w:r>
            <w:proofErr w:type="spellEnd"/>
          </w:p>
        </w:tc>
      </w:tr>
      <w:tr w:rsidR="00C663F9" w:rsidRPr="00110187" w14:paraId="0084D9B3" w14:textId="77777777" w:rsidTr="00C663F9">
        <w:trPr>
          <w:trHeight w:val="236"/>
        </w:trPr>
        <w:tc>
          <w:tcPr>
            <w:tcW w:w="1217" w:type="dxa"/>
          </w:tcPr>
          <w:p w14:paraId="0084D9AF" w14:textId="77777777" w:rsidR="002E31EE" w:rsidRPr="00110187" w:rsidRDefault="002E31EE" w:rsidP="00755ED1">
            <w:r w:rsidRPr="00110187">
              <w:t>T50</w:t>
            </w:r>
          </w:p>
        </w:tc>
        <w:tc>
          <w:tcPr>
            <w:tcW w:w="3290" w:type="dxa"/>
          </w:tcPr>
          <w:p w14:paraId="0084D9B0" w14:textId="77777777" w:rsidR="002E31EE" w:rsidRPr="00110187" w:rsidRDefault="002E31EE" w:rsidP="00755ED1">
            <w:r w:rsidRPr="00110187">
              <w:t>0.50</w:t>
            </w:r>
          </w:p>
        </w:tc>
        <w:tc>
          <w:tcPr>
            <w:tcW w:w="2096" w:type="dxa"/>
          </w:tcPr>
          <w:p w14:paraId="0084D9B1" w14:textId="77777777" w:rsidR="002E31EE" w:rsidRPr="00110187" w:rsidRDefault="004B5B7C" w:rsidP="00755ED1">
            <w:r w:rsidRPr="00110187">
              <w:t>130</w:t>
            </w:r>
          </w:p>
        </w:tc>
        <w:tc>
          <w:tcPr>
            <w:tcW w:w="2366" w:type="dxa"/>
          </w:tcPr>
          <w:p w14:paraId="0084D9B2" w14:textId="77777777" w:rsidR="002E31EE" w:rsidRPr="00110187" w:rsidRDefault="002E31EE" w:rsidP="00755ED1">
            <w:proofErr w:type="spellStart"/>
            <w:r w:rsidRPr="00110187">
              <w:t>continuous</w:t>
            </w:r>
            <w:proofErr w:type="spellEnd"/>
          </w:p>
        </w:tc>
      </w:tr>
      <w:tr w:rsidR="00C663F9" w:rsidRPr="00110187" w14:paraId="0084D9B8" w14:textId="77777777" w:rsidTr="00C663F9">
        <w:trPr>
          <w:trHeight w:val="237"/>
        </w:trPr>
        <w:tc>
          <w:tcPr>
            <w:tcW w:w="1217" w:type="dxa"/>
          </w:tcPr>
          <w:p w14:paraId="0084D9B4" w14:textId="77777777" w:rsidR="002E31EE" w:rsidRPr="00110187" w:rsidRDefault="002E31EE" w:rsidP="00755ED1">
            <w:r w:rsidRPr="00110187">
              <w:t>T70</w:t>
            </w:r>
          </w:p>
        </w:tc>
        <w:tc>
          <w:tcPr>
            <w:tcW w:w="3290" w:type="dxa"/>
          </w:tcPr>
          <w:p w14:paraId="0084D9B5" w14:textId="77777777" w:rsidR="002E31EE" w:rsidRPr="00110187" w:rsidRDefault="002E31EE" w:rsidP="00755ED1">
            <w:r w:rsidRPr="00110187">
              <w:t>0.70</w:t>
            </w:r>
          </w:p>
        </w:tc>
        <w:tc>
          <w:tcPr>
            <w:tcW w:w="2096" w:type="dxa"/>
          </w:tcPr>
          <w:p w14:paraId="0084D9B6" w14:textId="77777777" w:rsidR="002E31EE" w:rsidRPr="00110187" w:rsidRDefault="004B5B7C" w:rsidP="00755ED1">
            <w:r w:rsidRPr="00110187">
              <w:t>210</w:t>
            </w:r>
          </w:p>
        </w:tc>
        <w:tc>
          <w:tcPr>
            <w:tcW w:w="2366" w:type="dxa"/>
          </w:tcPr>
          <w:p w14:paraId="0084D9B7" w14:textId="77777777" w:rsidR="002E31EE" w:rsidRPr="00110187" w:rsidRDefault="002E31EE" w:rsidP="00755ED1">
            <w:proofErr w:type="spellStart"/>
            <w:r w:rsidRPr="00110187">
              <w:t>continuous</w:t>
            </w:r>
            <w:proofErr w:type="spellEnd"/>
          </w:p>
        </w:tc>
      </w:tr>
      <w:tr w:rsidR="000334B2" w:rsidRPr="00110187" w14:paraId="0084D9C2" w14:textId="77777777" w:rsidTr="00C663F9">
        <w:trPr>
          <w:trHeight w:val="237"/>
        </w:trPr>
        <w:tc>
          <w:tcPr>
            <w:tcW w:w="1217" w:type="dxa"/>
          </w:tcPr>
          <w:p w14:paraId="0084D9BE" w14:textId="77777777" w:rsidR="000334B2" w:rsidRPr="00875A64" w:rsidRDefault="000334B2" w:rsidP="0050714A">
            <w:r w:rsidRPr="00875A64">
              <w:t>T**V</w:t>
            </w:r>
          </w:p>
        </w:tc>
        <w:tc>
          <w:tcPr>
            <w:tcW w:w="3290" w:type="dxa"/>
          </w:tcPr>
          <w:p w14:paraId="0084D9BF" w14:textId="77777777" w:rsidR="000334B2" w:rsidRPr="00875A64" w:rsidRDefault="0026572C" w:rsidP="00755ED1">
            <w:r w:rsidRPr="00875A64">
              <w:t>als aangegeven voor T18 t/m T70</w:t>
            </w:r>
          </w:p>
        </w:tc>
        <w:tc>
          <w:tcPr>
            <w:tcW w:w="2096" w:type="dxa"/>
          </w:tcPr>
          <w:p w14:paraId="0084D9C0" w14:textId="77777777" w:rsidR="000334B2" w:rsidRPr="00875A64" w:rsidRDefault="0026572C" w:rsidP="00755ED1">
            <w:r w:rsidRPr="00875A64">
              <w:t>als aangegeven voor T18 t/m T70</w:t>
            </w:r>
          </w:p>
        </w:tc>
        <w:tc>
          <w:tcPr>
            <w:tcW w:w="2366" w:type="dxa"/>
          </w:tcPr>
          <w:p w14:paraId="0084D9C1" w14:textId="77777777" w:rsidR="000334B2" w:rsidRPr="00875A64" w:rsidRDefault="0026572C" w:rsidP="00755ED1">
            <w:proofErr w:type="spellStart"/>
            <w:r w:rsidRPr="00875A64">
              <w:t>continuous</w:t>
            </w:r>
            <w:proofErr w:type="spellEnd"/>
          </w:p>
        </w:tc>
      </w:tr>
      <w:tr w:rsidR="00C663F9" w:rsidRPr="00110187" w14:paraId="0084D9C7" w14:textId="77777777" w:rsidTr="00C663F9">
        <w:trPr>
          <w:trHeight w:val="237"/>
        </w:trPr>
        <w:tc>
          <w:tcPr>
            <w:tcW w:w="1217" w:type="dxa"/>
          </w:tcPr>
          <w:p w14:paraId="0084D9C3" w14:textId="77777777" w:rsidR="002E31EE" w:rsidRPr="00110187" w:rsidRDefault="002E31EE" w:rsidP="00755ED1">
            <w:r w:rsidRPr="00110187">
              <w:t>M</w:t>
            </w:r>
          </w:p>
        </w:tc>
        <w:tc>
          <w:tcPr>
            <w:tcW w:w="3290" w:type="dxa"/>
          </w:tcPr>
          <w:p w14:paraId="0084D9C4" w14:textId="77777777" w:rsidR="002E31EE" w:rsidRPr="00110187" w:rsidRDefault="002E31EE" w:rsidP="00755ED1">
            <w:r w:rsidRPr="00110187">
              <w:t>0.18</w:t>
            </w:r>
          </w:p>
        </w:tc>
        <w:tc>
          <w:tcPr>
            <w:tcW w:w="2096" w:type="dxa"/>
          </w:tcPr>
          <w:p w14:paraId="0084D9C5" w14:textId="77777777" w:rsidR="002E31EE" w:rsidRPr="00110187" w:rsidRDefault="002E31EE" w:rsidP="00755ED1">
            <w:r w:rsidRPr="00110187">
              <w:t>7</w:t>
            </w:r>
          </w:p>
        </w:tc>
        <w:tc>
          <w:tcPr>
            <w:tcW w:w="2366" w:type="dxa"/>
          </w:tcPr>
          <w:p w14:paraId="0084D9C6" w14:textId="77777777" w:rsidR="002E31EE" w:rsidRPr="00110187" w:rsidRDefault="002E31EE" w:rsidP="00755ED1">
            <w:proofErr w:type="spellStart"/>
            <w:r w:rsidRPr="00110187">
              <w:t>continuous</w:t>
            </w:r>
            <w:proofErr w:type="spellEnd"/>
          </w:p>
        </w:tc>
      </w:tr>
      <w:tr w:rsidR="008B46E6" w:rsidRPr="00110187" w14:paraId="0084D9CC" w14:textId="77777777" w:rsidTr="00C663F9">
        <w:trPr>
          <w:trHeight w:val="237"/>
        </w:trPr>
        <w:tc>
          <w:tcPr>
            <w:tcW w:w="1217" w:type="dxa"/>
          </w:tcPr>
          <w:p w14:paraId="0084D9C8" w14:textId="77777777" w:rsidR="008B46E6" w:rsidRPr="00110187" w:rsidRDefault="008B46E6" w:rsidP="00755ED1">
            <w:r w:rsidRPr="00110187">
              <w:t>V</w:t>
            </w:r>
          </w:p>
        </w:tc>
        <w:tc>
          <w:tcPr>
            <w:tcW w:w="3290" w:type="dxa"/>
          </w:tcPr>
          <w:p w14:paraId="0084D9C9" w14:textId="77777777" w:rsidR="008B46E6" w:rsidRPr="000334B2" w:rsidRDefault="000334B2" w:rsidP="00755ED1">
            <w:pPr>
              <w:rPr>
                <w:color w:val="C00000"/>
              </w:rPr>
            </w:pPr>
            <w:r w:rsidRPr="00875A64">
              <w:t>objectentabellen</w:t>
            </w:r>
          </w:p>
        </w:tc>
        <w:tc>
          <w:tcPr>
            <w:tcW w:w="2096" w:type="dxa"/>
          </w:tcPr>
          <w:p w14:paraId="0084D9CA" w14:textId="77777777" w:rsidR="008B46E6" w:rsidRPr="00110187" w:rsidRDefault="008B46E6" w:rsidP="00755ED1">
            <w:r w:rsidRPr="00110187">
              <w:t>objectentabellen</w:t>
            </w:r>
          </w:p>
        </w:tc>
        <w:tc>
          <w:tcPr>
            <w:tcW w:w="2366" w:type="dxa"/>
          </w:tcPr>
          <w:p w14:paraId="0084D9CB" w14:textId="77777777" w:rsidR="008B46E6" w:rsidRPr="00110187" w:rsidRDefault="008B46E6" w:rsidP="00755ED1">
            <w:proofErr w:type="spellStart"/>
            <w:r w:rsidRPr="00110187">
              <w:t>continuous</w:t>
            </w:r>
            <w:proofErr w:type="spellEnd"/>
          </w:p>
        </w:tc>
      </w:tr>
    </w:tbl>
    <w:p w14:paraId="364DD76E" w14:textId="77777777" w:rsidR="00103C70" w:rsidRDefault="00F97B3B" w:rsidP="00103C70">
      <w:pPr>
        <w:pStyle w:val="Kop4"/>
        <w:rPr>
          <w:i/>
        </w:rPr>
      </w:pPr>
      <w:r w:rsidRPr="00B3179E">
        <w:br w:type="page"/>
      </w:r>
      <w:bookmarkStart w:id="76" w:name="_Toc90923601"/>
      <w:r w:rsidR="00103C70" w:rsidRPr="00BA66CA">
        <w:rPr>
          <w:i/>
        </w:rPr>
        <w:lastRenderedPageBreak/>
        <w:t xml:space="preserve">CAD kleuren (referentie: </w:t>
      </w:r>
      <w:proofErr w:type="spellStart"/>
      <w:r w:rsidR="00103C70" w:rsidRPr="00BA66CA">
        <w:rPr>
          <w:i/>
        </w:rPr>
        <w:t>AutoCad</w:t>
      </w:r>
      <w:proofErr w:type="spellEnd"/>
      <w:r w:rsidR="00103C70" w:rsidRPr="00BA66CA">
        <w:rPr>
          <w:i/>
        </w:rPr>
        <w:t>)</w:t>
      </w:r>
      <w:bookmarkEnd w:id="76"/>
    </w:p>
    <w:p w14:paraId="634E790A" w14:textId="77777777" w:rsidR="00103C70" w:rsidRDefault="00103C70" w:rsidP="00103C70"/>
    <w:p w14:paraId="54866BEB" w14:textId="77777777" w:rsidR="00103C70" w:rsidRPr="00F452CA" w:rsidRDefault="00103C70" w:rsidP="00103C70">
      <w:pPr>
        <w:spacing w:line="240" w:lineRule="atLeast"/>
      </w:pPr>
      <w:r>
        <w:rPr>
          <w:noProof/>
        </w:rPr>
        <w:drawing>
          <wp:inline distT="0" distB="0" distL="0" distR="0" wp14:anchorId="55F3A734" wp14:editId="7F624982">
            <wp:extent cx="5572125" cy="552450"/>
            <wp:effectExtent l="0" t="0" r="9525" b="0"/>
            <wp:docPr id="11" name="Afbeelding 11" descr="11-07-26 kleuren 10-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1-07-26 kleuren 10-seri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72125" cy="552450"/>
                    </a:xfrm>
                    <a:prstGeom prst="rect">
                      <a:avLst/>
                    </a:prstGeom>
                    <a:noFill/>
                    <a:ln>
                      <a:noFill/>
                    </a:ln>
                  </pic:spPr>
                </pic:pic>
              </a:graphicData>
            </a:graphic>
          </wp:inline>
        </w:drawing>
      </w:r>
    </w:p>
    <w:p w14:paraId="43E6F6CE" w14:textId="77777777" w:rsidR="00103C70" w:rsidRDefault="00103C70" w:rsidP="00103C70">
      <w:pPr>
        <w:rPr>
          <w:i/>
        </w:rPr>
      </w:pPr>
      <w:r>
        <w:rPr>
          <w:i/>
        </w:rPr>
        <w:t>Kleuren in de ’10-serie’</w:t>
      </w:r>
    </w:p>
    <w:p w14:paraId="0E970DE9" w14:textId="77777777" w:rsidR="00103C70" w:rsidRDefault="00103C70" w:rsidP="00103C70">
      <w:pPr>
        <w:spacing w:line="240" w:lineRule="atLeast"/>
        <w:rPr>
          <w:i/>
        </w:rPr>
      </w:pPr>
      <w:r>
        <w:rPr>
          <w:i/>
          <w:noProof/>
        </w:rPr>
        <w:drawing>
          <wp:inline distT="0" distB="0" distL="0" distR="0" wp14:anchorId="78AAF556" wp14:editId="5192E0D9">
            <wp:extent cx="5572125" cy="590550"/>
            <wp:effectExtent l="0" t="0" r="9525" b="0"/>
            <wp:docPr id="14" name="Afbeelding 14" descr="11-07-26 kleuren 12-s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1-07-26 kleuren 12-seri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72125" cy="590550"/>
                    </a:xfrm>
                    <a:prstGeom prst="rect">
                      <a:avLst/>
                    </a:prstGeom>
                    <a:noFill/>
                    <a:ln>
                      <a:noFill/>
                    </a:ln>
                  </pic:spPr>
                </pic:pic>
              </a:graphicData>
            </a:graphic>
          </wp:inline>
        </w:drawing>
      </w:r>
    </w:p>
    <w:p w14:paraId="53FD6BA6" w14:textId="77777777" w:rsidR="00103C70" w:rsidRDefault="00103C70" w:rsidP="00103C70">
      <w:pPr>
        <w:spacing w:line="240" w:lineRule="atLeast"/>
        <w:rPr>
          <w:i/>
        </w:rPr>
      </w:pPr>
      <w:r>
        <w:rPr>
          <w:i/>
        </w:rPr>
        <w:t>Kleuren in de ’12-serie’</w:t>
      </w:r>
    </w:p>
    <w:p w14:paraId="3C17AE80" w14:textId="77777777" w:rsidR="00103C70" w:rsidRDefault="00103C70" w:rsidP="00103C70">
      <w:pPr>
        <w:spacing w:line="240" w:lineRule="atLeast"/>
        <w:ind w:left="-70"/>
        <w:rPr>
          <w:i/>
        </w:rPr>
      </w:pPr>
      <w:r>
        <w:rPr>
          <w:i/>
          <w:noProof/>
        </w:rPr>
        <w:drawing>
          <wp:inline distT="0" distB="0" distL="0" distR="0" wp14:anchorId="0AC8C15F" wp14:editId="52AF1980">
            <wp:extent cx="3238500" cy="542925"/>
            <wp:effectExtent l="0" t="0" r="0" b="9525"/>
            <wp:docPr id="15" name="Afbeelding 15" descr="11-07-26 grijstin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1-07-26 grijstinte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8500" cy="542925"/>
                    </a:xfrm>
                    <a:prstGeom prst="rect">
                      <a:avLst/>
                    </a:prstGeom>
                    <a:noFill/>
                    <a:ln>
                      <a:noFill/>
                    </a:ln>
                  </pic:spPr>
                </pic:pic>
              </a:graphicData>
            </a:graphic>
          </wp:inline>
        </w:drawing>
      </w:r>
    </w:p>
    <w:p w14:paraId="738E2D41" w14:textId="77777777" w:rsidR="00103C70" w:rsidRPr="006F474C" w:rsidRDefault="00103C70" w:rsidP="00103C70">
      <w:pPr>
        <w:spacing w:line="240" w:lineRule="atLeast"/>
        <w:rPr>
          <w:i/>
        </w:rPr>
      </w:pPr>
      <w:r>
        <w:rPr>
          <w:i/>
        </w:rPr>
        <w:t>Wit/zwart en grijstinten</w:t>
      </w:r>
    </w:p>
    <w:p w14:paraId="306AFEC4" w14:textId="77777777" w:rsidR="00103C70" w:rsidRDefault="00103C70" w:rsidP="00103C70">
      <w:pPr>
        <w:spacing w:line="240" w:lineRule="atLeast"/>
        <w:ind w:left="360"/>
      </w:pPr>
    </w:p>
    <w:p w14:paraId="13BC6B44" w14:textId="77777777" w:rsidR="00103C70" w:rsidRPr="00BA66CA" w:rsidRDefault="00103C70" w:rsidP="00103C70">
      <w:pPr>
        <w:rPr>
          <w:b/>
          <w:i/>
        </w:rPr>
      </w:pPr>
      <w:r w:rsidRPr="00BA66CA">
        <w:rPr>
          <w:b/>
          <w:i/>
        </w:rPr>
        <w:t>Conversietabel CAD-kleuren – RGB-codes</w:t>
      </w:r>
    </w:p>
    <w:p w14:paraId="3E6BBCCF" w14:textId="77777777" w:rsidR="00103C70" w:rsidRPr="00BA66CA" w:rsidRDefault="00103C70" w:rsidP="00103C7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9"/>
        <w:gridCol w:w="970"/>
        <w:gridCol w:w="971"/>
        <w:gridCol w:w="971"/>
        <w:gridCol w:w="899"/>
        <w:gridCol w:w="975"/>
        <w:gridCol w:w="971"/>
        <w:gridCol w:w="971"/>
        <w:gridCol w:w="971"/>
      </w:tblGrid>
      <w:tr w:rsidR="00103C70" w:rsidRPr="00BA66CA" w14:paraId="0B2EA6E4" w14:textId="77777777" w:rsidTr="00D65079">
        <w:tc>
          <w:tcPr>
            <w:tcW w:w="4077" w:type="dxa"/>
            <w:gridSpan w:val="4"/>
            <w:tcBorders>
              <w:top w:val="nil"/>
              <w:left w:val="nil"/>
              <w:bottom w:val="nil"/>
              <w:right w:val="nil"/>
            </w:tcBorders>
          </w:tcPr>
          <w:p w14:paraId="46373860" w14:textId="77777777" w:rsidR="00103C70" w:rsidRPr="00BA66CA" w:rsidRDefault="00103C70" w:rsidP="00D65079">
            <w:r w:rsidRPr="00BA66CA">
              <w:rPr>
                <w:i/>
              </w:rPr>
              <w:t>Kleurenserie</w:t>
            </w:r>
            <w:r>
              <w:rPr>
                <w:i/>
              </w:rPr>
              <w:t xml:space="preserve"> lijnen</w:t>
            </w:r>
          </w:p>
        </w:tc>
        <w:tc>
          <w:tcPr>
            <w:tcW w:w="930" w:type="dxa"/>
            <w:tcBorders>
              <w:top w:val="nil"/>
              <w:left w:val="nil"/>
              <w:bottom w:val="nil"/>
              <w:right w:val="nil"/>
            </w:tcBorders>
          </w:tcPr>
          <w:p w14:paraId="4F7A9949" w14:textId="77777777" w:rsidR="00103C70" w:rsidRPr="00BA66CA" w:rsidRDefault="00103C70" w:rsidP="00D65079"/>
        </w:tc>
        <w:tc>
          <w:tcPr>
            <w:tcW w:w="3968" w:type="dxa"/>
            <w:gridSpan w:val="4"/>
            <w:tcBorders>
              <w:top w:val="nil"/>
              <w:left w:val="nil"/>
              <w:bottom w:val="nil"/>
              <w:right w:val="nil"/>
            </w:tcBorders>
          </w:tcPr>
          <w:p w14:paraId="2D575A44" w14:textId="77777777" w:rsidR="00103C70" w:rsidRPr="00BA66CA" w:rsidRDefault="00103C70" w:rsidP="00D65079">
            <w:pPr>
              <w:rPr>
                <w:i/>
              </w:rPr>
            </w:pPr>
            <w:r>
              <w:rPr>
                <w:i/>
              </w:rPr>
              <w:t>Kleurenserie arceringen</w:t>
            </w:r>
          </w:p>
        </w:tc>
      </w:tr>
      <w:tr w:rsidR="00103C70" w:rsidRPr="00BA66CA" w14:paraId="025E7543" w14:textId="77777777" w:rsidTr="00D65079">
        <w:tc>
          <w:tcPr>
            <w:tcW w:w="1101" w:type="dxa"/>
            <w:tcBorders>
              <w:top w:val="nil"/>
              <w:left w:val="nil"/>
              <w:bottom w:val="single" w:sz="4" w:space="0" w:color="auto"/>
            </w:tcBorders>
          </w:tcPr>
          <w:p w14:paraId="17C5378C" w14:textId="77777777" w:rsidR="00103C70" w:rsidRPr="00BA66CA" w:rsidRDefault="00103C70" w:rsidP="00D65079">
            <w:pPr>
              <w:tabs>
                <w:tab w:val="left" w:pos="626"/>
              </w:tabs>
            </w:pPr>
            <w:r w:rsidRPr="00BA66CA">
              <w:tab/>
            </w:r>
          </w:p>
        </w:tc>
        <w:tc>
          <w:tcPr>
            <w:tcW w:w="2976" w:type="dxa"/>
            <w:gridSpan w:val="3"/>
            <w:tcBorders>
              <w:top w:val="single" w:sz="4" w:space="0" w:color="auto"/>
              <w:bottom w:val="single" w:sz="4" w:space="0" w:color="auto"/>
            </w:tcBorders>
            <w:shd w:val="clear" w:color="auto" w:fill="C6D9F1"/>
          </w:tcPr>
          <w:p w14:paraId="03F0AA9D" w14:textId="77777777" w:rsidR="00103C70" w:rsidRPr="00BA66CA" w:rsidRDefault="00103C70" w:rsidP="00D65079">
            <w:pPr>
              <w:jc w:val="center"/>
            </w:pPr>
            <w:r w:rsidRPr="00BA66CA">
              <w:t>RGB</w:t>
            </w:r>
          </w:p>
        </w:tc>
        <w:tc>
          <w:tcPr>
            <w:tcW w:w="930" w:type="dxa"/>
            <w:tcBorders>
              <w:top w:val="nil"/>
              <w:bottom w:val="nil"/>
              <w:right w:val="nil"/>
            </w:tcBorders>
          </w:tcPr>
          <w:p w14:paraId="42CDF7B7" w14:textId="77777777" w:rsidR="00103C70" w:rsidRPr="00BA66CA" w:rsidRDefault="00103C70" w:rsidP="00D65079"/>
        </w:tc>
        <w:tc>
          <w:tcPr>
            <w:tcW w:w="992" w:type="dxa"/>
            <w:tcBorders>
              <w:top w:val="nil"/>
              <w:left w:val="nil"/>
              <w:bottom w:val="single" w:sz="4" w:space="0" w:color="auto"/>
            </w:tcBorders>
          </w:tcPr>
          <w:p w14:paraId="72A50789" w14:textId="77777777" w:rsidR="00103C70" w:rsidRPr="00BA66CA" w:rsidRDefault="00103C70" w:rsidP="00D65079">
            <w:pPr>
              <w:jc w:val="center"/>
            </w:pPr>
            <w:r w:rsidRPr="00BA66CA">
              <w:t xml:space="preserve"> </w:t>
            </w:r>
          </w:p>
        </w:tc>
        <w:tc>
          <w:tcPr>
            <w:tcW w:w="2976" w:type="dxa"/>
            <w:gridSpan w:val="3"/>
            <w:tcBorders>
              <w:top w:val="single" w:sz="4" w:space="0" w:color="auto"/>
              <w:bottom w:val="single" w:sz="4" w:space="0" w:color="auto"/>
            </w:tcBorders>
            <w:shd w:val="clear" w:color="auto" w:fill="C6D9F1"/>
          </w:tcPr>
          <w:p w14:paraId="401F0DBA" w14:textId="77777777" w:rsidR="00103C70" w:rsidRPr="00BA66CA" w:rsidRDefault="00103C70" w:rsidP="00D65079">
            <w:pPr>
              <w:jc w:val="center"/>
            </w:pPr>
            <w:r w:rsidRPr="00BA66CA">
              <w:t>RGB</w:t>
            </w:r>
          </w:p>
        </w:tc>
      </w:tr>
      <w:tr w:rsidR="00103C70" w:rsidRPr="00BA66CA" w14:paraId="3D03E26C" w14:textId="77777777" w:rsidTr="00D65079">
        <w:tc>
          <w:tcPr>
            <w:tcW w:w="1101" w:type="dxa"/>
            <w:tcBorders>
              <w:left w:val="single" w:sz="4" w:space="0" w:color="auto"/>
            </w:tcBorders>
            <w:shd w:val="clear" w:color="auto" w:fill="C6D9F1"/>
          </w:tcPr>
          <w:p w14:paraId="7CC532E6" w14:textId="77777777" w:rsidR="00103C70" w:rsidRPr="00BA66CA" w:rsidRDefault="00103C70" w:rsidP="00D65079">
            <w:pPr>
              <w:jc w:val="center"/>
              <w:rPr>
                <w:b/>
                <w:i/>
              </w:rPr>
            </w:pPr>
            <w:r w:rsidRPr="00BA66CA">
              <w:rPr>
                <w:b/>
                <w:i/>
              </w:rPr>
              <w:t>CAD</w:t>
            </w:r>
          </w:p>
        </w:tc>
        <w:tc>
          <w:tcPr>
            <w:tcW w:w="992" w:type="dxa"/>
            <w:tcBorders>
              <w:right w:val="dotted" w:sz="4" w:space="0" w:color="auto"/>
            </w:tcBorders>
            <w:shd w:val="clear" w:color="auto" w:fill="C6D9F1"/>
          </w:tcPr>
          <w:p w14:paraId="343E9E2A" w14:textId="77777777" w:rsidR="00103C70" w:rsidRPr="00BA66CA" w:rsidRDefault="00103C70" w:rsidP="00D65079">
            <w:pPr>
              <w:jc w:val="center"/>
            </w:pPr>
            <w:r w:rsidRPr="00BA66CA">
              <w:t>R</w:t>
            </w:r>
          </w:p>
        </w:tc>
        <w:tc>
          <w:tcPr>
            <w:tcW w:w="992" w:type="dxa"/>
            <w:tcBorders>
              <w:left w:val="dotted" w:sz="4" w:space="0" w:color="auto"/>
              <w:right w:val="dotted" w:sz="4" w:space="0" w:color="auto"/>
            </w:tcBorders>
            <w:shd w:val="clear" w:color="auto" w:fill="C6D9F1"/>
          </w:tcPr>
          <w:p w14:paraId="61467E5B" w14:textId="77777777" w:rsidR="00103C70" w:rsidRPr="00BA66CA" w:rsidRDefault="00103C70" w:rsidP="00D65079">
            <w:pPr>
              <w:jc w:val="center"/>
            </w:pPr>
            <w:r w:rsidRPr="00BA66CA">
              <w:t>G</w:t>
            </w:r>
          </w:p>
        </w:tc>
        <w:tc>
          <w:tcPr>
            <w:tcW w:w="992" w:type="dxa"/>
            <w:tcBorders>
              <w:left w:val="dotted" w:sz="4" w:space="0" w:color="auto"/>
            </w:tcBorders>
            <w:shd w:val="clear" w:color="auto" w:fill="C6D9F1"/>
          </w:tcPr>
          <w:p w14:paraId="686A65BD" w14:textId="77777777" w:rsidR="00103C70" w:rsidRPr="00BA66CA" w:rsidRDefault="00103C70" w:rsidP="00D65079">
            <w:pPr>
              <w:jc w:val="center"/>
            </w:pPr>
            <w:r w:rsidRPr="00BA66CA">
              <w:t>B</w:t>
            </w:r>
          </w:p>
        </w:tc>
        <w:tc>
          <w:tcPr>
            <w:tcW w:w="930" w:type="dxa"/>
            <w:tcBorders>
              <w:top w:val="nil"/>
              <w:bottom w:val="nil"/>
            </w:tcBorders>
          </w:tcPr>
          <w:p w14:paraId="54CDE717" w14:textId="77777777" w:rsidR="00103C70" w:rsidRPr="00BA66CA" w:rsidRDefault="00103C70" w:rsidP="00D65079"/>
        </w:tc>
        <w:tc>
          <w:tcPr>
            <w:tcW w:w="992" w:type="dxa"/>
            <w:shd w:val="clear" w:color="auto" w:fill="C6D9F1"/>
          </w:tcPr>
          <w:p w14:paraId="7A27389D" w14:textId="77777777" w:rsidR="00103C70" w:rsidRPr="00BA66CA" w:rsidRDefault="00103C70" w:rsidP="00D65079">
            <w:pPr>
              <w:jc w:val="center"/>
              <w:rPr>
                <w:b/>
                <w:i/>
              </w:rPr>
            </w:pPr>
            <w:r w:rsidRPr="00BA66CA">
              <w:rPr>
                <w:b/>
                <w:i/>
              </w:rPr>
              <w:t>CAD</w:t>
            </w:r>
          </w:p>
        </w:tc>
        <w:tc>
          <w:tcPr>
            <w:tcW w:w="992" w:type="dxa"/>
            <w:tcBorders>
              <w:right w:val="dotted" w:sz="4" w:space="0" w:color="auto"/>
            </w:tcBorders>
            <w:shd w:val="clear" w:color="auto" w:fill="C6D9F1"/>
          </w:tcPr>
          <w:p w14:paraId="4DB3E861" w14:textId="77777777" w:rsidR="00103C70" w:rsidRPr="00BA66CA" w:rsidRDefault="00103C70" w:rsidP="00D65079">
            <w:pPr>
              <w:jc w:val="center"/>
            </w:pPr>
            <w:r w:rsidRPr="00BA66CA">
              <w:t>R</w:t>
            </w:r>
          </w:p>
        </w:tc>
        <w:tc>
          <w:tcPr>
            <w:tcW w:w="992" w:type="dxa"/>
            <w:tcBorders>
              <w:left w:val="dotted" w:sz="4" w:space="0" w:color="auto"/>
              <w:right w:val="dotted" w:sz="4" w:space="0" w:color="auto"/>
            </w:tcBorders>
            <w:shd w:val="clear" w:color="auto" w:fill="C6D9F1"/>
          </w:tcPr>
          <w:p w14:paraId="09E6A922" w14:textId="77777777" w:rsidR="00103C70" w:rsidRPr="00BA66CA" w:rsidRDefault="00103C70" w:rsidP="00D65079">
            <w:pPr>
              <w:jc w:val="center"/>
            </w:pPr>
            <w:r w:rsidRPr="00BA66CA">
              <w:t>G</w:t>
            </w:r>
          </w:p>
        </w:tc>
        <w:tc>
          <w:tcPr>
            <w:tcW w:w="992" w:type="dxa"/>
            <w:tcBorders>
              <w:left w:val="dotted" w:sz="4" w:space="0" w:color="auto"/>
            </w:tcBorders>
            <w:shd w:val="clear" w:color="auto" w:fill="C6D9F1"/>
          </w:tcPr>
          <w:p w14:paraId="70F3334C" w14:textId="77777777" w:rsidR="00103C70" w:rsidRPr="00BA66CA" w:rsidRDefault="00103C70" w:rsidP="00D65079">
            <w:pPr>
              <w:jc w:val="center"/>
            </w:pPr>
            <w:r w:rsidRPr="00BA66CA">
              <w:t>B</w:t>
            </w:r>
          </w:p>
        </w:tc>
      </w:tr>
      <w:tr w:rsidR="00103C70" w:rsidRPr="00BA66CA" w14:paraId="28E8D01B" w14:textId="77777777" w:rsidTr="00D65079">
        <w:tc>
          <w:tcPr>
            <w:tcW w:w="1101" w:type="dxa"/>
            <w:tcBorders>
              <w:left w:val="single" w:sz="4" w:space="0" w:color="auto"/>
            </w:tcBorders>
          </w:tcPr>
          <w:p w14:paraId="59120DCB" w14:textId="77777777" w:rsidR="00103C70" w:rsidRPr="00BA66CA" w:rsidRDefault="00103C70" w:rsidP="00D65079">
            <w:pPr>
              <w:jc w:val="center"/>
              <w:rPr>
                <w:b/>
                <w:i/>
              </w:rPr>
            </w:pPr>
            <w:r w:rsidRPr="00BA66CA">
              <w:rPr>
                <w:b/>
                <w:i/>
              </w:rPr>
              <w:t>10</w:t>
            </w:r>
          </w:p>
        </w:tc>
        <w:tc>
          <w:tcPr>
            <w:tcW w:w="992" w:type="dxa"/>
            <w:tcBorders>
              <w:right w:val="dotted" w:sz="4" w:space="0" w:color="auto"/>
            </w:tcBorders>
          </w:tcPr>
          <w:p w14:paraId="24A8064E"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5D06A4D8" w14:textId="77777777" w:rsidR="00103C70" w:rsidRPr="00BA66CA" w:rsidRDefault="00103C70" w:rsidP="00D65079">
            <w:pPr>
              <w:jc w:val="center"/>
            </w:pPr>
            <w:r w:rsidRPr="00BA66CA">
              <w:t>0</w:t>
            </w:r>
          </w:p>
        </w:tc>
        <w:tc>
          <w:tcPr>
            <w:tcW w:w="992" w:type="dxa"/>
            <w:tcBorders>
              <w:left w:val="dotted" w:sz="4" w:space="0" w:color="auto"/>
            </w:tcBorders>
          </w:tcPr>
          <w:p w14:paraId="62EEC962" w14:textId="77777777" w:rsidR="00103C70" w:rsidRPr="00BA66CA" w:rsidRDefault="00103C70" w:rsidP="00D65079">
            <w:pPr>
              <w:jc w:val="center"/>
            </w:pPr>
            <w:r w:rsidRPr="00BA66CA">
              <w:t>0</w:t>
            </w:r>
          </w:p>
        </w:tc>
        <w:tc>
          <w:tcPr>
            <w:tcW w:w="930" w:type="dxa"/>
            <w:tcBorders>
              <w:top w:val="nil"/>
              <w:bottom w:val="nil"/>
            </w:tcBorders>
          </w:tcPr>
          <w:p w14:paraId="7DB0A969" w14:textId="77777777" w:rsidR="00103C70" w:rsidRPr="00BA66CA" w:rsidRDefault="00103C70" w:rsidP="00D65079"/>
        </w:tc>
        <w:tc>
          <w:tcPr>
            <w:tcW w:w="992" w:type="dxa"/>
          </w:tcPr>
          <w:p w14:paraId="7D602829" w14:textId="77777777" w:rsidR="00103C70" w:rsidRPr="00BA66CA" w:rsidRDefault="00103C70" w:rsidP="00D65079">
            <w:pPr>
              <w:jc w:val="center"/>
              <w:rPr>
                <w:b/>
                <w:i/>
              </w:rPr>
            </w:pPr>
            <w:r w:rsidRPr="00BA66CA">
              <w:rPr>
                <w:b/>
                <w:i/>
              </w:rPr>
              <w:t>12</w:t>
            </w:r>
          </w:p>
        </w:tc>
        <w:tc>
          <w:tcPr>
            <w:tcW w:w="992" w:type="dxa"/>
            <w:tcBorders>
              <w:right w:val="dotted" w:sz="4" w:space="0" w:color="auto"/>
            </w:tcBorders>
          </w:tcPr>
          <w:p w14:paraId="6CF1B962"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1061D49F" w14:textId="77777777" w:rsidR="00103C70" w:rsidRPr="00BA66CA" w:rsidRDefault="00103C70" w:rsidP="00D65079">
            <w:pPr>
              <w:jc w:val="center"/>
            </w:pPr>
            <w:r w:rsidRPr="00BA66CA">
              <w:t>0</w:t>
            </w:r>
          </w:p>
        </w:tc>
        <w:tc>
          <w:tcPr>
            <w:tcW w:w="992" w:type="dxa"/>
            <w:tcBorders>
              <w:left w:val="dotted" w:sz="4" w:space="0" w:color="auto"/>
            </w:tcBorders>
          </w:tcPr>
          <w:p w14:paraId="1426A085" w14:textId="77777777" w:rsidR="00103C70" w:rsidRPr="00BA66CA" w:rsidRDefault="00103C70" w:rsidP="00D65079">
            <w:pPr>
              <w:jc w:val="center"/>
            </w:pPr>
            <w:r w:rsidRPr="00BA66CA">
              <w:t>0</w:t>
            </w:r>
          </w:p>
        </w:tc>
      </w:tr>
      <w:tr w:rsidR="00103C70" w:rsidRPr="00BA66CA" w14:paraId="00EBA004" w14:textId="77777777" w:rsidTr="00D65079">
        <w:tc>
          <w:tcPr>
            <w:tcW w:w="1101" w:type="dxa"/>
            <w:tcBorders>
              <w:left w:val="single" w:sz="4" w:space="0" w:color="auto"/>
            </w:tcBorders>
          </w:tcPr>
          <w:p w14:paraId="068461B8" w14:textId="77777777" w:rsidR="00103C70" w:rsidRPr="00BA66CA" w:rsidRDefault="00103C70" w:rsidP="00D65079">
            <w:pPr>
              <w:jc w:val="center"/>
              <w:rPr>
                <w:b/>
                <w:i/>
              </w:rPr>
            </w:pPr>
            <w:r w:rsidRPr="00BA66CA">
              <w:rPr>
                <w:b/>
                <w:i/>
              </w:rPr>
              <w:t>20</w:t>
            </w:r>
          </w:p>
        </w:tc>
        <w:tc>
          <w:tcPr>
            <w:tcW w:w="992" w:type="dxa"/>
            <w:tcBorders>
              <w:right w:val="dotted" w:sz="4" w:space="0" w:color="auto"/>
            </w:tcBorders>
          </w:tcPr>
          <w:p w14:paraId="1FA59561"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2E60734B" w14:textId="77777777" w:rsidR="00103C70" w:rsidRPr="00BA66CA" w:rsidRDefault="00103C70" w:rsidP="00D65079">
            <w:pPr>
              <w:jc w:val="center"/>
            </w:pPr>
            <w:r w:rsidRPr="00BA66CA">
              <w:t>63</w:t>
            </w:r>
          </w:p>
        </w:tc>
        <w:tc>
          <w:tcPr>
            <w:tcW w:w="992" w:type="dxa"/>
            <w:tcBorders>
              <w:left w:val="dotted" w:sz="4" w:space="0" w:color="auto"/>
            </w:tcBorders>
          </w:tcPr>
          <w:p w14:paraId="4533E1E8" w14:textId="77777777" w:rsidR="00103C70" w:rsidRPr="00BA66CA" w:rsidRDefault="00103C70" w:rsidP="00D65079">
            <w:pPr>
              <w:jc w:val="center"/>
            </w:pPr>
            <w:r w:rsidRPr="00BA66CA">
              <w:t>0</w:t>
            </w:r>
          </w:p>
        </w:tc>
        <w:tc>
          <w:tcPr>
            <w:tcW w:w="930" w:type="dxa"/>
            <w:tcBorders>
              <w:top w:val="nil"/>
              <w:bottom w:val="nil"/>
            </w:tcBorders>
          </w:tcPr>
          <w:p w14:paraId="726E5D11" w14:textId="77777777" w:rsidR="00103C70" w:rsidRPr="00BA66CA" w:rsidRDefault="00103C70" w:rsidP="00D65079"/>
        </w:tc>
        <w:tc>
          <w:tcPr>
            <w:tcW w:w="992" w:type="dxa"/>
          </w:tcPr>
          <w:p w14:paraId="0EF54293" w14:textId="77777777" w:rsidR="00103C70" w:rsidRPr="00BA66CA" w:rsidRDefault="00103C70" w:rsidP="00D65079">
            <w:pPr>
              <w:jc w:val="center"/>
              <w:rPr>
                <w:b/>
                <w:i/>
              </w:rPr>
            </w:pPr>
            <w:r w:rsidRPr="00BA66CA">
              <w:rPr>
                <w:b/>
                <w:i/>
              </w:rPr>
              <w:t>22</w:t>
            </w:r>
          </w:p>
        </w:tc>
        <w:tc>
          <w:tcPr>
            <w:tcW w:w="992" w:type="dxa"/>
            <w:tcBorders>
              <w:right w:val="dotted" w:sz="4" w:space="0" w:color="auto"/>
            </w:tcBorders>
          </w:tcPr>
          <w:p w14:paraId="7207BC5E"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2DD2607B" w14:textId="77777777" w:rsidR="00103C70" w:rsidRPr="00BA66CA" w:rsidRDefault="00103C70" w:rsidP="00D65079">
            <w:pPr>
              <w:jc w:val="center"/>
            </w:pPr>
            <w:r w:rsidRPr="00BA66CA">
              <w:t>46</w:t>
            </w:r>
          </w:p>
        </w:tc>
        <w:tc>
          <w:tcPr>
            <w:tcW w:w="992" w:type="dxa"/>
            <w:tcBorders>
              <w:left w:val="dotted" w:sz="4" w:space="0" w:color="auto"/>
            </w:tcBorders>
          </w:tcPr>
          <w:p w14:paraId="7ACC0BBF" w14:textId="77777777" w:rsidR="00103C70" w:rsidRPr="00BA66CA" w:rsidRDefault="00103C70" w:rsidP="00D65079">
            <w:pPr>
              <w:jc w:val="center"/>
            </w:pPr>
            <w:r w:rsidRPr="00BA66CA">
              <w:t>0</w:t>
            </w:r>
          </w:p>
        </w:tc>
      </w:tr>
      <w:tr w:rsidR="00103C70" w:rsidRPr="00BA66CA" w14:paraId="6C563BE6" w14:textId="77777777" w:rsidTr="00D65079">
        <w:tc>
          <w:tcPr>
            <w:tcW w:w="1101" w:type="dxa"/>
            <w:tcBorders>
              <w:left w:val="single" w:sz="4" w:space="0" w:color="auto"/>
            </w:tcBorders>
          </w:tcPr>
          <w:p w14:paraId="6A667638" w14:textId="77777777" w:rsidR="00103C70" w:rsidRPr="00BA66CA" w:rsidRDefault="00103C70" w:rsidP="00D65079">
            <w:pPr>
              <w:jc w:val="center"/>
              <w:rPr>
                <w:b/>
                <w:i/>
              </w:rPr>
            </w:pPr>
            <w:r w:rsidRPr="00BA66CA">
              <w:rPr>
                <w:b/>
                <w:i/>
              </w:rPr>
              <w:t>30</w:t>
            </w:r>
          </w:p>
        </w:tc>
        <w:tc>
          <w:tcPr>
            <w:tcW w:w="992" w:type="dxa"/>
            <w:tcBorders>
              <w:right w:val="dotted" w:sz="4" w:space="0" w:color="auto"/>
            </w:tcBorders>
          </w:tcPr>
          <w:p w14:paraId="77D22818"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54591FA5" w14:textId="77777777" w:rsidR="00103C70" w:rsidRPr="00BA66CA" w:rsidRDefault="00103C70" w:rsidP="00D65079">
            <w:pPr>
              <w:jc w:val="center"/>
            </w:pPr>
            <w:r w:rsidRPr="00BA66CA">
              <w:t>127</w:t>
            </w:r>
          </w:p>
        </w:tc>
        <w:tc>
          <w:tcPr>
            <w:tcW w:w="992" w:type="dxa"/>
            <w:tcBorders>
              <w:left w:val="dotted" w:sz="4" w:space="0" w:color="auto"/>
            </w:tcBorders>
          </w:tcPr>
          <w:p w14:paraId="7A1FF1C0" w14:textId="77777777" w:rsidR="00103C70" w:rsidRPr="00BA66CA" w:rsidRDefault="00103C70" w:rsidP="00D65079">
            <w:pPr>
              <w:jc w:val="center"/>
            </w:pPr>
            <w:r w:rsidRPr="00BA66CA">
              <w:t>0</w:t>
            </w:r>
          </w:p>
        </w:tc>
        <w:tc>
          <w:tcPr>
            <w:tcW w:w="930" w:type="dxa"/>
            <w:tcBorders>
              <w:top w:val="nil"/>
              <w:bottom w:val="nil"/>
            </w:tcBorders>
          </w:tcPr>
          <w:p w14:paraId="368A59C6" w14:textId="77777777" w:rsidR="00103C70" w:rsidRPr="00BA66CA" w:rsidRDefault="00103C70" w:rsidP="00D65079"/>
        </w:tc>
        <w:tc>
          <w:tcPr>
            <w:tcW w:w="992" w:type="dxa"/>
          </w:tcPr>
          <w:p w14:paraId="74A2C0B1" w14:textId="77777777" w:rsidR="00103C70" w:rsidRPr="00BA66CA" w:rsidRDefault="00103C70" w:rsidP="00D65079">
            <w:pPr>
              <w:jc w:val="center"/>
              <w:rPr>
                <w:b/>
                <w:i/>
              </w:rPr>
            </w:pPr>
            <w:r w:rsidRPr="00BA66CA">
              <w:rPr>
                <w:b/>
                <w:i/>
              </w:rPr>
              <w:t>32</w:t>
            </w:r>
          </w:p>
        </w:tc>
        <w:tc>
          <w:tcPr>
            <w:tcW w:w="992" w:type="dxa"/>
            <w:tcBorders>
              <w:right w:val="dotted" w:sz="4" w:space="0" w:color="auto"/>
            </w:tcBorders>
          </w:tcPr>
          <w:p w14:paraId="22C7363F"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4F78D0C0" w14:textId="77777777" w:rsidR="00103C70" w:rsidRPr="00BA66CA" w:rsidRDefault="00103C70" w:rsidP="00D65079">
            <w:pPr>
              <w:jc w:val="center"/>
            </w:pPr>
            <w:r w:rsidRPr="00BA66CA">
              <w:t>94</w:t>
            </w:r>
          </w:p>
        </w:tc>
        <w:tc>
          <w:tcPr>
            <w:tcW w:w="992" w:type="dxa"/>
            <w:tcBorders>
              <w:left w:val="dotted" w:sz="4" w:space="0" w:color="auto"/>
            </w:tcBorders>
          </w:tcPr>
          <w:p w14:paraId="68ED22A0" w14:textId="77777777" w:rsidR="00103C70" w:rsidRPr="00BA66CA" w:rsidRDefault="00103C70" w:rsidP="00D65079">
            <w:pPr>
              <w:jc w:val="center"/>
            </w:pPr>
            <w:r w:rsidRPr="00BA66CA">
              <w:t>0</w:t>
            </w:r>
          </w:p>
        </w:tc>
      </w:tr>
      <w:tr w:rsidR="00103C70" w:rsidRPr="00BA66CA" w14:paraId="2F0541B9" w14:textId="77777777" w:rsidTr="00D65079">
        <w:tc>
          <w:tcPr>
            <w:tcW w:w="1101" w:type="dxa"/>
            <w:tcBorders>
              <w:left w:val="single" w:sz="4" w:space="0" w:color="auto"/>
            </w:tcBorders>
          </w:tcPr>
          <w:p w14:paraId="4344D659" w14:textId="77777777" w:rsidR="00103C70" w:rsidRPr="00BA66CA" w:rsidRDefault="00103C70" w:rsidP="00D65079">
            <w:pPr>
              <w:jc w:val="center"/>
              <w:rPr>
                <w:b/>
                <w:i/>
              </w:rPr>
            </w:pPr>
            <w:r w:rsidRPr="00BA66CA">
              <w:rPr>
                <w:b/>
                <w:i/>
              </w:rPr>
              <w:t>40</w:t>
            </w:r>
          </w:p>
        </w:tc>
        <w:tc>
          <w:tcPr>
            <w:tcW w:w="992" w:type="dxa"/>
            <w:tcBorders>
              <w:right w:val="dotted" w:sz="4" w:space="0" w:color="auto"/>
            </w:tcBorders>
          </w:tcPr>
          <w:p w14:paraId="42DFEE79"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23CC5F24" w14:textId="77777777" w:rsidR="00103C70" w:rsidRPr="00BA66CA" w:rsidRDefault="00103C70" w:rsidP="00D65079">
            <w:pPr>
              <w:jc w:val="center"/>
            </w:pPr>
            <w:r w:rsidRPr="00BA66CA">
              <w:t>191</w:t>
            </w:r>
          </w:p>
        </w:tc>
        <w:tc>
          <w:tcPr>
            <w:tcW w:w="992" w:type="dxa"/>
            <w:tcBorders>
              <w:left w:val="dotted" w:sz="4" w:space="0" w:color="auto"/>
            </w:tcBorders>
          </w:tcPr>
          <w:p w14:paraId="726AB0FB" w14:textId="77777777" w:rsidR="00103C70" w:rsidRPr="00BA66CA" w:rsidRDefault="00103C70" w:rsidP="00D65079">
            <w:pPr>
              <w:jc w:val="center"/>
            </w:pPr>
            <w:r w:rsidRPr="00BA66CA">
              <w:t>0</w:t>
            </w:r>
          </w:p>
        </w:tc>
        <w:tc>
          <w:tcPr>
            <w:tcW w:w="930" w:type="dxa"/>
            <w:tcBorders>
              <w:top w:val="nil"/>
              <w:bottom w:val="nil"/>
            </w:tcBorders>
          </w:tcPr>
          <w:p w14:paraId="02148346" w14:textId="77777777" w:rsidR="00103C70" w:rsidRPr="00BA66CA" w:rsidRDefault="00103C70" w:rsidP="00D65079"/>
        </w:tc>
        <w:tc>
          <w:tcPr>
            <w:tcW w:w="992" w:type="dxa"/>
          </w:tcPr>
          <w:p w14:paraId="67FCD218" w14:textId="77777777" w:rsidR="00103C70" w:rsidRPr="00BA66CA" w:rsidRDefault="00103C70" w:rsidP="00D65079">
            <w:pPr>
              <w:jc w:val="center"/>
              <w:rPr>
                <w:b/>
                <w:i/>
              </w:rPr>
            </w:pPr>
            <w:r w:rsidRPr="00BA66CA">
              <w:rPr>
                <w:b/>
                <w:i/>
              </w:rPr>
              <w:t>42</w:t>
            </w:r>
          </w:p>
        </w:tc>
        <w:tc>
          <w:tcPr>
            <w:tcW w:w="992" w:type="dxa"/>
            <w:tcBorders>
              <w:right w:val="dotted" w:sz="4" w:space="0" w:color="auto"/>
            </w:tcBorders>
          </w:tcPr>
          <w:p w14:paraId="6914CF5D"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5E642229" w14:textId="77777777" w:rsidR="00103C70" w:rsidRPr="00BA66CA" w:rsidRDefault="00103C70" w:rsidP="00D65079">
            <w:pPr>
              <w:jc w:val="center"/>
            </w:pPr>
            <w:r w:rsidRPr="00BA66CA">
              <w:t>141</w:t>
            </w:r>
          </w:p>
        </w:tc>
        <w:tc>
          <w:tcPr>
            <w:tcW w:w="992" w:type="dxa"/>
            <w:tcBorders>
              <w:left w:val="dotted" w:sz="4" w:space="0" w:color="auto"/>
            </w:tcBorders>
          </w:tcPr>
          <w:p w14:paraId="427F7701" w14:textId="77777777" w:rsidR="00103C70" w:rsidRPr="00BA66CA" w:rsidRDefault="00103C70" w:rsidP="00D65079">
            <w:pPr>
              <w:jc w:val="center"/>
            </w:pPr>
            <w:r w:rsidRPr="00BA66CA">
              <w:t>0</w:t>
            </w:r>
          </w:p>
        </w:tc>
      </w:tr>
      <w:tr w:rsidR="00103C70" w:rsidRPr="00BA66CA" w14:paraId="424E2EB3" w14:textId="77777777" w:rsidTr="00D65079">
        <w:tc>
          <w:tcPr>
            <w:tcW w:w="1101" w:type="dxa"/>
            <w:tcBorders>
              <w:left w:val="single" w:sz="4" w:space="0" w:color="auto"/>
            </w:tcBorders>
          </w:tcPr>
          <w:p w14:paraId="77B7204F" w14:textId="77777777" w:rsidR="00103C70" w:rsidRPr="00BA66CA" w:rsidRDefault="00103C70" w:rsidP="00D65079">
            <w:pPr>
              <w:jc w:val="center"/>
              <w:rPr>
                <w:b/>
                <w:i/>
              </w:rPr>
            </w:pPr>
            <w:r w:rsidRPr="00BA66CA">
              <w:rPr>
                <w:b/>
                <w:i/>
              </w:rPr>
              <w:t>50</w:t>
            </w:r>
          </w:p>
        </w:tc>
        <w:tc>
          <w:tcPr>
            <w:tcW w:w="992" w:type="dxa"/>
            <w:tcBorders>
              <w:right w:val="dotted" w:sz="4" w:space="0" w:color="auto"/>
            </w:tcBorders>
          </w:tcPr>
          <w:p w14:paraId="475F6931"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32534542" w14:textId="77777777" w:rsidR="00103C70" w:rsidRPr="00BA66CA" w:rsidRDefault="00103C70" w:rsidP="00D65079">
            <w:pPr>
              <w:jc w:val="center"/>
            </w:pPr>
            <w:r w:rsidRPr="00BA66CA">
              <w:t>255</w:t>
            </w:r>
          </w:p>
        </w:tc>
        <w:tc>
          <w:tcPr>
            <w:tcW w:w="992" w:type="dxa"/>
            <w:tcBorders>
              <w:left w:val="dotted" w:sz="4" w:space="0" w:color="auto"/>
            </w:tcBorders>
          </w:tcPr>
          <w:p w14:paraId="3F94C141" w14:textId="77777777" w:rsidR="00103C70" w:rsidRPr="00BA66CA" w:rsidRDefault="00103C70" w:rsidP="00D65079">
            <w:pPr>
              <w:jc w:val="center"/>
            </w:pPr>
            <w:r w:rsidRPr="00BA66CA">
              <w:t>0</w:t>
            </w:r>
          </w:p>
        </w:tc>
        <w:tc>
          <w:tcPr>
            <w:tcW w:w="930" w:type="dxa"/>
            <w:tcBorders>
              <w:top w:val="nil"/>
              <w:bottom w:val="nil"/>
            </w:tcBorders>
          </w:tcPr>
          <w:p w14:paraId="48C6B101" w14:textId="77777777" w:rsidR="00103C70" w:rsidRPr="00BA66CA" w:rsidRDefault="00103C70" w:rsidP="00D65079"/>
        </w:tc>
        <w:tc>
          <w:tcPr>
            <w:tcW w:w="992" w:type="dxa"/>
          </w:tcPr>
          <w:p w14:paraId="09815DC4" w14:textId="77777777" w:rsidR="00103C70" w:rsidRPr="00BA66CA" w:rsidRDefault="00103C70" w:rsidP="00D65079">
            <w:pPr>
              <w:jc w:val="center"/>
              <w:rPr>
                <w:b/>
                <w:i/>
              </w:rPr>
            </w:pPr>
            <w:r w:rsidRPr="00BA66CA">
              <w:rPr>
                <w:b/>
                <w:i/>
              </w:rPr>
              <w:t>52</w:t>
            </w:r>
          </w:p>
        </w:tc>
        <w:tc>
          <w:tcPr>
            <w:tcW w:w="992" w:type="dxa"/>
            <w:tcBorders>
              <w:right w:val="dotted" w:sz="4" w:space="0" w:color="auto"/>
            </w:tcBorders>
          </w:tcPr>
          <w:p w14:paraId="42F6D8FB"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12EEF88B" w14:textId="77777777" w:rsidR="00103C70" w:rsidRPr="00BA66CA" w:rsidRDefault="00103C70" w:rsidP="00D65079">
            <w:pPr>
              <w:jc w:val="center"/>
            </w:pPr>
            <w:r w:rsidRPr="00BA66CA">
              <w:t>189</w:t>
            </w:r>
          </w:p>
        </w:tc>
        <w:tc>
          <w:tcPr>
            <w:tcW w:w="992" w:type="dxa"/>
            <w:tcBorders>
              <w:left w:val="dotted" w:sz="4" w:space="0" w:color="auto"/>
            </w:tcBorders>
          </w:tcPr>
          <w:p w14:paraId="74C19A6D" w14:textId="77777777" w:rsidR="00103C70" w:rsidRPr="00BA66CA" w:rsidRDefault="00103C70" w:rsidP="00D65079">
            <w:pPr>
              <w:jc w:val="center"/>
            </w:pPr>
            <w:r w:rsidRPr="00BA66CA">
              <w:t>0</w:t>
            </w:r>
          </w:p>
        </w:tc>
      </w:tr>
      <w:tr w:rsidR="00103C70" w:rsidRPr="00BA66CA" w14:paraId="38847BE3" w14:textId="77777777" w:rsidTr="00D65079">
        <w:tc>
          <w:tcPr>
            <w:tcW w:w="1101" w:type="dxa"/>
            <w:tcBorders>
              <w:left w:val="single" w:sz="4" w:space="0" w:color="auto"/>
            </w:tcBorders>
          </w:tcPr>
          <w:p w14:paraId="4C626078" w14:textId="77777777" w:rsidR="00103C70" w:rsidRPr="00BA66CA" w:rsidRDefault="00103C70" w:rsidP="00D65079">
            <w:pPr>
              <w:jc w:val="center"/>
              <w:rPr>
                <w:b/>
                <w:i/>
              </w:rPr>
            </w:pPr>
            <w:r w:rsidRPr="00BA66CA">
              <w:rPr>
                <w:b/>
                <w:i/>
              </w:rPr>
              <w:t>60</w:t>
            </w:r>
          </w:p>
        </w:tc>
        <w:tc>
          <w:tcPr>
            <w:tcW w:w="992" w:type="dxa"/>
            <w:tcBorders>
              <w:right w:val="dotted" w:sz="4" w:space="0" w:color="auto"/>
            </w:tcBorders>
          </w:tcPr>
          <w:p w14:paraId="751BB475" w14:textId="77777777" w:rsidR="00103C70" w:rsidRPr="00BA66CA" w:rsidRDefault="00103C70" w:rsidP="00D65079">
            <w:pPr>
              <w:jc w:val="center"/>
            </w:pPr>
            <w:r w:rsidRPr="00BA66CA">
              <w:t>191</w:t>
            </w:r>
          </w:p>
        </w:tc>
        <w:tc>
          <w:tcPr>
            <w:tcW w:w="992" w:type="dxa"/>
            <w:tcBorders>
              <w:left w:val="dotted" w:sz="4" w:space="0" w:color="auto"/>
              <w:right w:val="dotted" w:sz="4" w:space="0" w:color="auto"/>
            </w:tcBorders>
          </w:tcPr>
          <w:p w14:paraId="42E6D6AD" w14:textId="77777777" w:rsidR="00103C70" w:rsidRPr="00BA66CA" w:rsidRDefault="00103C70" w:rsidP="00D65079">
            <w:pPr>
              <w:jc w:val="center"/>
            </w:pPr>
            <w:r w:rsidRPr="00BA66CA">
              <w:t>255</w:t>
            </w:r>
          </w:p>
        </w:tc>
        <w:tc>
          <w:tcPr>
            <w:tcW w:w="992" w:type="dxa"/>
            <w:tcBorders>
              <w:left w:val="dotted" w:sz="4" w:space="0" w:color="auto"/>
            </w:tcBorders>
          </w:tcPr>
          <w:p w14:paraId="2CC69386" w14:textId="77777777" w:rsidR="00103C70" w:rsidRPr="00BA66CA" w:rsidRDefault="00103C70" w:rsidP="00D65079">
            <w:pPr>
              <w:jc w:val="center"/>
            </w:pPr>
            <w:r w:rsidRPr="00BA66CA">
              <w:t>0</w:t>
            </w:r>
          </w:p>
        </w:tc>
        <w:tc>
          <w:tcPr>
            <w:tcW w:w="930" w:type="dxa"/>
            <w:tcBorders>
              <w:top w:val="nil"/>
              <w:bottom w:val="nil"/>
            </w:tcBorders>
          </w:tcPr>
          <w:p w14:paraId="59164C00" w14:textId="77777777" w:rsidR="00103C70" w:rsidRPr="00BA66CA" w:rsidRDefault="00103C70" w:rsidP="00D65079"/>
        </w:tc>
        <w:tc>
          <w:tcPr>
            <w:tcW w:w="992" w:type="dxa"/>
          </w:tcPr>
          <w:p w14:paraId="476E916A" w14:textId="77777777" w:rsidR="00103C70" w:rsidRPr="00BA66CA" w:rsidRDefault="00103C70" w:rsidP="00D65079">
            <w:pPr>
              <w:jc w:val="center"/>
              <w:rPr>
                <w:b/>
                <w:i/>
              </w:rPr>
            </w:pPr>
            <w:r w:rsidRPr="00BA66CA">
              <w:rPr>
                <w:b/>
                <w:i/>
              </w:rPr>
              <w:t>62</w:t>
            </w:r>
          </w:p>
        </w:tc>
        <w:tc>
          <w:tcPr>
            <w:tcW w:w="992" w:type="dxa"/>
            <w:tcBorders>
              <w:right w:val="dotted" w:sz="4" w:space="0" w:color="auto"/>
            </w:tcBorders>
          </w:tcPr>
          <w:p w14:paraId="77CD5B2F" w14:textId="77777777" w:rsidR="00103C70" w:rsidRPr="00BA66CA" w:rsidRDefault="00103C70" w:rsidP="00D65079">
            <w:pPr>
              <w:jc w:val="center"/>
            </w:pPr>
            <w:r w:rsidRPr="00BA66CA">
              <w:t>141</w:t>
            </w:r>
          </w:p>
        </w:tc>
        <w:tc>
          <w:tcPr>
            <w:tcW w:w="992" w:type="dxa"/>
            <w:tcBorders>
              <w:left w:val="dotted" w:sz="4" w:space="0" w:color="auto"/>
              <w:right w:val="dotted" w:sz="4" w:space="0" w:color="auto"/>
            </w:tcBorders>
          </w:tcPr>
          <w:p w14:paraId="1C300573" w14:textId="77777777" w:rsidR="00103C70" w:rsidRPr="00BA66CA" w:rsidRDefault="00103C70" w:rsidP="00D65079">
            <w:pPr>
              <w:jc w:val="center"/>
            </w:pPr>
            <w:r w:rsidRPr="00BA66CA">
              <w:t>189</w:t>
            </w:r>
          </w:p>
        </w:tc>
        <w:tc>
          <w:tcPr>
            <w:tcW w:w="992" w:type="dxa"/>
            <w:tcBorders>
              <w:left w:val="dotted" w:sz="4" w:space="0" w:color="auto"/>
            </w:tcBorders>
          </w:tcPr>
          <w:p w14:paraId="794DCB7D" w14:textId="77777777" w:rsidR="00103C70" w:rsidRPr="00BA66CA" w:rsidRDefault="00103C70" w:rsidP="00D65079">
            <w:pPr>
              <w:jc w:val="center"/>
            </w:pPr>
            <w:r w:rsidRPr="00BA66CA">
              <w:t>0</w:t>
            </w:r>
          </w:p>
        </w:tc>
      </w:tr>
      <w:tr w:rsidR="00103C70" w:rsidRPr="00BA66CA" w14:paraId="749625BE" w14:textId="77777777" w:rsidTr="00D65079">
        <w:tc>
          <w:tcPr>
            <w:tcW w:w="1101" w:type="dxa"/>
            <w:tcBorders>
              <w:left w:val="single" w:sz="4" w:space="0" w:color="auto"/>
            </w:tcBorders>
          </w:tcPr>
          <w:p w14:paraId="4D918882" w14:textId="77777777" w:rsidR="00103C70" w:rsidRPr="00BA66CA" w:rsidRDefault="00103C70" w:rsidP="00D65079">
            <w:pPr>
              <w:jc w:val="center"/>
              <w:rPr>
                <w:b/>
                <w:i/>
              </w:rPr>
            </w:pPr>
            <w:r w:rsidRPr="00BA66CA">
              <w:rPr>
                <w:b/>
                <w:i/>
              </w:rPr>
              <w:t>90</w:t>
            </w:r>
          </w:p>
        </w:tc>
        <w:tc>
          <w:tcPr>
            <w:tcW w:w="992" w:type="dxa"/>
            <w:tcBorders>
              <w:right w:val="dotted" w:sz="4" w:space="0" w:color="auto"/>
            </w:tcBorders>
          </w:tcPr>
          <w:p w14:paraId="632EC348"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14069C1E" w14:textId="77777777" w:rsidR="00103C70" w:rsidRPr="00BA66CA" w:rsidRDefault="00103C70" w:rsidP="00D65079">
            <w:pPr>
              <w:jc w:val="center"/>
            </w:pPr>
            <w:r w:rsidRPr="00BA66CA">
              <w:t>255</w:t>
            </w:r>
          </w:p>
        </w:tc>
        <w:tc>
          <w:tcPr>
            <w:tcW w:w="992" w:type="dxa"/>
            <w:tcBorders>
              <w:left w:val="dotted" w:sz="4" w:space="0" w:color="auto"/>
            </w:tcBorders>
          </w:tcPr>
          <w:p w14:paraId="5C9FE125" w14:textId="77777777" w:rsidR="00103C70" w:rsidRPr="00BA66CA" w:rsidRDefault="00103C70" w:rsidP="00D65079">
            <w:pPr>
              <w:jc w:val="center"/>
            </w:pPr>
            <w:r w:rsidRPr="00BA66CA">
              <w:t>0</w:t>
            </w:r>
          </w:p>
        </w:tc>
        <w:tc>
          <w:tcPr>
            <w:tcW w:w="930" w:type="dxa"/>
            <w:tcBorders>
              <w:top w:val="nil"/>
              <w:bottom w:val="nil"/>
            </w:tcBorders>
          </w:tcPr>
          <w:p w14:paraId="7C8D35C2" w14:textId="77777777" w:rsidR="00103C70" w:rsidRPr="00BA66CA" w:rsidRDefault="00103C70" w:rsidP="00D65079"/>
        </w:tc>
        <w:tc>
          <w:tcPr>
            <w:tcW w:w="992" w:type="dxa"/>
          </w:tcPr>
          <w:p w14:paraId="50545434" w14:textId="77777777" w:rsidR="00103C70" w:rsidRPr="00BA66CA" w:rsidRDefault="00103C70" w:rsidP="00D65079">
            <w:pPr>
              <w:jc w:val="center"/>
              <w:rPr>
                <w:b/>
                <w:i/>
              </w:rPr>
            </w:pPr>
            <w:r w:rsidRPr="00BA66CA">
              <w:rPr>
                <w:b/>
                <w:i/>
              </w:rPr>
              <w:t>92</w:t>
            </w:r>
          </w:p>
        </w:tc>
        <w:tc>
          <w:tcPr>
            <w:tcW w:w="992" w:type="dxa"/>
            <w:tcBorders>
              <w:right w:val="dotted" w:sz="4" w:space="0" w:color="auto"/>
            </w:tcBorders>
          </w:tcPr>
          <w:p w14:paraId="4E2F2B20"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02965B79" w14:textId="77777777" w:rsidR="00103C70" w:rsidRPr="00BA66CA" w:rsidRDefault="00103C70" w:rsidP="00D65079">
            <w:pPr>
              <w:jc w:val="center"/>
            </w:pPr>
            <w:r w:rsidRPr="00BA66CA">
              <w:t>189</w:t>
            </w:r>
          </w:p>
        </w:tc>
        <w:tc>
          <w:tcPr>
            <w:tcW w:w="992" w:type="dxa"/>
            <w:tcBorders>
              <w:left w:val="dotted" w:sz="4" w:space="0" w:color="auto"/>
            </w:tcBorders>
          </w:tcPr>
          <w:p w14:paraId="5D3FD333" w14:textId="77777777" w:rsidR="00103C70" w:rsidRPr="00BA66CA" w:rsidRDefault="00103C70" w:rsidP="00D65079">
            <w:pPr>
              <w:jc w:val="center"/>
            </w:pPr>
            <w:r w:rsidRPr="00BA66CA">
              <w:t>0</w:t>
            </w:r>
          </w:p>
        </w:tc>
      </w:tr>
      <w:tr w:rsidR="00103C70" w:rsidRPr="00BA66CA" w14:paraId="5337D9E0" w14:textId="77777777" w:rsidTr="00D65079">
        <w:tc>
          <w:tcPr>
            <w:tcW w:w="1101" w:type="dxa"/>
            <w:tcBorders>
              <w:left w:val="single" w:sz="4" w:space="0" w:color="auto"/>
            </w:tcBorders>
          </w:tcPr>
          <w:p w14:paraId="3F32CF2D" w14:textId="77777777" w:rsidR="00103C70" w:rsidRPr="00BA66CA" w:rsidRDefault="00103C70" w:rsidP="00D65079">
            <w:pPr>
              <w:jc w:val="center"/>
              <w:rPr>
                <w:b/>
                <w:i/>
              </w:rPr>
            </w:pPr>
            <w:r w:rsidRPr="00BA66CA">
              <w:rPr>
                <w:b/>
                <w:i/>
              </w:rPr>
              <w:t>130</w:t>
            </w:r>
          </w:p>
        </w:tc>
        <w:tc>
          <w:tcPr>
            <w:tcW w:w="992" w:type="dxa"/>
            <w:tcBorders>
              <w:right w:val="dotted" w:sz="4" w:space="0" w:color="auto"/>
            </w:tcBorders>
          </w:tcPr>
          <w:p w14:paraId="1B42D395"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6DBBB39F" w14:textId="77777777" w:rsidR="00103C70" w:rsidRPr="00BA66CA" w:rsidRDefault="00103C70" w:rsidP="00D65079">
            <w:pPr>
              <w:jc w:val="center"/>
            </w:pPr>
            <w:r w:rsidRPr="00BA66CA">
              <w:t>255</w:t>
            </w:r>
          </w:p>
        </w:tc>
        <w:tc>
          <w:tcPr>
            <w:tcW w:w="992" w:type="dxa"/>
            <w:tcBorders>
              <w:left w:val="dotted" w:sz="4" w:space="0" w:color="auto"/>
            </w:tcBorders>
          </w:tcPr>
          <w:p w14:paraId="54E6D951" w14:textId="77777777" w:rsidR="00103C70" w:rsidRPr="00BA66CA" w:rsidRDefault="00103C70" w:rsidP="00D65079">
            <w:pPr>
              <w:jc w:val="center"/>
            </w:pPr>
            <w:r w:rsidRPr="00BA66CA">
              <w:t>255</w:t>
            </w:r>
          </w:p>
        </w:tc>
        <w:tc>
          <w:tcPr>
            <w:tcW w:w="930" w:type="dxa"/>
            <w:tcBorders>
              <w:top w:val="nil"/>
              <w:bottom w:val="nil"/>
            </w:tcBorders>
          </w:tcPr>
          <w:p w14:paraId="372BCA53" w14:textId="77777777" w:rsidR="00103C70" w:rsidRPr="00BA66CA" w:rsidRDefault="00103C70" w:rsidP="00D65079"/>
        </w:tc>
        <w:tc>
          <w:tcPr>
            <w:tcW w:w="992" w:type="dxa"/>
          </w:tcPr>
          <w:p w14:paraId="25FD9A16" w14:textId="77777777" w:rsidR="00103C70" w:rsidRPr="00BA66CA" w:rsidRDefault="00103C70" w:rsidP="00D65079">
            <w:pPr>
              <w:jc w:val="center"/>
              <w:rPr>
                <w:b/>
                <w:i/>
              </w:rPr>
            </w:pPr>
            <w:r w:rsidRPr="00BA66CA">
              <w:rPr>
                <w:b/>
                <w:i/>
              </w:rPr>
              <w:t>132</w:t>
            </w:r>
          </w:p>
        </w:tc>
        <w:tc>
          <w:tcPr>
            <w:tcW w:w="992" w:type="dxa"/>
            <w:tcBorders>
              <w:right w:val="dotted" w:sz="4" w:space="0" w:color="auto"/>
            </w:tcBorders>
          </w:tcPr>
          <w:p w14:paraId="0D0CFFDC"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46C0416F" w14:textId="77777777" w:rsidR="00103C70" w:rsidRPr="00BA66CA" w:rsidRDefault="00103C70" w:rsidP="00D65079">
            <w:pPr>
              <w:jc w:val="center"/>
            </w:pPr>
            <w:r w:rsidRPr="00BA66CA">
              <w:t>189</w:t>
            </w:r>
          </w:p>
        </w:tc>
        <w:tc>
          <w:tcPr>
            <w:tcW w:w="992" w:type="dxa"/>
            <w:tcBorders>
              <w:left w:val="dotted" w:sz="4" w:space="0" w:color="auto"/>
            </w:tcBorders>
          </w:tcPr>
          <w:p w14:paraId="589B2719" w14:textId="77777777" w:rsidR="00103C70" w:rsidRPr="00BA66CA" w:rsidRDefault="00103C70" w:rsidP="00D65079">
            <w:pPr>
              <w:jc w:val="center"/>
            </w:pPr>
            <w:r w:rsidRPr="00BA66CA">
              <w:t>189</w:t>
            </w:r>
          </w:p>
        </w:tc>
      </w:tr>
      <w:tr w:rsidR="00103C70" w:rsidRPr="00BA66CA" w14:paraId="5360896F" w14:textId="77777777" w:rsidTr="00D65079">
        <w:tc>
          <w:tcPr>
            <w:tcW w:w="1101" w:type="dxa"/>
            <w:tcBorders>
              <w:left w:val="single" w:sz="4" w:space="0" w:color="auto"/>
            </w:tcBorders>
          </w:tcPr>
          <w:p w14:paraId="20AE4084" w14:textId="77777777" w:rsidR="00103C70" w:rsidRPr="00BA66CA" w:rsidRDefault="00103C70" w:rsidP="00D65079">
            <w:pPr>
              <w:jc w:val="center"/>
              <w:rPr>
                <w:b/>
                <w:i/>
              </w:rPr>
            </w:pPr>
            <w:r w:rsidRPr="00BA66CA">
              <w:rPr>
                <w:b/>
                <w:i/>
              </w:rPr>
              <w:t>150</w:t>
            </w:r>
          </w:p>
        </w:tc>
        <w:tc>
          <w:tcPr>
            <w:tcW w:w="992" w:type="dxa"/>
            <w:tcBorders>
              <w:right w:val="dotted" w:sz="4" w:space="0" w:color="auto"/>
            </w:tcBorders>
          </w:tcPr>
          <w:p w14:paraId="57EDCF22"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59303A9E" w14:textId="77777777" w:rsidR="00103C70" w:rsidRPr="00BA66CA" w:rsidRDefault="00103C70" w:rsidP="00D65079">
            <w:pPr>
              <w:jc w:val="center"/>
            </w:pPr>
            <w:r w:rsidRPr="00BA66CA">
              <w:t>127</w:t>
            </w:r>
          </w:p>
        </w:tc>
        <w:tc>
          <w:tcPr>
            <w:tcW w:w="992" w:type="dxa"/>
            <w:tcBorders>
              <w:left w:val="dotted" w:sz="4" w:space="0" w:color="auto"/>
            </w:tcBorders>
          </w:tcPr>
          <w:p w14:paraId="2A45B57D" w14:textId="77777777" w:rsidR="00103C70" w:rsidRPr="00BA66CA" w:rsidRDefault="00103C70" w:rsidP="00D65079">
            <w:pPr>
              <w:jc w:val="center"/>
            </w:pPr>
            <w:r w:rsidRPr="00BA66CA">
              <w:t>255</w:t>
            </w:r>
          </w:p>
        </w:tc>
        <w:tc>
          <w:tcPr>
            <w:tcW w:w="930" w:type="dxa"/>
            <w:tcBorders>
              <w:top w:val="nil"/>
              <w:bottom w:val="nil"/>
            </w:tcBorders>
          </w:tcPr>
          <w:p w14:paraId="4F503A13" w14:textId="77777777" w:rsidR="00103C70" w:rsidRPr="00BA66CA" w:rsidRDefault="00103C70" w:rsidP="00D65079"/>
        </w:tc>
        <w:tc>
          <w:tcPr>
            <w:tcW w:w="992" w:type="dxa"/>
          </w:tcPr>
          <w:p w14:paraId="53D0D78C" w14:textId="77777777" w:rsidR="00103C70" w:rsidRPr="00BA66CA" w:rsidRDefault="00103C70" w:rsidP="00D65079">
            <w:pPr>
              <w:jc w:val="center"/>
              <w:rPr>
                <w:b/>
                <w:i/>
              </w:rPr>
            </w:pPr>
            <w:r w:rsidRPr="00BA66CA">
              <w:rPr>
                <w:b/>
                <w:i/>
              </w:rPr>
              <w:t>152</w:t>
            </w:r>
          </w:p>
        </w:tc>
        <w:tc>
          <w:tcPr>
            <w:tcW w:w="992" w:type="dxa"/>
            <w:tcBorders>
              <w:right w:val="dotted" w:sz="4" w:space="0" w:color="auto"/>
            </w:tcBorders>
          </w:tcPr>
          <w:p w14:paraId="0DE9FE3D"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64CB1E9C" w14:textId="77777777" w:rsidR="00103C70" w:rsidRPr="00BA66CA" w:rsidRDefault="00103C70" w:rsidP="00D65079">
            <w:pPr>
              <w:jc w:val="center"/>
            </w:pPr>
            <w:r w:rsidRPr="00BA66CA">
              <w:t>94</w:t>
            </w:r>
          </w:p>
        </w:tc>
        <w:tc>
          <w:tcPr>
            <w:tcW w:w="992" w:type="dxa"/>
            <w:tcBorders>
              <w:left w:val="dotted" w:sz="4" w:space="0" w:color="auto"/>
            </w:tcBorders>
          </w:tcPr>
          <w:p w14:paraId="5F622634" w14:textId="77777777" w:rsidR="00103C70" w:rsidRPr="00BA66CA" w:rsidRDefault="00103C70" w:rsidP="00D65079">
            <w:pPr>
              <w:jc w:val="center"/>
            </w:pPr>
            <w:r w:rsidRPr="00BA66CA">
              <w:t>189</w:t>
            </w:r>
          </w:p>
        </w:tc>
      </w:tr>
      <w:tr w:rsidR="00103C70" w:rsidRPr="00BA66CA" w14:paraId="3C2E9D4A" w14:textId="77777777" w:rsidTr="00D65079">
        <w:tc>
          <w:tcPr>
            <w:tcW w:w="1101" w:type="dxa"/>
            <w:tcBorders>
              <w:left w:val="single" w:sz="4" w:space="0" w:color="auto"/>
            </w:tcBorders>
          </w:tcPr>
          <w:p w14:paraId="39853A6C" w14:textId="77777777" w:rsidR="00103C70" w:rsidRPr="00BA66CA" w:rsidRDefault="00103C70" w:rsidP="00D65079">
            <w:pPr>
              <w:jc w:val="center"/>
              <w:rPr>
                <w:b/>
                <w:i/>
              </w:rPr>
            </w:pPr>
            <w:r w:rsidRPr="00BA66CA">
              <w:rPr>
                <w:b/>
                <w:i/>
              </w:rPr>
              <w:t>170</w:t>
            </w:r>
          </w:p>
        </w:tc>
        <w:tc>
          <w:tcPr>
            <w:tcW w:w="992" w:type="dxa"/>
            <w:tcBorders>
              <w:right w:val="dotted" w:sz="4" w:space="0" w:color="auto"/>
            </w:tcBorders>
          </w:tcPr>
          <w:p w14:paraId="471F0592"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0C257EB2" w14:textId="77777777" w:rsidR="00103C70" w:rsidRPr="00BA66CA" w:rsidRDefault="00103C70" w:rsidP="00D65079">
            <w:pPr>
              <w:jc w:val="center"/>
            </w:pPr>
            <w:r w:rsidRPr="00BA66CA">
              <w:t>0</w:t>
            </w:r>
          </w:p>
        </w:tc>
        <w:tc>
          <w:tcPr>
            <w:tcW w:w="992" w:type="dxa"/>
            <w:tcBorders>
              <w:left w:val="dotted" w:sz="4" w:space="0" w:color="auto"/>
            </w:tcBorders>
          </w:tcPr>
          <w:p w14:paraId="157A1F2D" w14:textId="77777777" w:rsidR="00103C70" w:rsidRPr="00BA66CA" w:rsidRDefault="00103C70" w:rsidP="00D65079">
            <w:pPr>
              <w:jc w:val="center"/>
            </w:pPr>
            <w:r w:rsidRPr="00BA66CA">
              <w:t>255</w:t>
            </w:r>
          </w:p>
        </w:tc>
        <w:tc>
          <w:tcPr>
            <w:tcW w:w="930" w:type="dxa"/>
            <w:tcBorders>
              <w:top w:val="nil"/>
              <w:bottom w:val="nil"/>
            </w:tcBorders>
          </w:tcPr>
          <w:p w14:paraId="090AB0C8" w14:textId="77777777" w:rsidR="00103C70" w:rsidRPr="00BA66CA" w:rsidRDefault="00103C70" w:rsidP="00D65079"/>
        </w:tc>
        <w:tc>
          <w:tcPr>
            <w:tcW w:w="992" w:type="dxa"/>
          </w:tcPr>
          <w:p w14:paraId="7A2C9B4E" w14:textId="77777777" w:rsidR="00103C70" w:rsidRPr="00BA66CA" w:rsidRDefault="00103C70" w:rsidP="00D65079">
            <w:pPr>
              <w:jc w:val="center"/>
              <w:rPr>
                <w:b/>
                <w:i/>
              </w:rPr>
            </w:pPr>
            <w:r w:rsidRPr="00BA66CA">
              <w:rPr>
                <w:b/>
                <w:i/>
              </w:rPr>
              <w:t>172</w:t>
            </w:r>
          </w:p>
        </w:tc>
        <w:tc>
          <w:tcPr>
            <w:tcW w:w="992" w:type="dxa"/>
            <w:tcBorders>
              <w:right w:val="dotted" w:sz="4" w:space="0" w:color="auto"/>
            </w:tcBorders>
          </w:tcPr>
          <w:p w14:paraId="1C4EF773" w14:textId="77777777" w:rsidR="00103C70" w:rsidRPr="00BA66CA" w:rsidRDefault="00103C70" w:rsidP="00D65079">
            <w:pPr>
              <w:jc w:val="center"/>
            </w:pPr>
            <w:r w:rsidRPr="00BA66CA">
              <w:t>0</w:t>
            </w:r>
          </w:p>
        </w:tc>
        <w:tc>
          <w:tcPr>
            <w:tcW w:w="992" w:type="dxa"/>
            <w:tcBorders>
              <w:left w:val="dotted" w:sz="4" w:space="0" w:color="auto"/>
              <w:right w:val="dotted" w:sz="4" w:space="0" w:color="auto"/>
            </w:tcBorders>
          </w:tcPr>
          <w:p w14:paraId="1C77B0D9" w14:textId="77777777" w:rsidR="00103C70" w:rsidRPr="00BA66CA" w:rsidRDefault="00103C70" w:rsidP="00D65079">
            <w:pPr>
              <w:jc w:val="center"/>
            </w:pPr>
            <w:r w:rsidRPr="00BA66CA">
              <w:t>0</w:t>
            </w:r>
          </w:p>
        </w:tc>
        <w:tc>
          <w:tcPr>
            <w:tcW w:w="992" w:type="dxa"/>
            <w:tcBorders>
              <w:left w:val="dotted" w:sz="4" w:space="0" w:color="auto"/>
            </w:tcBorders>
          </w:tcPr>
          <w:p w14:paraId="36C845E8" w14:textId="77777777" w:rsidR="00103C70" w:rsidRPr="00BA66CA" w:rsidRDefault="00103C70" w:rsidP="00D65079">
            <w:pPr>
              <w:jc w:val="center"/>
            </w:pPr>
            <w:r w:rsidRPr="00BA66CA">
              <w:t>189</w:t>
            </w:r>
          </w:p>
        </w:tc>
      </w:tr>
      <w:tr w:rsidR="00103C70" w:rsidRPr="00BA66CA" w14:paraId="1100DC09" w14:textId="77777777" w:rsidTr="00D65079">
        <w:tc>
          <w:tcPr>
            <w:tcW w:w="1101" w:type="dxa"/>
            <w:tcBorders>
              <w:left w:val="single" w:sz="4" w:space="0" w:color="auto"/>
            </w:tcBorders>
          </w:tcPr>
          <w:p w14:paraId="6354E8B6" w14:textId="77777777" w:rsidR="00103C70" w:rsidRPr="00BA66CA" w:rsidRDefault="00103C70" w:rsidP="00D65079">
            <w:pPr>
              <w:jc w:val="center"/>
              <w:rPr>
                <w:b/>
                <w:i/>
              </w:rPr>
            </w:pPr>
            <w:r w:rsidRPr="00BA66CA">
              <w:rPr>
                <w:b/>
                <w:i/>
              </w:rPr>
              <w:t>210</w:t>
            </w:r>
          </w:p>
        </w:tc>
        <w:tc>
          <w:tcPr>
            <w:tcW w:w="992" w:type="dxa"/>
            <w:tcBorders>
              <w:right w:val="dotted" w:sz="4" w:space="0" w:color="auto"/>
            </w:tcBorders>
          </w:tcPr>
          <w:p w14:paraId="4B707D3C" w14:textId="77777777" w:rsidR="00103C70" w:rsidRPr="00BA66CA" w:rsidRDefault="00103C70" w:rsidP="00D65079">
            <w:pPr>
              <w:jc w:val="center"/>
            </w:pPr>
            <w:r w:rsidRPr="00BA66CA">
              <w:t>255</w:t>
            </w:r>
          </w:p>
        </w:tc>
        <w:tc>
          <w:tcPr>
            <w:tcW w:w="992" w:type="dxa"/>
            <w:tcBorders>
              <w:left w:val="dotted" w:sz="4" w:space="0" w:color="auto"/>
              <w:right w:val="dotted" w:sz="4" w:space="0" w:color="auto"/>
            </w:tcBorders>
          </w:tcPr>
          <w:p w14:paraId="35814EF3" w14:textId="77777777" w:rsidR="00103C70" w:rsidRPr="00BA66CA" w:rsidRDefault="00103C70" w:rsidP="00D65079">
            <w:pPr>
              <w:jc w:val="center"/>
            </w:pPr>
            <w:r w:rsidRPr="00BA66CA">
              <w:t>0</w:t>
            </w:r>
          </w:p>
        </w:tc>
        <w:tc>
          <w:tcPr>
            <w:tcW w:w="992" w:type="dxa"/>
            <w:tcBorders>
              <w:left w:val="dotted" w:sz="4" w:space="0" w:color="auto"/>
            </w:tcBorders>
          </w:tcPr>
          <w:p w14:paraId="3CBE8630" w14:textId="77777777" w:rsidR="00103C70" w:rsidRPr="00BA66CA" w:rsidRDefault="00103C70" w:rsidP="00D65079">
            <w:pPr>
              <w:jc w:val="center"/>
            </w:pPr>
            <w:r w:rsidRPr="00BA66CA">
              <w:t>255</w:t>
            </w:r>
          </w:p>
        </w:tc>
        <w:tc>
          <w:tcPr>
            <w:tcW w:w="930" w:type="dxa"/>
            <w:tcBorders>
              <w:top w:val="nil"/>
              <w:bottom w:val="nil"/>
            </w:tcBorders>
          </w:tcPr>
          <w:p w14:paraId="742EA4F8" w14:textId="77777777" w:rsidR="00103C70" w:rsidRPr="00BA66CA" w:rsidRDefault="00103C70" w:rsidP="00D65079"/>
        </w:tc>
        <w:tc>
          <w:tcPr>
            <w:tcW w:w="992" w:type="dxa"/>
          </w:tcPr>
          <w:p w14:paraId="3C7BAD83" w14:textId="77777777" w:rsidR="00103C70" w:rsidRPr="00BA66CA" w:rsidRDefault="00103C70" w:rsidP="00D65079">
            <w:pPr>
              <w:jc w:val="center"/>
              <w:rPr>
                <w:b/>
                <w:i/>
              </w:rPr>
            </w:pPr>
            <w:r w:rsidRPr="00BA66CA">
              <w:rPr>
                <w:b/>
                <w:i/>
              </w:rPr>
              <w:t>212</w:t>
            </w:r>
          </w:p>
        </w:tc>
        <w:tc>
          <w:tcPr>
            <w:tcW w:w="992" w:type="dxa"/>
            <w:tcBorders>
              <w:right w:val="dotted" w:sz="4" w:space="0" w:color="auto"/>
            </w:tcBorders>
          </w:tcPr>
          <w:p w14:paraId="6FBC5853" w14:textId="77777777" w:rsidR="00103C70" w:rsidRPr="00BA66CA" w:rsidRDefault="00103C70" w:rsidP="00D65079">
            <w:pPr>
              <w:jc w:val="center"/>
            </w:pPr>
            <w:r w:rsidRPr="00BA66CA">
              <w:t>189</w:t>
            </w:r>
          </w:p>
        </w:tc>
        <w:tc>
          <w:tcPr>
            <w:tcW w:w="992" w:type="dxa"/>
            <w:tcBorders>
              <w:left w:val="dotted" w:sz="4" w:space="0" w:color="auto"/>
              <w:right w:val="dotted" w:sz="4" w:space="0" w:color="auto"/>
            </w:tcBorders>
          </w:tcPr>
          <w:p w14:paraId="27954AE9" w14:textId="77777777" w:rsidR="00103C70" w:rsidRPr="00BA66CA" w:rsidRDefault="00103C70" w:rsidP="00D65079">
            <w:pPr>
              <w:jc w:val="center"/>
            </w:pPr>
            <w:r w:rsidRPr="00BA66CA">
              <w:t>0</w:t>
            </w:r>
          </w:p>
        </w:tc>
        <w:tc>
          <w:tcPr>
            <w:tcW w:w="992" w:type="dxa"/>
            <w:tcBorders>
              <w:left w:val="dotted" w:sz="4" w:space="0" w:color="auto"/>
            </w:tcBorders>
          </w:tcPr>
          <w:p w14:paraId="25678FB5" w14:textId="77777777" w:rsidR="00103C70" w:rsidRPr="00BA66CA" w:rsidRDefault="00103C70" w:rsidP="00D65079">
            <w:pPr>
              <w:jc w:val="center"/>
            </w:pPr>
            <w:r w:rsidRPr="00BA66CA">
              <w:t>189</w:t>
            </w:r>
          </w:p>
        </w:tc>
      </w:tr>
    </w:tbl>
    <w:p w14:paraId="69061178" w14:textId="77777777" w:rsidR="00103C70" w:rsidRDefault="00103C70" w:rsidP="00103C70"/>
    <w:p w14:paraId="28D91E62" w14:textId="77777777" w:rsidR="00103C70" w:rsidRDefault="00103C70" w:rsidP="00103C70"/>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4"/>
        <w:gridCol w:w="992"/>
        <w:gridCol w:w="992"/>
        <w:gridCol w:w="992"/>
      </w:tblGrid>
      <w:tr w:rsidR="00103C70" w:rsidRPr="00BA66CA" w14:paraId="476CB23E" w14:textId="77777777" w:rsidTr="00D65079">
        <w:tc>
          <w:tcPr>
            <w:tcW w:w="4077" w:type="dxa"/>
            <w:gridSpan w:val="4"/>
            <w:tcBorders>
              <w:top w:val="nil"/>
              <w:left w:val="nil"/>
              <w:bottom w:val="nil"/>
              <w:right w:val="nil"/>
            </w:tcBorders>
          </w:tcPr>
          <w:p w14:paraId="2C6F5DC2" w14:textId="77777777" w:rsidR="00103C70" w:rsidRPr="00B97CFE" w:rsidRDefault="00103C70" w:rsidP="00D65079">
            <w:pPr>
              <w:rPr>
                <w:i/>
              </w:rPr>
            </w:pPr>
            <w:r>
              <w:rPr>
                <w:i/>
              </w:rPr>
              <w:t>Wit/zwart en grijstinten</w:t>
            </w:r>
          </w:p>
        </w:tc>
      </w:tr>
      <w:tr w:rsidR="00103C70" w:rsidRPr="00BA66CA" w14:paraId="5F7E35DE" w14:textId="77777777" w:rsidTr="00D65079">
        <w:tc>
          <w:tcPr>
            <w:tcW w:w="1101" w:type="dxa"/>
            <w:tcBorders>
              <w:top w:val="nil"/>
              <w:left w:val="nil"/>
            </w:tcBorders>
            <w:shd w:val="clear" w:color="auto" w:fill="FFFFFF" w:themeFill="background1"/>
          </w:tcPr>
          <w:p w14:paraId="2FFEDB67" w14:textId="77777777" w:rsidR="00103C70" w:rsidRPr="00BA66CA" w:rsidRDefault="00103C70" w:rsidP="00D65079">
            <w:pPr>
              <w:jc w:val="center"/>
              <w:rPr>
                <w:b/>
                <w:i/>
              </w:rPr>
            </w:pPr>
          </w:p>
        </w:tc>
        <w:tc>
          <w:tcPr>
            <w:tcW w:w="2976" w:type="dxa"/>
            <w:gridSpan w:val="3"/>
            <w:shd w:val="clear" w:color="auto" w:fill="C6D9F1"/>
          </w:tcPr>
          <w:p w14:paraId="5F33C0F4" w14:textId="77777777" w:rsidR="00103C70" w:rsidRPr="00BA66CA" w:rsidRDefault="00103C70" w:rsidP="00D65079">
            <w:pPr>
              <w:jc w:val="center"/>
            </w:pPr>
            <w:r>
              <w:t>RGB</w:t>
            </w:r>
          </w:p>
        </w:tc>
      </w:tr>
      <w:tr w:rsidR="00103C70" w:rsidRPr="00BA66CA" w14:paraId="03AD56A9" w14:textId="77777777" w:rsidTr="00D65079">
        <w:tc>
          <w:tcPr>
            <w:tcW w:w="1101" w:type="dxa"/>
            <w:shd w:val="clear" w:color="auto" w:fill="C6D9F1"/>
          </w:tcPr>
          <w:p w14:paraId="07E56EB4" w14:textId="77777777" w:rsidR="00103C70" w:rsidRPr="00BA66CA" w:rsidRDefault="00103C70" w:rsidP="00D65079">
            <w:pPr>
              <w:jc w:val="center"/>
              <w:rPr>
                <w:b/>
                <w:i/>
              </w:rPr>
            </w:pPr>
            <w:r w:rsidRPr="00BA66CA">
              <w:rPr>
                <w:b/>
                <w:i/>
              </w:rPr>
              <w:t>CAD</w:t>
            </w:r>
          </w:p>
        </w:tc>
        <w:tc>
          <w:tcPr>
            <w:tcW w:w="992" w:type="dxa"/>
            <w:tcBorders>
              <w:right w:val="dotted" w:sz="4" w:space="0" w:color="auto"/>
            </w:tcBorders>
            <w:shd w:val="clear" w:color="auto" w:fill="C6D9F1"/>
          </w:tcPr>
          <w:p w14:paraId="07D495D5" w14:textId="77777777" w:rsidR="00103C70" w:rsidRPr="00BA66CA" w:rsidRDefault="00103C70" w:rsidP="00D65079">
            <w:pPr>
              <w:jc w:val="center"/>
            </w:pPr>
            <w:r w:rsidRPr="00BA66CA">
              <w:t>R</w:t>
            </w:r>
          </w:p>
        </w:tc>
        <w:tc>
          <w:tcPr>
            <w:tcW w:w="992" w:type="dxa"/>
            <w:tcBorders>
              <w:left w:val="dotted" w:sz="4" w:space="0" w:color="auto"/>
              <w:right w:val="dotted" w:sz="4" w:space="0" w:color="auto"/>
            </w:tcBorders>
            <w:shd w:val="clear" w:color="auto" w:fill="C6D9F1"/>
          </w:tcPr>
          <w:p w14:paraId="0184C6D4" w14:textId="77777777" w:rsidR="00103C70" w:rsidRPr="00BA66CA" w:rsidRDefault="00103C70" w:rsidP="00D65079">
            <w:pPr>
              <w:jc w:val="center"/>
            </w:pPr>
            <w:r w:rsidRPr="00BA66CA">
              <w:t>G</w:t>
            </w:r>
          </w:p>
        </w:tc>
        <w:tc>
          <w:tcPr>
            <w:tcW w:w="992" w:type="dxa"/>
            <w:tcBorders>
              <w:left w:val="dotted" w:sz="4" w:space="0" w:color="auto"/>
            </w:tcBorders>
            <w:shd w:val="clear" w:color="auto" w:fill="C6D9F1"/>
          </w:tcPr>
          <w:p w14:paraId="5DCC5A34" w14:textId="77777777" w:rsidR="00103C70" w:rsidRPr="00BA66CA" w:rsidRDefault="00103C70" w:rsidP="00D65079">
            <w:pPr>
              <w:jc w:val="center"/>
            </w:pPr>
            <w:r w:rsidRPr="00BA66CA">
              <w:t>B</w:t>
            </w:r>
          </w:p>
        </w:tc>
      </w:tr>
      <w:tr w:rsidR="00103C70" w:rsidRPr="00BA66CA" w14:paraId="2C5B08C1" w14:textId="77777777" w:rsidTr="00D65079">
        <w:tc>
          <w:tcPr>
            <w:tcW w:w="1101" w:type="dxa"/>
          </w:tcPr>
          <w:p w14:paraId="2BE24133" w14:textId="77777777" w:rsidR="00103C70" w:rsidRPr="00BA66CA" w:rsidRDefault="00103C70" w:rsidP="00D65079">
            <w:pPr>
              <w:jc w:val="center"/>
              <w:rPr>
                <w:b/>
                <w:i/>
              </w:rPr>
            </w:pPr>
            <w:r w:rsidRPr="00BA66CA">
              <w:rPr>
                <w:b/>
                <w:i/>
              </w:rPr>
              <w:t>254</w:t>
            </w:r>
          </w:p>
        </w:tc>
        <w:tc>
          <w:tcPr>
            <w:tcW w:w="992" w:type="dxa"/>
            <w:tcBorders>
              <w:right w:val="dotted" w:sz="4" w:space="0" w:color="auto"/>
            </w:tcBorders>
          </w:tcPr>
          <w:p w14:paraId="21EC1706" w14:textId="77777777" w:rsidR="00103C70" w:rsidRPr="00BA66CA" w:rsidRDefault="00103C70" w:rsidP="00D65079">
            <w:pPr>
              <w:jc w:val="center"/>
            </w:pPr>
            <w:r w:rsidRPr="00BA66CA">
              <w:t>190</w:t>
            </w:r>
          </w:p>
        </w:tc>
        <w:tc>
          <w:tcPr>
            <w:tcW w:w="992" w:type="dxa"/>
            <w:tcBorders>
              <w:left w:val="dotted" w:sz="4" w:space="0" w:color="auto"/>
              <w:right w:val="dotted" w:sz="4" w:space="0" w:color="auto"/>
            </w:tcBorders>
          </w:tcPr>
          <w:p w14:paraId="793BFE51" w14:textId="77777777" w:rsidR="00103C70" w:rsidRPr="00BA66CA" w:rsidRDefault="00103C70" w:rsidP="00D65079">
            <w:pPr>
              <w:jc w:val="center"/>
            </w:pPr>
            <w:r w:rsidRPr="00BA66CA">
              <w:t>190</w:t>
            </w:r>
          </w:p>
        </w:tc>
        <w:tc>
          <w:tcPr>
            <w:tcW w:w="992" w:type="dxa"/>
            <w:tcBorders>
              <w:left w:val="dotted" w:sz="4" w:space="0" w:color="auto"/>
            </w:tcBorders>
          </w:tcPr>
          <w:p w14:paraId="0D987206" w14:textId="77777777" w:rsidR="00103C70" w:rsidRPr="00BA66CA" w:rsidRDefault="00103C70" w:rsidP="00D65079">
            <w:pPr>
              <w:jc w:val="center"/>
            </w:pPr>
            <w:r w:rsidRPr="00BA66CA">
              <w:t>190</w:t>
            </w:r>
          </w:p>
        </w:tc>
      </w:tr>
      <w:tr w:rsidR="00103C70" w:rsidRPr="00BA66CA" w14:paraId="23A77D2D" w14:textId="77777777" w:rsidTr="00D65079">
        <w:tc>
          <w:tcPr>
            <w:tcW w:w="1101" w:type="dxa"/>
          </w:tcPr>
          <w:p w14:paraId="3B6B8CE9" w14:textId="77777777" w:rsidR="00103C70" w:rsidRPr="00BA66CA" w:rsidRDefault="00103C70" w:rsidP="00D65079">
            <w:pPr>
              <w:jc w:val="center"/>
              <w:rPr>
                <w:b/>
                <w:i/>
              </w:rPr>
            </w:pPr>
            <w:r w:rsidRPr="00BA66CA">
              <w:rPr>
                <w:b/>
                <w:i/>
              </w:rPr>
              <w:t>253</w:t>
            </w:r>
          </w:p>
        </w:tc>
        <w:tc>
          <w:tcPr>
            <w:tcW w:w="992" w:type="dxa"/>
            <w:tcBorders>
              <w:right w:val="dotted" w:sz="4" w:space="0" w:color="auto"/>
            </w:tcBorders>
          </w:tcPr>
          <w:p w14:paraId="28099459" w14:textId="77777777" w:rsidR="00103C70" w:rsidRPr="00BA66CA" w:rsidRDefault="00103C70" w:rsidP="00D65079">
            <w:pPr>
              <w:jc w:val="center"/>
            </w:pPr>
            <w:r w:rsidRPr="00BA66CA">
              <w:t>130</w:t>
            </w:r>
          </w:p>
        </w:tc>
        <w:tc>
          <w:tcPr>
            <w:tcW w:w="992" w:type="dxa"/>
            <w:tcBorders>
              <w:left w:val="dotted" w:sz="4" w:space="0" w:color="auto"/>
              <w:right w:val="dotted" w:sz="4" w:space="0" w:color="auto"/>
            </w:tcBorders>
          </w:tcPr>
          <w:p w14:paraId="128CDBAC" w14:textId="77777777" w:rsidR="00103C70" w:rsidRPr="00BA66CA" w:rsidRDefault="00103C70" w:rsidP="00D65079">
            <w:pPr>
              <w:jc w:val="center"/>
            </w:pPr>
            <w:r w:rsidRPr="00BA66CA">
              <w:t>130</w:t>
            </w:r>
          </w:p>
        </w:tc>
        <w:tc>
          <w:tcPr>
            <w:tcW w:w="992" w:type="dxa"/>
            <w:tcBorders>
              <w:left w:val="dotted" w:sz="4" w:space="0" w:color="auto"/>
            </w:tcBorders>
          </w:tcPr>
          <w:p w14:paraId="40D417F2" w14:textId="77777777" w:rsidR="00103C70" w:rsidRPr="00BA66CA" w:rsidRDefault="00103C70" w:rsidP="00D65079">
            <w:pPr>
              <w:jc w:val="center"/>
            </w:pPr>
            <w:r w:rsidRPr="00BA66CA">
              <w:t>130</w:t>
            </w:r>
          </w:p>
        </w:tc>
      </w:tr>
      <w:tr w:rsidR="00103C70" w:rsidRPr="00BA66CA" w14:paraId="1FD3E72A" w14:textId="77777777" w:rsidTr="00D65079">
        <w:tc>
          <w:tcPr>
            <w:tcW w:w="1101" w:type="dxa"/>
          </w:tcPr>
          <w:p w14:paraId="6B79EE27" w14:textId="77777777" w:rsidR="00103C70" w:rsidRPr="00BA66CA" w:rsidRDefault="00103C70" w:rsidP="00D65079">
            <w:pPr>
              <w:jc w:val="center"/>
              <w:rPr>
                <w:b/>
                <w:i/>
              </w:rPr>
            </w:pPr>
            <w:r w:rsidRPr="00BA66CA">
              <w:rPr>
                <w:b/>
                <w:i/>
              </w:rPr>
              <w:t>252</w:t>
            </w:r>
          </w:p>
        </w:tc>
        <w:tc>
          <w:tcPr>
            <w:tcW w:w="992" w:type="dxa"/>
            <w:tcBorders>
              <w:right w:val="dotted" w:sz="4" w:space="0" w:color="auto"/>
            </w:tcBorders>
          </w:tcPr>
          <w:p w14:paraId="3FB240F5" w14:textId="77777777" w:rsidR="00103C70" w:rsidRPr="00BA66CA" w:rsidRDefault="00103C70" w:rsidP="00D65079">
            <w:pPr>
              <w:jc w:val="center"/>
            </w:pPr>
            <w:r w:rsidRPr="00BA66CA">
              <w:t>105</w:t>
            </w:r>
          </w:p>
        </w:tc>
        <w:tc>
          <w:tcPr>
            <w:tcW w:w="992" w:type="dxa"/>
            <w:tcBorders>
              <w:left w:val="dotted" w:sz="4" w:space="0" w:color="auto"/>
              <w:right w:val="dotted" w:sz="4" w:space="0" w:color="auto"/>
            </w:tcBorders>
          </w:tcPr>
          <w:p w14:paraId="3472DB55" w14:textId="77777777" w:rsidR="00103C70" w:rsidRPr="00BA66CA" w:rsidRDefault="00103C70" w:rsidP="00D65079">
            <w:pPr>
              <w:jc w:val="center"/>
            </w:pPr>
            <w:r w:rsidRPr="00BA66CA">
              <w:t>105</w:t>
            </w:r>
          </w:p>
        </w:tc>
        <w:tc>
          <w:tcPr>
            <w:tcW w:w="992" w:type="dxa"/>
            <w:tcBorders>
              <w:left w:val="dotted" w:sz="4" w:space="0" w:color="auto"/>
            </w:tcBorders>
          </w:tcPr>
          <w:p w14:paraId="35552E09" w14:textId="77777777" w:rsidR="00103C70" w:rsidRPr="00BA66CA" w:rsidRDefault="00103C70" w:rsidP="00D65079">
            <w:pPr>
              <w:jc w:val="center"/>
            </w:pPr>
            <w:r w:rsidRPr="00BA66CA">
              <w:t>105</w:t>
            </w:r>
          </w:p>
        </w:tc>
      </w:tr>
      <w:tr w:rsidR="00103C70" w:rsidRPr="00BA66CA" w14:paraId="2660885C" w14:textId="77777777" w:rsidTr="00D65079">
        <w:tc>
          <w:tcPr>
            <w:tcW w:w="1101" w:type="dxa"/>
          </w:tcPr>
          <w:p w14:paraId="1F57EC35" w14:textId="77777777" w:rsidR="00103C70" w:rsidRPr="00BA66CA" w:rsidRDefault="00103C70" w:rsidP="00D65079">
            <w:pPr>
              <w:jc w:val="center"/>
              <w:rPr>
                <w:b/>
                <w:i/>
              </w:rPr>
            </w:pPr>
            <w:r w:rsidRPr="00BA66CA">
              <w:rPr>
                <w:b/>
                <w:i/>
              </w:rPr>
              <w:t>251</w:t>
            </w:r>
          </w:p>
        </w:tc>
        <w:tc>
          <w:tcPr>
            <w:tcW w:w="992" w:type="dxa"/>
            <w:tcBorders>
              <w:right w:val="dotted" w:sz="4" w:space="0" w:color="auto"/>
            </w:tcBorders>
          </w:tcPr>
          <w:p w14:paraId="0B0D7EB4" w14:textId="77777777" w:rsidR="00103C70" w:rsidRPr="00BA66CA" w:rsidRDefault="00103C70" w:rsidP="00D65079">
            <w:pPr>
              <w:jc w:val="center"/>
            </w:pPr>
            <w:r w:rsidRPr="00BA66CA">
              <w:t>80</w:t>
            </w:r>
          </w:p>
        </w:tc>
        <w:tc>
          <w:tcPr>
            <w:tcW w:w="992" w:type="dxa"/>
            <w:tcBorders>
              <w:left w:val="dotted" w:sz="4" w:space="0" w:color="auto"/>
              <w:right w:val="dotted" w:sz="4" w:space="0" w:color="auto"/>
            </w:tcBorders>
          </w:tcPr>
          <w:p w14:paraId="1FC283E1" w14:textId="77777777" w:rsidR="00103C70" w:rsidRPr="00BA66CA" w:rsidRDefault="00103C70" w:rsidP="00D65079">
            <w:pPr>
              <w:jc w:val="center"/>
            </w:pPr>
            <w:r w:rsidRPr="00BA66CA">
              <w:t>80</w:t>
            </w:r>
          </w:p>
        </w:tc>
        <w:tc>
          <w:tcPr>
            <w:tcW w:w="992" w:type="dxa"/>
            <w:tcBorders>
              <w:left w:val="dotted" w:sz="4" w:space="0" w:color="auto"/>
            </w:tcBorders>
          </w:tcPr>
          <w:p w14:paraId="044A02F8" w14:textId="77777777" w:rsidR="00103C70" w:rsidRPr="00BA66CA" w:rsidRDefault="00103C70" w:rsidP="00D65079">
            <w:pPr>
              <w:jc w:val="center"/>
            </w:pPr>
            <w:r w:rsidRPr="00BA66CA">
              <w:t>80</w:t>
            </w:r>
          </w:p>
        </w:tc>
      </w:tr>
      <w:tr w:rsidR="00103C70" w:rsidRPr="00BA66CA" w14:paraId="023C712A" w14:textId="77777777" w:rsidTr="00D65079">
        <w:tc>
          <w:tcPr>
            <w:tcW w:w="1101" w:type="dxa"/>
          </w:tcPr>
          <w:p w14:paraId="605C07F6" w14:textId="77777777" w:rsidR="00103C70" w:rsidRPr="00BA66CA" w:rsidRDefault="00103C70" w:rsidP="00D65079">
            <w:pPr>
              <w:jc w:val="center"/>
              <w:rPr>
                <w:b/>
                <w:i/>
              </w:rPr>
            </w:pPr>
            <w:r w:rsidRPr="00BA66CA">
              <w:rPr>
                <w:b/>
                <w:i/>
              </w:rPr>
              <w:t>250</w:t>
            </w:r>
          </w:p>
        </w:tc>
        <w:tc>
          <w:tcPr>
            <w:tcW w:w="992" w:type="dxa"/>
            <w:tcBorders>
              <w:right w:val="dotted" w:sz="4" w:space="0" w:color="auto"/>
            </w:tcBorders>
          </w:tcPr>
          <w:p w14:paraId="45AA60B4" w14:textId="77777777" w:rsidR="00103C70" w:rsidRPr="00BA66CA" w:rsidRDefault="00103C70" w:rsidP="00D65079">
            <w:pPr>
              <w:jc w:val="center"/>
            </w:pPr>
            <w:r w:rsidRPr="00BA66CA">
              <w:t>51</w:t>
            </w:r>
          </w:p>
        </w:tc>
        <w:tc>
          <w:tcPr>
            <w:tcW w:w="992" w:type="dxa"/>
            <w:tcBorders>
              <w:left w:val="dotted" w:sz="4" w:space="0" w:color="auto"/>
              <w:right w:val="dotted" w:sz="4" w:space="0" w:color="auto"/>
            </w:tcBorders>
          </w:tcPr>
          <w:p w14:paraId="344CA84B" w14:textId="77777777" w:rsidR="00103C70" w:rsidRPr="00BA66CA" w:rsidRDefault="00103C70" w:rsidP="00D65079">
            <w:pPr>
              <w:jc w:val="center"/>
            </w:pPr>
            <w:r w:rsidRPr="00BA66CA">
              <w:t>51</w:t>
            </w:r>
          </w:p>
        </w:tc>
        <w:tc>
          <w:tcPr>
            <w:tcW w:w="992" w:type="dxa"/>
            <w:tcBorders>
              <w:left w:val="dotted" w:sz="4" w:space="0" w:color="auto"/>
            </w:tcBorders>
          </w:tcPr>
          <w:p w14:paraId="7BE102FC" w14:textId="77777777" w:rsidR="00103C70" w:rsidRPr="00BA66CA" w:rsidRDefault="00103C70" w:rsidP="00D65079">
            <w:pPr>
              <w:jc w:val="center"/>
            </w:pPr>
            <w:r w:rsidRPr="00BA66CA">
              <w:t>51</w:t>
            </w:r>
          </w:p>
        </w:tc>
      </w:tr>
      <w:tr w:rsidR="00103C70" w:rsidRPr="00BA66CA" w14:paraId="562B4B46" w14:textId="77777777" w:rsidTr="00D65079">
        <w:tc>
          <w:tcPr>
            <w:tcW w:w="1101" w:type="dxa"/>
          </w:tcPr>
          <w:p w14:paraId="23760DC7" w14:textId="6DC4B07B" w:rsidR="00726A1A" w:rsidRDefault="00103C70" w:rsidP="00D65079">
            <w:pPr>
              <w:jc w:val="center"/>
              <w:rPr>
                <w:b/>
                <w:i/>
              </w:rPr>
            </w:pPr>
            <w:commentRangeStart w:id="77"/>
            <w:r>
              <w:rPr>
                <w:b/>
                <w:i/>
              </w:rPr>
              <w:t>7</w:t>
            </w:r>
            <w:commentRangeEnd w:id="77"/>
            <w:r w:rsidR="00726A1A">
              <w:rPr>
                <w:b/>
                <w:i/>
              </w:rPr>
              <w:t xml:space="preserve"> (</w:t>
            </w:r>
            <w:proofErr w:type="spellStart"/>
            <w:r w:rsidR="00726A1A">
              <w:rPr>
                <w:b/>
                <w:i/>
              </w:rPr>
              <w:t>AutoCAD</w:t>
            </w:r>
            <w:proofErr w:type="spellEnd"/>
            <w:r w:rsidR="00726A1A">
              <w:rPr>
                <w:b/>
                <w:i/>
              </w:rPr>
              <w:t>)</w:t>
            </w:r>
          </w:p>
          <w:p w14:paraId="63CE1639" w14:textId="323FBF96" w:rsidR="00103C70" w:rsidRPr="00BA66CA" w:rsidRDefault="00726A1A" w:rsidP="00D65079">
            <w:pPr>
              <w:jc w:val="center"/>
              <w:rPr>
                <w:b/>
                <w:i/>
              </w:rPr>
            </w:pPr>
            <w:r>
              <w:rPr>
                <w:b/>
                <w:i/>
              </w:rPr>
              <w:t>0 (Microstation)</w:t>
            </w:r>
            <w:r w:rsidR="00117F87">
              <w:rPr>
                <w:rStyle w:val="Verwijzingopmerking"/>
              </w:rPr>
              <w:commentReference w:id="77"/>
            </w:r>
          </w:p>
        </w:tc>
        <w:tc>
          <w:tcPr>
            <w:tcW w:w="992" w:type="dxa"/>
            <w:tcBorders>
              <w:right w:val="dotted" w:sz="4" w:space="0" w:color="auto"/>
            </w:tcBorders>
          </w:tcPr>
          <w:p w14:paraId="74376ADD" w14:textId="77777777" w:rsidR="00103C70" w:rsidRPr="00BA66CA" w:rsidRDefault="00103C70" w:rsidP="00D65079">
            <w:pPr>
              <w:jc w:val="center"/>
            </w:pPr>
            <w:r>
              <w:t>255</w:t>
            </w:r>
          </w:p>
        </w:tc>
        <w:tc>
          <w:tcPr>
            <w:tcW w:w="992" w:type="dxa"/>
            <w:tcBorders>
              <w:left w:val="dotted" w:sz="4" w:space="0" w:color="auto"/>
              <w:right w:val="dotted" w:sz="4" w:space="0" w:color="auto"/>
            </w:tcBorders>
          </w:tcPr>
          <w:p w14:paraId="0D0B8F2F" w14:textId="77777777" w:rsidR="00103C70" w:rsidRPr="00BA66CA" w:rsidRDefault="00103C70" w:rsidP="00D65079">
            <w:pPr>
              <w:jc w:val="center"/>
            </w:pPr>
            <w:r>
              <w:t>255</w:t>
            </w:r>
          </w:p>
        </w:tc>
        <w:tc>
          <w:tcPr>
            <w:tcW w:w="992" w:type="dxa"/>
            <w:tcBorders>
              <w:left w:val="dotted" w:sz="4" w:space="0" w:color="auto"/>
            </w:tcBorders>
          </w:tcPr>
          <w:p w14:paraId="0F80AAF6" w14:textId="77777777" w:rsidR="00103C70" w:rsidRPr="00BA66CA" w:rsidRDefault="00103C70" w:rsidP="00D65079">
            <w:pPr>
              <w:jc w:val="center"/>
            </w:pPr>
            <w:r>
              <w:t>255</w:t>
            </w:r>
          </w:p>
        </w:tc>
      </w:tr>
    </w:tbl>
    <w:p w14:paraId="788C3804" w14:textId="77777777" w:rsidR="00103C70" w:rsidRDefault="00103C70">
      <w:pPr>
        <w:overflowPunct/>
        <w:autoSpaceDE/>
        <w:autoSpaceDN/>
        <w:adjustRightInd/>
        <w:spacing w:line="240" w:lineRule="auto"/>
        <w:textAlignment w:val="auto"/>
        <w:rPr>
          <w:b/>
          <w:color w:val="00B0F0"/>
          <w:spacing w:val="30"/>
          <w:sz w:val="26"/>
        </w:rPr>
      </w:pPr>
      <w:r>
        <w:lastRenderedPageBreak/>
        <w:br w:type="page"/>
      </w:r>
    </w:p>
    <w:p w14:paraId="0084D9CD" w14:textId="0525070D" w:rsidR="00054E0D" w:rsidRPr="00BE4A44" w:rsidRDefault="00BE4A44" w:rsidP="00303C3C">
      <w:pPr>
        <w:pStyle w:val="Kop1"/>
      </w:pPr>
      <w:bookmarkStart w:id="78" w:name="_Toc90923602"/>
      <w:r w:rsidRPr="00BE4A44">
        <w:lastRenderedPageBreak/>
        <w:t>4</w:t>
      </w:r>
      <w:r>
        <w:tab/>
        <w:t>Uiterlijk van de tekening</w:t>
      </w:r>
      <w:bookmarkEnd w:id="78"/>
    </w:p>
    <w:p w14:paraId="0084D9CE" w14:textId="77777777" w:rsidR="00200C26" w:rsidRPr="00BE4A44" w:rsidRDefault="00BE4A44" w:rsidP="00BE4A44">
      <w:pPr>
        <w:pStyle w:val="Kop3"/>
      </w:pPr>
      <w:bookmarkStart w:id="79" w:name="_Toc90923603"/>
      <w:r>
        <w:rPr>
          <w:szCs w:val="2"/>
        </w:rPr>
        <w:t>4.1</w:t>
      </w:r>
      <w:r>
        <w:rPr>
          <w:szCs w:val="2"/>
        </w:rPr>
        <w:tab/>
      </w:r>
      <w:r w:rsidR="0020693B" w:rsidRPr="00BE4A44">
        <w:t>Teken</w:t>
      </w:r>
      <w:r w:rsidR="00913E4D" w:rsidRPr="00BE4A44">
        <w:t>blad</w:t>
      </w:r>
      <w:r w:rsidR="00200C26" w:rsidRPr="00BE4A44">
        <w:t>formaten</w:t>
      </w:r>
      <w:bookmarkEnd w:id="79"/>
    </w:p>
    <w:p w14:paraId="0084D9CF" w14:textId="77777777" w:rsidR="00200C26" w:rsidRDefault="00200C26" w:rsidP="00231F6C">
      <w:pPr>
        <w:numPr>
          <w:ilvl w:val="0"/>
          <w:numId w:val="40"/>
        </w:numPr>
      </w:pPr>
      <w:r>
        <w:t xml:space="preserve">Afmetingen van </w:t>
      </w:r>
      <w:r w:rsidR="0020693B">
        <w:t>teken</w:t>
      </w:r>
      <w:r>
        <w:t xml:space="preserve">bladen zijn gebaseerd op </w:t>
      </w:r>
      <w:r w:rsidR="002A5478">
        <w:t>NEN-EN-ISO 5457:1999 “Technische productdocumentatie - Formaten en inrichting van tekenbladen”</w:t>
      </w:r>
      <w:r>
        <w:t>. Dat houdt in dat wordt uitgegaan van standaard A-formaten:</w:t>
      </w:r>
      <w:r>
        <w:br/>
        <w:t xml:space="preserve">A4  </w:t>
      </w:r>
      <w:smartTag w:uri="urn:schemas-microsoft-com:office:smarttags" w:element="metricconverter">
        <w:smartTagPr>
          <w:attr w:name="ProductID" w:val="210 mm"/>
        </w:smartTagPr>
        <w:r>
          <w:t>210 mm</w:t>
        </w:r>
      </w:smartTag>
      <w:r>
        <w:t xml:space="preserve"> x </w:t>
      </w:r>
      <w:smartTag w:uri="urn:schemas-microsoft-com:office:smarttags" w:element="metricconverter">
        <w:smartTagPr>
          <w:attr w:name="ProductID" w:val="297 mm"/>
        </w:smartTagPr>
        <w:r>
          <w:t>297 mm</w:t>
        </w:r>
      </w:smartTag>
      <w:r>
        <w:t>;</w:t>
      </w:r>
      <w:r>
        <w:br/>
        <w:t xml:space="preserve">A3  </w:t>
      </w:r>
      <w:smartTag w:uri="urn:schemas-microsoft-com:office:smarttags" w:element="metricconverter">
        <w:smartTagPr>
          <w:attr w:name="ProductID" w:val="297 mm"/>
        </w:smartTagPr>
        <w:r>
          <w:t>297 mm</w:t>
        </w:r>
      </w:smartTag>
      <w:r>
        <w:t xml:space="preserve"> x </w:t>
      </w:r>
      <w:smartTag w:uri="urn:schemas-microsoft-com:office:smarttags" w:element="metricconverter">
        <w:smartTagPr>
          <w:attr w:name="ProductID" w:val="420 mm"/>
        </w:smartTagPr>
        <w:r>
          <w:t>420 mm</w:t>
        </w:r>
      </w:smartTag>
      <w:r>
        <w:t>;</w:t>
      </w:r>
      <w:r>
        <w:br/>
        <w:t xml:space="preserve">A2  </w:t>
      </w:r>
      <w:smartTag w:uri="urn:schemas-microsoft-com:office:smarttags" w:element="metricconverter">
        <w:smartTagPr>
          <w:attr w:name="ProductID" w:val="420 mm"/>
        </w:smartTagPr>
        <w:r>
          <w:t>420 mm</w:t>
        </w:r>
      </w:smartTag>
      <w:r>
        <w:t xml:space="preserve"> x </w:t>
      </w:r>
      <w:smartTag w:uri="urn:schemas-microsoft-com:office:smarttags" w:element="metricconverter">
        <w:smartTagPr>
          <w:attr w:name="ProductID" w:val="594 mm"/>
        </w:smartTagPr>
        <w:r>
          <w:t>594 mm</w:t>
        </w:r>
      </w:smartTag>
      <w:r>
        <w:t>;</w:t>
      </w:r>
      <w:r>
        <w:br/>
        <w:t xml:space="preserve">A1  </w:t>
      </w:r>
      <w:smartTag w:uri="urn:schemas-microsoft-com:office:smarttags" w:element="metricconverter">
        <w:smartTagPr>
          <w:attr w:name="ProductID" w:val="594 mm"/>
        </w:smartTagPr>
        <w:r>
          <w:t>594 mm</w:t>
        </w:r>
      </w:smartTag>
      <w:r>
        <w:t xml:space="preserve"> x </w:t>
      </w:r>
      <w:smartTag w:uri="urn:schemas-microsoft-com:office:smarttags" w:element="metricconverter">
        <w:smartTagPr>
          <w:attr w:name="ProductID" w:val="841 mm"/>
        </w:smartTagPr>
        <w:r>
          <w:t>841 mm</w:t>
        </w:r>
      </w:smartTag>
      <w:r>
        <w:t>;</w:t>
      </w:r>
      <w:r>
        <w:br/>
        <w:t xml:space="preserve">A0  </w:t>
      </w:r>
      <w:smartTag w:uri="urn:schemas-microsoft-com:office:smarttags" w:element="metricconverter">
        <w:smartTagPr>
          <w:attr w:name="ProductID" w:val="841 mm"/>
        </w:smartTagPr>
        <w:r>
          <w:t>841 mm</w:t>
        </w:r>
      </w:smartTag>
      <w:r>
        <w:t xml:space="preserve"> x </w:t>
      </w:r>
      <w:smartTag w:uri="urn:schemas-microsoft-com:office:smarttags" w:element="metricconverter">
        <w:smartTagPr>
          <w:attr w:name="ProductID" w:val="1189 mm"/>
        </w:smartTagPr>
        <w:r>
          <w:t>1189 mm</w:t>
        </w:r>
      </w:smartTag>
      <w:r>
        <w:t>.</w:t>
      </w:r>
    </w:p>
    <w:p w14:paraId="0084D9D0" w14:textId="77777777" w:rsidR="00E34418" w:rsidRDefault="00E34418" w:rsidP="00231F6C">
      <w:pPr>
        <w:numPr>
          <w:ilvl w:val="0"/>
          <w:numId w:val="40"/>
        </w:numPr>
      </w:pPr>
      <w:r>
        <w:t>Naast deze standaard A-formaten zijn verlengde A-formaten toegestaan (de norm heeft betrekking op verlengde formaten kleiner dan A0).</w:t>
      </w:r>
    </w:p>
    <w:p w14:paraId="0084D9D1" w14:textId="77777777" w:rsidR="00E34418" w:rsidRDefault="00E34418" w:rsidP="00E34418">
      <w:pPr>
        <w:ind w:left="392"/>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4"/>
        <w:gridCol w:w="1985"/>
        <w:gridCol w:w="1559"/>
      </w:tblGrid>
      <w:tr w:rsidR="00E34418" w14:paraId="0084D9D3" w14:textId="77777777" w:rsidTr="00BA68A1">
        <w:tc>
          <w:tcPr>
            <w:tcW w:w="4848" w:type="dxa"/>
            <w:gridSpan w:val="3"/>
            <w:shd w:val="clear" w:color="auto" w:fill="C6D9F1"/>
          </w:tcPr>
          <w:p w14:paraId="0084D9D2" w14:textId="77777777" w:rsidR="00E34418" w:rsidRDefault="00E34418" w:rsidP="005C6538">
            <w:pPr>
              <w:jc w:val="center"/>
            </w:pPr>
            <w:r>
              <w:t>VERLENGDE A-FORMATEN</w:t>
            </w:r>
          </w:p>
        </w:tc>
      </w:tr>
      <w:tr w:rsidR="00E34418" w14:paraId="0084D9D7" w14:textId="77777777" w:rsidTr="00BA68A1">
        <w:tc>
          <w:tcPr>
            <w:tcW w:w="1304" w:type="dxa"/>
            <w:shd w:val="clear" w:color="auto" w:fill="C6D9F1"/>
          </w:tcPr>
          <w:p w14:paraId="0084D9D4" w14:textId="77777777" w:rsidR="00E34418" w:rsidRDefault="00E34418" w:rsidP="005C6538">
            <w:r>
              <w:t>aanduiding</w:t>
            </w:r>
          </w:p>
        </w:tc>
        <w:tc>
          <w:tcPr>
            <w:tcW w:w="1985" w:type="dxa"/>
            <w:shd w:val="clear" w:color="auto" w:fill="C6D9F1"/>
          </w:tcPr>
          <w:p w14:paraId="0084D9D5" w14:textId="77777777" w:rsidR="00E34418" w:rsidRDefault="00E34418" w:rsidP="005C6538">
            <w:r>
              <w:t>nominale maat in mm</w:t>
            </w:r>
          </w:p>
        </w:tc>
        <w:tc>
          <w:tcPr>
            <w:tcW w:w="1559" w:type="dxa"/>
            <w:shd w:val="clear" w:color="auto" w:fill="C6D9F1"/>
          </w:tcPr>
          <w:p w14:paraId="0084D9D6" w14:textId="77777777" w:rsidR="00E34418" w:rsidRDefault="00E34418" w:rsidP="005C6538">
            <w:r>
              <w:t>gebruikspositie</w:t>
            </w:r>
          </w:p>
        </w:tc>
      </w:tr>
      <w:tr w:rsidR="00E34418" w14:paraId="0084D9DB" w14:textId="77777777" w:rsidTr="005C6538">
        <w:tc>
          <w:tcPr>
            <w:tcW w:w="1304" w:type="dxa"/>
          </w:tcPr>
          <w:p w14:paraId="0084D9D8" w14:textId="77777777" w:rsidR="00E34418" w:rsidRDefault="00E34418" w:rsidP="005C6538">
            <w:r>
              <w:t>A1.0</w:t>
            </w:r>
          </w:p>
        </w:tc>
        <w:tc>
          <w:tcPr>
            <w:tcW w:w="1985" w:type="dxa"/>
          </w:tcPr>
          <w:p w14:paraId="0084D9D9" w14:textId="77777777" w:rsidR="00E34418" w:rsidRDefault="00E34418" w:rsidP="005C6538">
            <w:r>
              <w:t>594 x 1189</w:t>
            </w:r>
          </w:p>
        </w:tc>
        <w:tc>
          <w:tcPr>
            <w:tcW w:w="1559" w:type="dxa"/>
          </w:tcPr>
          <w:p w14:paraId="0084D9DA" w14:textId="77777777" w:rsidR="00E34418" w:rsidRDefault="00E34418" w:rsidP="005C6538">
            <w:r>
              <w:t>liggend</w:t>
            </w:r>
          </w:p>
        </w:tc>
      </w:tr>
      <w:tr w:rsidR="00E34418" w14:paraId="0084D9DF" w14:textId="77777777" w:rsidTr="005C6538">
        <w:tc>
          <w:tcPr>
            <w:tcW w:w="1304" w:type="dxa"/>
          </w:tcPr>
          <w:p w14:paraId="0084D9DC" w14:textId="77777777" w:rsidR="00E34418" w:rsidRDefault="00E34418" w:rsidP="005C6538">
            <w:r>
              <w:t>A2.1</w:t>
            </w:r>
          </w:p>
        </w:tc>
        <w:tc>
          <w:tcPr>
            <w:tcW w:w="1985" w:type="dxa"/>
          </w:tcPr>
          <w:p w14:paraId="0084D9DD" w14:textId="77777777" w:rsidR="00E34418" w:rsidRDefault="00E34418" w:rsidP="005C6538">
            <w:r>
              <w:t>420 x 841</w:t>
            </w:r>
          </w:p>
        </w:tc>
        <w:tc>
          <w:tcPr>
            <w:tcW w:w="1559" w:type="dxa"/>
          </w:tcPr>
          <w:p w14:paraId="0084D9DE" w14:textId="77777777" w:rsidR="00E34418" w:rsidRDefault="00E34418" w:rsidP="005C6538">
            <w:r>
              <w:t>liggend</w:t>
            </w:r>
          </w:p>
        </w:tc>
      </w:tr>
      <w:tr w:rsidR="00E34418" w14:paraId="0084D9E3" w14:textId="77777777" w:rsidTr="005C6538">
        <w:tc>
          <w:tcPr>
            <w:tcW w:w="1304" w:type="dxa"/>
          </w:tcPr>
          <w:p w14:paraId="0084D9E0" w14:textId="77777777" w:rsidR="00E34418" w:rsidRDefault="00E34418" w:rsidP="005C6538">
            <w:r>
              <w:t>A2.0</w:t>
            </w:r>
          </w:p>
        </w:tc>
        <w:tc>
          <w:tcPr>
            <w:tcW w:w="1985" w:type="dxa"/>
          </w:tcPr>
          <w:p w14:paraId="0084D9E1" w14:textId="77777777" w:rsidR="00E34418" w:rsidRDefault="00E34418" w:rsidP="005C6538">
            <w:r>
              <w:t>420 x 1189</w:t>
            </w:r>
          </w:p>
        </w:tc>
        <w:tc>
          <w:tcPr>
            <w:tcW w:w="1559" w:type="dxa"/>
          </w:tcPr>
          <w:p w14:paraId="0084D9E2" w14:textId="77777777" w:rsidR="00E34418" w:rsidRDefault="00E34418" w:rsidP="005C6538">
            <w:r>
              <w:t>liggend</w:t>
            </w:r>
          </w:p>
        </w:tc>
      </w:tr>
      <w:tr w:rsidR="00E34418" w14:paraId="0084D9E7" w14:textId="77777777" w:rsidTr="005C6538">
        <w:tc>
          <w:tcPr>
            <w:tcW w:w="1304" w:type="dxa"/>
          </w:tcPr>
          <w:p w14:paraId="0084D9E4" w14:textId="77777777" w:rsidR="00E34418" w:rsidRDefault="00E34418" w:rsidP="005C6538">
            <w:r>
              <w:t>A3.2</w:t>
            </w:r>
          </w:p>
        </w:tc>
        <w:tc>
          <w:tcPr>
            <w:tcW w:w="1985" w:type="dxa"/>
          </w:tcPr>
          <w:p w14:paraId="0084D9E5" w14:textId="77777777" w:rsidR="00E34418" w:rsidRDefault="00E34418" w:rsidP="005C6538">
            <w:r>
              <w:t>297 x 594</w:t>
            </w:r>
          </w:p>
        </w:tc>
        <w:tc>
          <w:tcPr>
            <w:tcW w:w="1559" w:type="dxa"/>
          </w:tcPr>
          <w:p w14:paraId="0084D9E6" w14:textId="77777777" w:rsidR="00E34418" w:rsidRDefault="00E34418" w:rsidP="005C6538">
            <w:r>
              <w:t>liggend</w:t>
            </w:r>
          </w:p>
        </w:tc>
      </w:tr>
      <w:tr w:rsidR="00E34418" w14:paraId="0084D9EB" w14:textId="77777777" w:rsidTr="005C6538">
        <w:tc>
          <w:tcPr>
            <w:tcW w:w="1304" w:type="dxa"/>
          </w:tcPr>
          <w:p w14:paraId="0084D9E8" w14:textId="77777777" w:rsidR="00E34418" w:rsidRDefault="00E34418" w:rsidP="005C6538">
            <w:r>
              <w:t>A3.1</w:t>
            </w:r>
          </w:p>
        </w:tc>
        <w:tc>
          <w:tcPr>
            <w:tcW w:w="1985" w:type="dxa"/>
          </w:tcPr>
          <w:p w14:paraId="0084D9E9" w14:textId="77777777" w:rsidR="00E34418" w:rsidRDefault="00E34418" w:rsidP="005C6538">
            <w:r>
              <w:t>297 x 841</w:t>
            </w:r>
          </w:p>
        </w:tc>
        <w:tc>
          <w:tcPr>
            <w:tcW w:w="1559" w:type="dxa"/>
          </w:tcPr>
          <w:p w14:paraId="0084D9EA" w14:textId="77777777" w:rsidR="00E34418" w:rsidRDefault="00E34418" w:rsidP="005C6538">
            <w:r>
              <w:t>liggend</w:t>
            </w:r>
          </w:p>
        </w:tc>
      </w:tr>
      <w:tr w:rsidR="00E34418" w14:paraId="0084D9EF" w14:textId="77777777" w:rsidTr="005C6538">
        <w:tc>
          <w:tcPr>
            <w:tcW w:w="1304" w:type="dxa"/>
          </w:tcPr>
          <w:p w14:paraId="0084D9EC" w14:textId="77777777" w:rsidR="00E34418" w:rsidRDefault="00E34418" w:rsidP="005C6538">
            <w:r>
              <w:t>A3.0</w:t>
            </w:r>
          </w:p>
        </w:tc>
        <w:tc>
          <w:tcPr>
            <w:tcW w:w="1985" w:type="dxa"/>
          </w:tcPr>
          <w:p w14:paraId="0084D9ED" w14:textId="77777777" w:rsidR="00E34418" w:rsidRDefault="00E34418" w:rsidP="005C6538">
            <w:r>
              <w:t>297 x 1189</w:t>
            </w:r>
          </w:p>
        </w:tc>
        <w:tc>
          <w:tcPr>
            <w:tcW w:w="1559" w:type="dxa"/>
          </w:tcPr>
          <w:p w14:paraId="0084D9EE" w14:textId="77777777" w:rsidR="00E34418" w:rsidRDefault="00E34418" w:rsidP="005C6538">
            <w:r>
              <w:t>liggend</w:t>
            </w:r>
          </w:p>
        </w:tc>
      </w:tr>
    </w:tbl>
    <w:p w14:paraId="0084D9F0" w14:textId="77777777" w:rsidR="00E34418" w:rsidRDefault="00E34418" w:rsidP="00E34418">
      <w:pPr>
        <w:ind w:left="392"/>
      </w:pPr>
    </w:p>
    <w:p w14:paraId="0084D9F1" w14:textId="77777777" w:rsidR="00587D82" w:rsidRPr="00BA66CA" w:rsidRDefault="00E34418" w:rsidP="00231F6C">
      <w:pPr>
        <w:numPr>
          <w:ilvl w:val="0"/>
          <w:numId w:val="40"/>
        </w:numPr>
      </w:pPr>
      <w:r w:rsidRPr="00B3179E">
        <w:t xml:space="preserve">Verlengde formaten langer dan A0, moeten worden aangeduid met het oorspronkelijke </w:t>
      </w:r>
      <w:r w:rsidRPr="00B3179E">
        <w:br/>
        <w:t>A-formaat en de afmetingen, zoals: A0-</w:t>
      </w:r>
      <w:r w:rsidRPr="00BA66CA">
        <w:t>841x</w:t>
      </w:r>
      <w:r w:rsidR="0050714A" w:rsidRPr="00BA66CA">
        <w:t>1680</w:t>
      </w:r>
      <w:r w:rsidRPr="00BA66CA">
        <w:t>.</w:t>
      </w:r>
      <w:r w:rsidR="006A1F81" w:rsidRPr="00BA66CA">
        <w:t xml:space="preserve"> Daarbij geldt dat </w:t>
      </w:r>
      <w:r w:rsidR="00A10A1D" w:rsidRPr="00BA66CA">
        <w:t>de lengtemaat altijd een veelvoud moet zijn van 210 mm</w:t>
      </w:r>
      <w:r w:rsidR="0050714A" w:rsidRPr="00BA66CA">
        <w:t>.</w:t>
      </w:r>
      <w:r w:rsidR="00A10A1D" w:rsidRPr="00BA66CA">
        <w:t xml:space="preserve"> </w:t>
      </w:r>
      <w:r w:rsidR="00587D82" w:rsidRPr="00BA66CA">
        <w:t xml:space="preserve">Bij NLCS worden de volgende symbolen geleverd voor tekenbladen: </w:t>
      </w:r>
      <w:r w:rsidR="00587D82" w:rsidRPr="00BA66CA">
        <w:br/>
        <w:t>A0, A1, A2, A3 en A4 (5 stuks), A1.0, A2.1, A2.0, A3.2, A3.1, A3.0 (6 stuks), lange formaten A0, A1, A2 en A3 in 6*210, 7*210, 8*210, 9*210 en 10*210 mm (20 stuks). Voor nog langer formaten kunnen geb</w:t>
      </w:r>
      <w:r w:rsidR="00842A5D" w:rsidRPr="00BA66CA">
        <w:t>r</w:t>
      </w:r>
      <w:r w:rsidR="00587D82" w:rsidRPr="00BA66CA">
        <w:t>uikers desgewenst zelf symbolen toevoegen.</w:t>
      </w:r>
    </w:p>
    <w:p w14:paraId="0084D9F2" w14:textId="77777777" w:rsidR="00E34418" w:rsidRDefault="00E34418" w:rsidP="00231F6C">
      <w:pPr>
        <w:numPr>
          <w:ilvl w:val="0"/>
          <w:numId w:val="40"/>
        </w:numPr>
      </w:pPr>
      <w:r>
        <w:t>De in de normen NEN 2302:1983 en NEN 379:1980 genoemde vouwmethoden zijn van toepassing. Dit houdt in dat de tekenbladen in opgevouwen toestand even groot zijn als het staande A4-formaat. Het titelblok is daarbij aan de voorzijde zichtbaar.</w:t>
      </w:r>
    </w:p>
    <w:p w14:paraId="0084D9F3" w14:textId="77777777" w:rsidR="002A5478" w:rsidRDefault="00BE4A44" w:rsidP="002A5478">
      <w:pPr>
        <w:pStyle w:val="Kop3"/>
      </w:pPr>
      <w:bookmarkStart w:id="80" w:name="_Toc90923604"/>
      <w:r>
        <w:t>4</w:t>
      </w:r>
      <w:r w:rsidR="002A5478">
        <w:t>.</w:t>
      </w:r>
      <w:r w:rsidR="0090132D">
        <w:t>2</w:t>
      </w:r>
      <w:r w:rsidR="002A5478">
        <w:tab/>
        <w:t>Tekenruimte, kader en rand</w:t>
      </w:r>
      <w:bookmarkEnd w:id="80"/>
    </w:p>
    <w:p w14:paraId="0084D9F4" w14:textId="77777777" w:rsidR="002A5478" w:rsidRDefault="00973761" w:rsidP="002A5478">
      <w:pPr>
        <w:pStyle w:val="Kop4"/>
      </w:pPr>
      <w:bookmarkStart w:id="81" w:name="_Toc90923605"/>
      <w:r>
        <w:t>4</w:t>
      </w:r>
      <w:r w:rsidR="002A5478">
        <w:t>.</w:t>
      </w:r>
      <w:r w:rsidR="0090132D">
        <w:t>2</w:t>
      </w:r>
      <w:r w:rsidR="002A5478">
        <w:t>.1</w:t>
      </w:r>
      <w:r w:rsidR="002A5478">
        <w:tab/>
        <w:t>Algemeen</w:t>
      </w:r>
      <w:bookmarkEnd w:id="81"/>
      <w:r w:rsidR="002A5478">
        <w:t xml:space="preserve"> </w:t>
      </w:r>
    </w:p>
    <w:p w14:paraId="0084D9F5" w14:textId="77777777" w:rsidR="002A5478" w:rsidRPr="007E364A" w:rsidRDefault="002A5478" w:rsidP="00231F6C">
      <w:pPr>
        <w:numPr>
          <w:ilvl w:val="0"/>
          <w:numId w:val="41"/>
        </w:numPr>
      </w:pPr>
      <w:r>
        <w:t>Conform NEN-EN-ISO 5457:1999 geldt het volgende.</w:t>
      </w:r>
    </w:p>
    <w:p w14:paraId="0084D9F6" w14:textId="77777777" w:rsidR="002A5478" w:rsidRDefault="002A5478" w:rsidP="00231F6C">
      <w:pPr>
        <w:numPr>
          <w:ilvl w:val="0"/>
          <w:numId w:val="15"/>
        </w:numPr>
      </w:pPr>
      <w:r>
        <w:t>De tekening moet worden voorzien van kader en rand.</w:t>
      </w:r>
    </w:p>
    <w:p w14:paraId="0084D9F7" w14:textId="77777777" w:rsidR="002A5478" w:rsidRDefault="002A5478" w:rsidP="00231F6C">
      <w:pPr>
        <w:numPr>
          <w:ilvl w:val="0"/>
          <w:numId w:val="15"/>
        </w:numPr>
      </w:pPr>
      <w:r>
        <w:t>De tekenruimte wordt begrensd door het kader.</w:t>
      </w:r>
    </w:p>
    <w:p w14:paraId="0084D9F8" w14:textId="77777777" w:rsidR="002A5478" w:rsidRDefault="002A5478" w:rsidP="00231F6C">
      <w:pPr>
        <w:numPr>
          <w:ilvl w:val="0"/>
          <w:numId w:val="15"/>
        </w:numPr>
      </w:pPr>
      <w:r>
        <w:t>Het kader moet worden getekend met een lijn met een dikte van 0</w:t>
      </w:r>
      <w:r w:rsidR="00B3179E">
        <w:t>.</w:t>
      </w:r>
      <w:r>
        <w:t>7 mm</w:t>
      </w:r>
    </w:p>
    <w:p w14:paraId="0084D9F9" w14:textId="77777777" w:rsidR="002A5478" w:rsidRDefault="002A5478" w:rsidP="00231F6C">
      <w:pPr>
        <w:numPr>
          <w:ilvl w:val="0"/>
          <w:numId w:val="15"/>
        </w:numPr>
      </w:pPr>
      <w:r>
        <w:t>De rand wordt begrensd door het kader en de afsnijkanten.</w:t>
      </w:r>
    </w:p>
    <w:p w14:paraId="0084D9FA" w14:textId="77777777" w:rsidR="002A5478" w:rsidRDefault="002A5478" w:rsidP="00231F6C">
      <w:pPr>
        <w:numPr>
          <w:ilvl w:val="0"/>
          <w:numId w:val="15"/>
        </w:numPr>
      </w:pPr>
      <w:r>
        <w:t>De afsnijkanten worden getekend met een lijn met een dikte van 0</w:t>
      </w:r>
      <w:r w:rsidR="00B3179E">
        <w:t>.</w:t>
      </w:r>
      <w:r>
        <w:t>25 mm.</w:t>
      </w:r>
    </w:p>
    <w:p w14:paraId="0084D9FB" w14:textId="77777777" w:rsidR="002A5478" w:rsidRDefault="002A5478" w:rsidP="00231F6C">
      <w:pPr>
        <w:numPr>
          <w:ilvl w:val="0"/>
          <w:numId w:val="15"/>
        </w:numPr>
      </w:pPr>
      <w:r>
        <w:t>De rand hee</w:t>
      </w:r>
      <w:r w:rsidR="00A6002A">
        <w:t>ft aan de linkerzijde een breed</w:t>
      </w:r>
      <w:r>
        <w:t>te van 20 mm. Alle overige randen hebben een breedte van 10 mm.</w:t>
      </w:r>
    </w:p>
    <w:p w14:paraId="0084D9FC" w14:textId="77777777" w:rsidR="002A5478" w:rsidRDefault="0090132D" w:rsidP="002A5478">
      <w:pPr>
        <w:pStyle w:val="Kop4"/>
      </w:pPr>
      <w:r>
        <w:br w:type="page"/>
      </w:r>
      <w:bookmarkStart w:id="82" w:name="_Toc90923606"/>
      <w:r w:rsidR="00973761">
        <w:lastRenderedPageBreak/>
        <w:t>4</w:t>
      </w:r>
      <w:r w:rsidR="002A5478">
        <w:t>.</w:t>
      </w:r>
      <w:r>
        <w:t>2</w:t>
      </w:r>
      <w:r w:rsidR="002A5478">
        <w:t>.2</w:t>
      </w:r>
      <w:r w:rsidR="002A5478">
        <w:tab/>
        <w:t>Merktekens in de rand</w:t>
      </w:r>
      <w:bookmarkEnd w:id="82"/>
    </w:p>
    <w:p w14:paraId="0084D9FD" w14:textId="77777777" w:rsidR="002A5478" w:rsidRDefault="002A5478" w:rsidP="00231F6C">
      <w:pPr>
        <w:numPr>
          <w:ilvl w:val="0"/>
          <w:numId w:val="42"/>
        </w:numPr>
      </w:pPr>
      <w:r>
        <w:t>De volgende merktekens worden onderscheiden:</w:t>
      </w:r>
    </w:p>
    <w:p w14:paraId="0084D9FE" w14:textId="3FFB6EF0" w:rsidR="002A5478" w:rsidRDefault="002A5478" w:rsidP="00231F6C">
      <w:pPr>
        <w:numPr>
          <w:ilvl w:val="0"/>
          <w:numId w:val="16"/>
        </w:numPr>
      </w:pPr>
      <w:r>
        <w:t>Roosterverdeling</w:t>
      </w:r>
      <w:r w:rsidR="00F61191">
        <w:t>.</w:t>
      </w:r>
    </w:p>
    <w:p w14:paraId="0084D9FF" w14:textId="2BDBD3EA" w:rsidR="002A5478" w:rsidRDefault="002A5478" w:rsidP="00231F6C">
      <w:pPr>
        <w:numPr>
          <w:ilvl w:val="0"/>
          <w:numId w:val="16"/>
        </w:numPr>
      </w:pPr>
      <w:r>
        <w:t>Centreermarkeringen</w:t>
      </w:r>
      <w:r w:rsidR="00F61191">
        <w:t>.</w:t>
      </w:r>
    </w:p>
    <w:p w14:paraId="0084DA00" w14:textId="2B5D92F9" w:rsidR="002A5478" w:rsidRDefault="002A5478" w:rsidP="00231F6C">
      <w:pPr>
        <w:numPr>
          <w:ilvl w:val="0"/>
          <w:numId w:val="16"/>
        </w:numPr>
      </w:pPr>
      <w:r>
        <w:t>Afsnijmarkeringen</w:t>
      </w:r>
      <w:r w:rsidR="00F61191">
        <w:t>.</w:t>
      </w:r>
    </w:p>
    <w:p w14:paraId="0084DA01" w14:textId="5C464FE1" w:rsidR="002A5478" w:rsidRDefault="002A5478" w:rsidP="00231F6C">
      <w:pPr>
        <w:numPr>
          <w:ilvl w:val="0"/>
          <w:numId w:val="16"/>
        </w:numPr>
      </w:pPr>
      <w:r>
        <w:t>Vouwmerken</w:t>
      </w:r>
      <w:r w:rsidR="00F61191">
        <w:t>.</w:t>
      </w:r>
    </w:p>
    <w:p w14:paraId="0084DA02" w14:textId="77777777" w:rsidR="002A5478" w:rsidRDefault="00146B6C" w:rsidP="002A5478">
      <w:pPr>
        <w:spacing w:line="240" w:lineRule="atLeast"/>
      </w:pPr>
      <w:r>
        <w:rPr>
          <w:noProof/>
          <w:color w:val="000000"/>
        </w:rPr>
        <w:drawing>
          <wp:inline distT="0" distB="0" distL="0" distR="0" wp14:anchorId="0084E1CD" wp14:editId="0084E1CE">
            <wp:extent cx="5457825" cy="4057650"/>
            <wp:effectExtent l="0" t="0" r="9525" b="0"/>
            <wp:docPr id="28" name="Afbeelding 28" descr="mer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erke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7825" cy="4057650"/>
                    </a:xfrm>
                    <a:prstGeom prst="rect">
                      <a:avLst/>
                    </a:prstGeom>
                    <a:noFill/>
                    <a:ln>
                      <a:noFill/>
                    </a:ln>
                  </pic:spPr>
                </pic:pic>
              </a:graphicData>
            </a:graphic>
          </wp:inline>
        </w:drawing>
      </w:r>
    </w:p>
    <w:p w14:paraId="0084DA03" w14:textId="77777777" w:rsidR="002A5478" w:rsidRDefault="002A5478" w:rsidP="002A5478"/>
    <w:p w14:paraId="0084DA04" w14:textId="77777777" w:rsidR="002A5478" w:rsidRPr="00060E47" w:rsidRDefault="002A5478" w:rsidP="00231F6C">
      <w:pPr>
        <w:numPr>
          <w:ilvl w:val="0"/>
          <w:numId w:val="42"/>
        </w:numPr>
      </w:pPr>
      <w:r w:rsidRPr="00060E47">
        <w:t>Roosterverdeling</w:t>
      </w:r>
    </w:p>
    <w:p w14:paraId="0084DA05" w14:textId="77777777" w:rsidR="002A5478" w:rsidRDefault="002A5478" w:rsidP="00231F6C">
      <w:pPr>
        <w:numPr>
          <w:ilvl w:val="0"/>
          <w:numId w:val="17"/>
        </w:numPr>
      </w:pPr>
      <w:r w:rsidRPr="007E364A">
        <w:t xml:space="preserve">De roosterverdeling bestaat uit velden en </w:t>
      </w:r>
      <w:r>
        <w:t>moet worden</w:t>
      </w:r>
      <w:r w:rsidRPr="007E364A">
        <w:t xml:space="preserve"> begrens</w:t>
      </w:r>
      <w:r>
        <w:t>d</w:t>
      </w:r>
      <w:r w:rsidRPr="007E364A">
        <w:t xml:space="preserve"> door het kader en een lijn 5 mm buiten het kader. De lengte van de velden is 50 mm, te beginnen bij de symmetrieassen van het </w:t>
      </w:r>
      <w:proofErr w:type="spellStart"/>
      <w:r w:rsidRPr="007E364A">
        <w:t>schoongesneden</w:t>
      </w:r>
      <w:proofErr w:type="spellEnd"/>
      <w:r w:rsidRPr="007E364A">
        <w:t xml:space="preserve"> formaat (centreermarkeringen).</w:t>
      </w:r>
    </w:p>
    <w:p w14:paraId="0084DA06" w14:textId="77777777" w:rsidR="002A5478" w:rsidRDefault="002A5478" w:rsidP="00231F6C">
      <w:pPr>
        <w:numPr>
          <w:ilvl w:val="0"/>
          <w:numId w:val="17"/>
        </w:numPr>
      </w:pPr>
      <w:r w:rsidRPr="007E364A">
        <w:t xml:space="preserve">De lijndikte van de roosterverdeling bedraagt 0,25 mm. </w:t>
      </w:r>
    </w:p>
    <w:p w14:paraId="0084DA07" w14:textId="77777777" w:rsidR="002A5478" w:rsidRDefault="002A5478" w:rsidP="00231F6C">
      <w:pPr>
        <w:numPr>
          <w:ilvl w:val="0"/>
          <w:numId w:val="17"/>
        </w:numPr>
      </w:pPr>
      <w:r w:rsidRPr="007E364A">
        <w:t xml:space="preserve">Het toepassen van de roosterverdeling is optioneel. </w:t>
      </w:r>
    </w:p>
    <w:p w14:paraId="0084DA08" w14:textId="77777777" w:rsidR="00855AE6" w:rsidRPr="00B3179E" w:rsidRDefault="00855AE6" w:rsidP="00231F6C">
      <w:pPr>
        <w:numPr>
          <w:ilvl w:val="0"/>
          <w:numId w:val="17"/>
        </w:numPr>
      </w:pPr>
      <w:r w:rsidRPr="00B3179E">
        <w:t xml:space="preserve">Optioneel: de roosterverdeling kan worden voorzien van </w:t>
      </w:r>
      <w:r w:rsidR="008B234A" w:rsidRPr="00B3179E">
        <w:t xml:space="preserve">letters en cijfers, letterhoogte </w:t>
      </w:r>
      <w:r w:rsidR="009D2294" w:rsidRPr="009D2294">
        <w:rPr>
          <w:color w:val="FF0000"/>
        </w:rPr>
        <w:t>3</w:t>
      </w:r>
      <w:r w:rsidR="00B3179E">
        <w:t>.</w:t>
      </w:r>
      <w:r w:rsidR="008B234A" w:rsidRPr="00B3179E">
        <w:t xml:space="preserve">5. </w:t>
      </w:r>
    </w:p>
    <w:p w14:paraId="0084DA09" w14:textId="77777777" w:rsidR="002A5478" w:rsidRPr="00060E47" w:rsidRDefault="002A5478" w:rsidP="00231F6C">
      <w:pPr>
        <w:numPr>
          <w:ilvl w:val="0"/>
          <w:numId w:val="42"/>
        </w:numPr>
      </w:pPr>
      <w:r w:rsidRPr="00060E47">
        <w:t>Centreermarkeringen</w:t>
      </w:r>
    </w:p>
    <w:p w14:paraId="0084DA0A" w14:textId="77777777" w:rsidR="002A5478" w:rsidRPr="00C60BE2" w:rsidRDefault="002A5478" w:rsidP="00231F6C">
      <w:pPr>
        <w:numPr>
          <w:ilvl w:val="0"/>
          <w:numId w:val="18"/>
        </w:numPr>
      </w:pPr>
      <w:r w:rsidRPr="00EC614C">
        <w:t>Centreermarkeringen geven het midden van de tekening aan.</w:t>
      </w:r>
      <w:r>
        <w:t xml:space="preserve"> </w:t>
      </w:r>
    </w:p>
    <w:p w14:paraId="0084DA0B" w14:textId="77777777" w:rsidR="002A5478" w:rsidRPr="00EC614C" w:rsidRDefault="002A5478" w:rsidP="00231F6C">
      <w:pPr>
        <w:numPr>
          <w:ilvl w:val="0"/>
          <w:numId w:val="18"/>
        </w:numPr>
      </w:pPr>
      <w:r w:rsidRPr="00EC614C">
        <w:t>Bij alle formaten</w:t>
      </w:r>
      <w:r>
        <w:t>,</w:t>
      </w:r>
      <w:r w:rsidRPr="00EC614C">
        <w:t xml:space="preserve"> met uitzondering van A4 en A4 liggend</w:t>
      </w:r>
      <w:r>
        <w:t>,</w:t>
      </w:r>
      <w:r w:rsidRPr="00EC614C">
        <w:t xml:space="preserve"> </w:t>
      </w:r>
      <w:r>
        <w:t xml:space="preserve">moeten </w:t>
      </w:r>
      <w:r w:rsidRPr="00EC614C">
        <w:t>deze markeringen beginnen bij de buitenkant van de roosterverdeling en eindigen 5mm voorbij het kader in de tekenruimte.</w:t>
      </w:r>
      <w:r>
        <w:t xml:space="preserve"> </w:t>
      </w:r>
    </w:p>
    <w:p w14:paraId="0084DA0C" w14:textId="77777777" w:rsidR="002A5478" w:rsidRPr="00EC614C" w:rsidRDefault="002A5478" w:rsidP="00231F6C">
      <w:pPr>
        <w:numPr>
          <w:ilvl w:val="0"/>
          <w:numId w:val="18"/>
        </w:numPr>
      </w:pPr>
      <w:r w:rsidRPr="00EC614C">
        <w:t xml:space="preserve">Bij de formaten A4 en A4 liggend </w:t>
      </w:r>
      <w:r>
        <w:t xml:space="preserve">moeten de </w:t>
      </w:r>
      <w:r w:rsidRPr="00EC614C">
        <w:t>centreerm</w:t>
      </w:r>
      <w:r>
        <w:t>arkeringen</w:t>
      </w:r>
      <w:r w:rsidRPr="00EC614C">
        <w:t xml:space="preserve"> beginnen bij de buitenkant van de roosterverdeling en eindigen op het kader.</w:t>
      </w:r>
    </w:p>
    <w:p w14:paraId="0084DA0D" w14:textId="77777777" w:rsidR="002A5478" w:rsidRDefault="002A5478" w:rsidP="00231F6C">
      <w:pPr>
        <w:numPr>
          <w:ilvl w:val="0"/>
          <w:numId w:val="18"/>
        </w:numPr>
      </w:pPr>
      <w:r w:rsidRPr="00EC614C">
        <w:t xml:space="preserve">Centreermarkeringen </w:t>
      </w:r>
      <w:r>
        <w:t>moeten</w:t>
      </w:r>
      <w:r w:rsidRPr="00EC614C">
        <w:t xml:space="preserve"> op de </w:t>
      </w:r>
      <w:proofErr w:type="spellStart"/>
      <w:r w:rsidRPr="00EC614C">
        <w:t>symmetrie-assen</w:t>
      </w:r>
      <w:proofErr w:type="spellEnd"/>
      <w:r w:rsidRPr="00EC614C">
        <w:t xml:space="preserve"> van het </w:t>
      </w:r>
      <w:proofErr w:type="spellStart"/>
      <w:r w:rsidRPr="00EC614C">
        <w:t>schoongesneden</w:t>
      </w:r>
      <w:proofErr w:type="spellEnd"/>
      <w:r w:rsidRPr="00EC614C">
        <w:t xml:space="preserve"> formaat</w:t>
      </w:r>
      <w:r>
        <w:t xml:space="preserve"> staan</w:t>
      </w:r>
      <w:r w:rsidRPr="00EC614C">
        <w:t>.</w:t>
      </w:r>
    </w:p>
    <w:p w14:paraId="0084DA0E" w14:textId="77777777" w:rsidR="002A5478" w:rsidRDefault="002A5478" w:rsidP="00231F6C">
      <w:pPr>
        <w:numPr>
          <w:ilvl w:val="0"/>
          <w:numId w:val="18"/>
        </w:numPr>
      </w:pPr>
      <w:r w:rsidRPr="00EC614C">
        <w:t xml:space="preserve">Centreermarkeringen </w:t>
      </w:r>
      <w:r>
        <w:t xml:space="preserve">moeten </w:t>
      </w:r>
      <w:r w:rsidRPr="00EC614C">
        <w:t>een lijndikte hebben van 0</w:t>
      </w:r>
      <w:r w:rsidR="00B3179E">
        <w:t>.</w:t>
      </w:r>
      <w:r w:rsidRPr="00EC614C">
        <w:t>70 mm.</w:t>
      </w:r>
    </w:p>
    <w:p w14:paraId="0084DA0F" w14:textId="77777777" w:rsidR="00D86987" w:rsidRPr="00B3179E" w:rsidRDefault="00D86987" w:rsidP="00231F6C">
      <w:pPr>
        <w:numPr>
          <w:ilvl w:val="0"/>
          <w:numId w:val="18"/>
        </w:numPr>
      </w:pPr>
      <w:r w:rsidRPr="00B3179E">
        <w:lastRenderedPageBreak/>
        <w:t>Het toepassen van centreermarkeringen is optioneel.</w:t>
      </w:r>
    </w:p>
    <w:p w14:paraId="0084DA10" w14:textId="77777777" w:rsidR="002A5478" w:rsidRPr="00060E47" w:rsidRDefault="002A5478" w:rsidP="00231F6C">
      <w:pPr>
        <w:numPr>
          <w:ilvl w:val="0"/>
          <w:numId w:val="42"/>
        </w:numPr>
      </w:pPr>
      <w:r w:rsidRPr="00060E47">
        <w:t>Afsnijmarkeringen</w:t>
      </w:r>
    </w:p>
    <w:p w14:paraId="0084DA11" w14:textId="77777777" w:rsidR="002A5478" w:rsidRPr="00EC614C" w:rsidRDefault="002A5478" w:rsidP="00231F6C">
      <w:pPr>
        <w:numPr>
          <w:ilvl w:val="0"/>
          <w:numId w:val="19"/>
        </w:numPr>
      </w:pPr>
      <w:r w:rsidRPr="00EC614C">
        <w:t>Afsnijmarkeringen geven aan waar de tekeningen afgesneden moet worden om het juiste formaat te krijgen.</w:t>
      </w:r>
      <w:r>
        <w:t xml:space="preserve"> </w:t>
      </w:r>
    </w:p>
    <w:p w14:paraId="0084DA12" w14:textId="77777777" w:rsidR="002A5478" w:rsidRDefault="002A5478" w:rsidP="00231F6C">
      <w:pPr>
        <w:numPr>
          <w:ilvl w:val="0"/>
          <w:numId w:val="19"/>
        </w:numPr>
      </w:pPr>
      <w:r w:rsidRPr="00EC614C">
        <w:t xml:space="preserve">Afsnijmarkeringen </w:t>
      </w:r>
      <w:r>
        <w:t xml:space="preserve">moeten </w:t>
      </w:r>
      <w:r w:rsidRPr="00EC614C">
        <w:t xml:space="preserve">op de vier hoeken van het </w:t>
      </w:r>
      <w:proofErr w:type="spellStart"/>
      <w:r w:rsidRPr="00EC614C">
        <w:t>schoongesneden</w:t>
      </w:r>
      <w:proofErr w:type="spellEnd"/>
      <w:r w:rsidRPr="00EC614C">
        <w:t xml:space="preserve"> formaat staan en hebben de vorm van twee elkaar gedeeltelijk overlappende rechthoeken met de afmetingen van 10 mm x 5 mm. </w:t>
      </w:r>
    </w:p>
    <w:p w14:paraId="0084DA13" w14:textId="77777777" w:rsidR="002A5478" w:rsidRDefault="002A5478" w:rsidP="00231F6C">
      <w:pPr>
        <w:numPr>
          <w:ilvl w:val="0"/>
          <w:numId w:val="19"/>
        </w:numPr>
      </w:pPr>
      <w:r w:rsidRPr="00EC614C">
        <w:t xml:space="preserve">Het toepassen van de afsnijmarkeringen is optioneel. </w:t>
      </w:r>
    </w:p>
    <w:p w14:paraId="0084DA14" w14:textId="77777777" w:rsidR="002A5478" w:rsidRPr="00060E47" w:rsidRDefault="002A5478" w:rsidP="00231F6C">
      <w:pPr>
        <w:numPr>
          <w:ilvl w:val="0"/>
          <w:numId w:val="42"/>
        </w:numPr>
      </w:pPr>
      <w:r w:rsidRPr="00060E47">
        <w:t>Vouwmerken</w:t>
      </w:r>
    </w:p>
    <w:p w14:paraId="0084DA15" w14:textId="77777777" w:rsidR="002A5478" w:rsidRDefault="002A5478" w:rsidP="00231F6C">
      <w:pPr>
        <w:numPr>
          <w:ilvl w:val="0"/>
          <w:numId w:val="20"/>
        </w:numPr>
      </w:pPr>
      <w:r w:rsidRPr="00EC614C">
        <w:t>Vouwmerken geven aan waar de tekeningen moeten worden gevouwen</w:t>
      </w:r>
      <w:r>
        <w:t xml:space="preserve"> </w:t>
      </w:r>
      <w:r w:rsidRPr="00EC614C">
        <w:t>om uiteindelijk het A4 formaat te krijgen.</w:t>
      </w:r>
    </w:p>
    <w:p w14:paraId="0084DA16" w14:textId="77777777" w:rsidR="002A5478" w:rsidRDefault="002A5478" w:rsidP="00231F6C">
      <w:pPr>
        <w:numPr>
          <w:ilvl w:val="0"/>
          <w:numId w:val="20"/>
        </w:numPr>
      </w:pPr>
      <w:r w:rsidRPr="00EC614C">
        <w:t xml:space="preserve">Vouwmerken </w:t>
      </w:r>
      <w:r>
        <w:t xml:space="preserve">moeten </w:t>
      </w:r>
      <w:r w:rsidRPr="00EC614C">
        <w:t xml:space="preserve">in de rand staan en worden aangegeven met een lijn van 5 mm. De verdeling van de vouwmerken is in een patroon geplaatst met een onderlinge </w:t>
      </w:r>
      <w:proofErr w:type="spellStart"/>
      <w:r w:rsidRPr="00EC614C">
        <w:t>vertikale</w:t>
      </w:r>
      <w:proofErr w:type="spellEnd"/>
      <w:r w:rsidRPr="00EC614C">
        <w:t xml:space="preserve"> afstand van 297 mm en een onderlinge horizontale afstand van 210 mm. De verdeling wordt gerekend vanuit de rechter </w:t>
      </w:r>
      <w:proofErr w:type="spellStart"/>
      <w:r w:rsidRPr="00EC614C">
        <w:t>onderhoek</w:t>
      </w:r>
      <w:proofErr w:type="spellEnd"/>
      <w:r w:rsidRPr="00EC614C">
        <w:t xml:space="preserve"> van de tekening. </w:t>
      </w:r>
    </w:p>
    <w:p w14:paraId="0084DA17" w14:textId="504DFD69" w:rsidR="002A5478" w:rsidRDefault="00143708" w:rsidP="00231F6C">
      <w:pPr>
        <w:numPr>
          <w:ilvl w:val="0"/>
          <w:numId w:val="20"/>
        </w:numPr>
      </w:pPr>
      <w:r>
        <w:t>V</w:t>
      </w:r>
      <w:r w:rsidR="002A5478" w:rsidRPr="00EC614C">
        <w:t xml:space="preserve">ouwmerken aangegeven </w:t>
      </w:r>
      <w:r>
        <w:t xml:space="preserve">worden </w:t>
      </w:r>
      <w:r w:rsidR="002A5478" w:rsidRPr="00EC614C">
        <w:t xml:space="preserve">met een lijn van 5 mm met een gesloten pijlpunt. Vouwmerken hebben een lijndikte van 0.18 mm. </w:t>
      </w:r>
    </w:p>
    <w:p w14:paraId="0084DA18" w14:textId="77777777" w:rsidR="002A5478" w:rsidRDefault="002A5478" w:rsidP="00231F6C">
      <w:pPr>
        <w:numPr>
          <w:ilvl w:val="0"/>
          <w:numId w:val="20"/>
        </w:numPr>
      </w:pPr>
      <w:r w:rsidRPr="00EC614C">
        <w:t>Het toepassen van de vouwmerken is optioneel.</w:t>
      </w:r>
    </w:p>
    <w:p w14:paraId="0084DA19" w14:textId="77777777" w:rsidR="00302B57" w:rsidRPr="00877A5E" w:rsidRDefault="00302B57" w:rsidP="00302B57">
      <w:pPr>
        <w:ind w:left="364" w:hanging="364"/>
      </w:pPr>
      <w:r w:rsidRPr="00877A5E">
        <w:t>d.</w:t>
      </w:r>
      <w:r w:rsidRPr="00877A5E">
        <w:tab/>
        <w:t>De roosterverdeling en verschillende markering kunnen naar behoefte worden aan- en uitgezet (ze staan default uit).</w:t>
      </w:r>
    </w:p>
    <w:p w14:paraId="0084DA1A" w14:textId="77777777" w:rsidR="0090132D" w:rsidRDefault="0090132D" w:rsidP="0090132D">
      <w:pPr>
        <w:pStyle w:val="Kop3"/>
      </w:pPr>
      <w:bookmarkStart w:id="83" w:name="_Toc90923607"/>
      <w:r>
        <w:rPr>
          <w:rFonts w:ascii="ZWAdobeF" w:hAnsi="ZWAdobeF" w:cs="ZWAdobeF"/>
          <w:b w:val="0"/>
          <w:sz w:val="2"/>
          <w:szCs w:val="2"/>
        </w:rPr>
        <w:t>14B</w:t>
      </w:r>
      <w:r w:rsidR="00973761">
        <w:t>4</w:t>
      </w:r>
      <w:r>
        <w:t>.3</w:t>
      </w:r>
      <w:r>
        <w:tab/>
        <w:t>Indeling tekenblad</w:t>
      </w:r>
      <w:bookmarkEnd w:id="83"/>
    </w:p>
    <w:p w14:paraId="0084DA1B" w14:textId="77777777" w:rsidR="00957F3D" w:rsidRPr="00BA66CA" w:rsidRDefault="00957F3D" w:rsidP="00957F3D">
      <w:pPr>
        <w:pStyle w:val="Kop4"/>
      </w:pPr>
      <w:bookmarkStart w:id="84" w:name="_Toc90923608"/>
      <w:r w:rsidRPr="00BA66CA">
        <w:t>4.3.1</w:t>
      </w:r>
      <w:r w:rsidRPr="00BA66CA">
        <w:tab/>
        <w:t>Algemeen</w:t>
      </w:r>
      <w:bookmarkEnd w:id="84"/>
    </w:p>
    <w:p w14:paraId="0084DA1C" w14:textId="5AFF7265" w:rsidR="0090132D" w:rsidRDefault="0090132D" w:rsidP="00231F6C">
      <w:pPr>
        <w:numPr>
          <w:ilvl w:val="0"/>
          <w:numId w:val="43"/>
        </w:numPr>
      </w:pPr>
      <w:r>
        <w:t>Een tekening moet een titelblok hebben. Het titelblok moet altijd rechtsonder op het tekenblad staan binnen een strook van 210 mm breed (breedte van een A4-formaat).</w:t>
      </w:r>
    </w:p>
    <w:p w14:paraId="0084DA1D" w14:textId="77777777" w:rsidR="0090132D" w:rsidRDefault="0090132D" w:rsidP="0090132D"/>
    <w:p w14:paraId="0084DA1E" w14:textId="77777777" w:rsidR="0090132D" w:rsidRDefault="00146B6C" w:rsidP="0090132D">
      <w:pPr>
        <w:spacing w:line="240" w:lineRule="atLeast"/>
      </w:pPr>
      <w:r>
        <w:rPr>
          <w:noProof/>
        </w:rPr>
        <mc:AlternateContent>
          <mc:Choice Requires="wps">
            <w:drawing>
              <wp:anchor distT="0" distB="0" distL="114300" distR="114300" simplePos="0" relativeHeight="251637248" behindDoc="0" locked="0" layoutInCell="1" allowOverlap="1" wp14:anchorId="0084E1CF" wp14:editId="0084E1D0">
                <wp:simplePos x="0" y="0"/>
                <wp:positionH relativeFrom="column">
                  <wp:posOffset>193675</wp:posOffset>
                </wp:positionH>
                <wp:positionV relativeFrom="paragraph">
                  <wp:posOffset>3578225</wp:posOffset>
                </wp:positionV>
                <wp:extent cx="3800475" cy="146685"/>
                <wp:effectExtent l="0" t="0" r="0" b="0"/>
                <wp:wrapNone/>
                <wp:docPr id="291"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466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0" w14:textId="77777777" w:rsidR="00A43B9E" w:rsidRDefault="00A43B9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1CF" id="Text Box 315" o:spid="_x0000_s1027" type="#_x0000_t202" style="position:absolute;margin-left:15.25pt;margin-top:281.75pt;width:299.25pt;height:11.5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" stroked="f">
                <v:textbox>
                  <w:txbxContent>
                    <w:p w14:paraId="0084E260" w14:textId="77777777" w:rsidR="00A43B9E" w:rsidRDefault="00A43B9E"/>
                  </w:txbxContent>
                </v:textbox>
              </v:shape>
            </w:pict>
          </mc:Fallback>
        </mc:AlternateContent>
      </w:r>
      <w:r>
        <w:rPr>
          <w:noProof/>
        </w:rPr>
        <w:drawing>
          <wp:inline distT="0" distB="0" distL="0" distR="0" wp14:anchorId="0084E1D1" wp14:editId="0084E1D2">
            <wp:extent cx="4667250" cy="3371850"/>
            <wp:effectExtent l="0" t="0" r="0" b="0"/>
            <wp:docPr id="29" name="Afbeelding 29" descr="standaard-bladindeling pl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tandaard-bladindeling plot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67250" cy="3371850"/>
                    </a:xfrm>
                    <a:prstGeom prst="rect">
                      <a:avLst/>
                    </a:prstGeom>
                    <a:noFill/>
                    <a:ln>
                      <a:noFill/>
                    </a:ln>
                  </pic:spPr>
                </pic:pic>
              </a:graphicData>
            </a:graphic>
          </wp:inline>
        </w:drawing>
      </w:r>
    </w:p>
    <w:p w14:paraId="0084DA1F" w14:textId="77777777" w:rsidR="0090132D" w:rsidRDefault="0090132D" w:rsidP="00231F6C">
      <w:pPr>
        <w:numPr>
          <w:ilvl w:val="0"/>
          <w:numId w:val="43"/>
        </w:numPr>
      </w:pPr>
      <w:r>
        <w:lastRenderedPageBreak/>
        <w:t xml:space="preserve">De verklaring van lijnen, arceringen en symbolen wordt bij voorkeur boven het titelblok </w:t>
      </w:r>
      <w:r w:rsidR="00C95793" w:rsidRPr="00BA66CA">
        <w:t>en de situatie/bladindeling</w:t>
      </w:r>
      <w:r w:rsidR="00C95793">
        <w:rPr>
          <w:color w:val="C00000"/>
        </w:rPr>
        <w:t xml:space="preserve"> </w:t>
      </w:r>
      <w:r>
        <w:t xml:space="preserve">geplaatst, in dezelfde strook van </w:t>
      </w:r>
      <w:smartTag w:uri="urn:schemas-microsoft-com:office:smarttags" w:element="metricconverter">
        <w:smartTagPr>
          <w:attr w:name="ProductID" w:val="210 mm"/>
        </w:smartTagPr>
        <w:r>
          <w:t>210 mm</w:t>
        </w:r>
      </w:smartTag>
      <w:r>
        <w:t xml:space="preserve">. Een alternatief is om de verklaring linksonder tegen het titelblad te plaatsen en indien nodig naar links uit te breiden. </w:t>
      </w:r>
    </w:p>
    <w:p w14:paraId="0084DA20" w14:textId="77777777" w:rsidR="002A5478" w:rsidRPr="00BA66CA" w:rsidRDefault="00957F3D" w:rsidP="00957F3D">
      <w:pPr>
        <w:pStyle w:val="Kop4"/>
      </w:pPr>
      <w:bookmarkStart w:id="85" w:name="_Toc90923609"/>
      <w:r w:rsidRPr="00BA66CA">
        <w:t>4.3.2</w:t>
      </w:r>
      <w:r w:rsidRPr="00BA66CA">
        <w:tab/>
      </w:r>
      <w:r w:rsidR="002A5478" w:rsidRPr="00BA66CA">
        <w:t>Titelblok</w:t>
      </w:r>
      <w:bookmarkEnd w:id="85"/>
    </w:p>
    <w:p w14:paraId="0084DA21" w14:textId="77777777" w:rsidR="00560F51" w:rsidRDefault="00560F51" w:rsidP="00231F6C">
      <w:pPr>
        <w:numPr>
          <w:ilvl w:val="0"/>
          <w:numId w:val="44"/>
        </w:numPr>
      </w:pPr>
      <w:r>
        <w:t xml:space="preserve">Voorschriften voor de vormgeving en het gebruik van het titelblok zijn ontleend aan NEN-EN-ISO 5457:1999 “Technische productdocumentatie - Formaten en inrichting van tekenbladen”. </w:t>
      </w:r>
    </w:p>
    <w:p w14:paraId="0084DA22" w14:textId="14D470F3" w:rsidR="002A5478" w:rsidRDefault="002A5478" w:rsidP="00231F6C">
      <w:pPr>
        <w:numPr>
          <w:ilvl w:val="0"/>
          <w:numId w:val="44"/>
        </w:numPr>
      </w:pPr>
      <w:r>
        <w:t>Het titelblok heeft een rechthoekige vorm.</w:t>
      </w:r>
      <w:r w:rsidR="00560F51">
        <w:t xml:space="preserve"> </w:t>
      </w:r>
      <w:r>
        <w:t xml:space="preserve">De afmetingen, nadere vormgeving en exacte indeling van het titelblok en de velden daarbinnen zijn niet voorgeschreven, doch de maximale breedte is </w:t>
      </w:r>
      <w:commentRangeStart w:id="86"/>
      <w:commentRangeStart w:id="87"/>
      <w:r w:rsidR="00003112">
        <w:t xml:space="preserve">210 </w:t>
      </w:r>
      <w:commentRangeEnd w:id="86"/>
      <w:r w:rsidR="00003112">
        <w:rPr>
          <w:rStyle w:val="Verwijzingopmerking"/>
        </w:rPr>
        <w:commentReference w:id="86"/>
      </w:r>
      <w:commentRangeEnd w:id="87"/>
      <w:r w:rsidR="003961D1">
        <w:rPr>
          <w:rStyle w:val="Verwijzingopmerking"/>
        </w:rPr>
        <w:commentReference w:id="87"/>
      </w:r>
      <w:r>
        <w:t>mm</w:t>
      </w:r>
      <w:r w:rsidR="0090132D">
        <w:t xml:space="preserve">. </w:t>
      </w:r>
      <w:r>
        <w:t>Dit opdat het titelblok volledig zichtbaar blijft wanneer een tekening op A4-formaat wordt gevouwen.</w:t>
      </w:r>
    </w:p>
    <w:p w14:paraId="0084DA23" w14:textId="77777777" w:rsidR="002A5478" w:rsidRDefault="002A5478" w:rsidP="00231F6C">
      <w:pPr>
        <w:numPr>
          <w:ilvl w:val="0"/>
          <w:numId w:val="44"/>
        </w:numPr>
      </w:pPr>
      <w:r w:rsidRPr="00BA66CA">
        <w:t>Op alle papierformaten wordt – per bedrijf of organisatie – hetzelfde ‘standaard’ titelblok toegepast. Een uitzondering kan worden gemaakt vo</w:t>
      </w:r>
      <w:r w:rsidR="007A210E" w:rsidRPr="00BA66CA">
        <w:t>or de formaten A3 en A4, wanneer het standaard</w:t>
      </w:r>
      <w:r w:rsidRPr="00BA66CA">
        <w:t xml:space="preserve"> titelblok zoveel ruimte in beslag neemt dat er geen ruimte meer is voor de tekening. In </w:t>
      </w:r>
      <w:r w:rsidR="007A210E" w:rsidRPr="00BA66CA">
        <w:t>de</w:t>
      </w:r>
      <w:r w:rsidRPr="00BA66CA">
        <w:t xml:space="preserve"> titelblok</w:t>
      </w:r>
      <w:r w:rsidR="007A210E" w:rsidRPr="00BA66CA">
        <w:t>ken</w:t>
      </w:r>
      <w:r w:rsidRPr="00BA66CA">
        <w:t xml:space="preserve"> moeten evenwel</w:t>
      </w:r>
      <w:r>
        <w:t xml:space="preserve"> minimaal de verplichte velden worden opgenomen als aangegeven in de tabellen 2.2-1</w:t>
      </w:r>
      <w:r w:rsidR="0090132D">
        <w:t xml:space="preserve"> en</w:t>
      </w:r>
      <w:r>
        <w:t xml:space="preserve"> 2.2-2. </w:t>
      </w:r>
    </w:p>
    <w:p w14:paraId="0084DA24" w14:textId="77777777" w:rsidR="002A5478" w:rsidRDefault="002A5478" w:rsidP="00231F6C">
      <w:pPr>
        <w:numPr>
          <w:ilvl w:val="0"/>
          <w:numId w:val="44"/>
        </w:numPr>
      </w:pPr>
      <w:r>
        <w:t xml:space="preserve">Bij de formaten A0 t/m A3 bevindt het titelblok zich in de rechter </w:t>
      </w:r>
      <w:proofErr w:type="spellStart"/>
      <w:r>
        <w:t>onderhoek</w:t>
      </w:r>
      <w:proofErr w:type="spellEnd"/>
      <w:r>
        <w:t xml:space="preserve"> van de tekenruimte (voor de formaten zie ook §3.1). Bij A4 formaat bevindt het zich aan de onderzijde.</w:t>
      </w:r>
    </w:p>
    <w:p w14:paraId="0084DA25" w14:textId="77777777" w:rsidR="002A5478" w:rsidRDefault="002A5478" w:rsidP="00231F6C">
      <w:pPr>
        <w:numPr>
          <w:ilvl w:val="0"/>
          <w:numId w:val="44"/>
        </w:numPr>
      </w:pPr>
      <w:r>
        <w:t xml:space="preserve">Het titelblok bestaat uit verschillende gegevensvelden. </w:t>
      </w:r>
    </w:p>
    <w:p w14:paraId="0084DA26" w14:textId="77777777" w:rsidR="002A5478" w:rsidRDefault="002A5478" w:rsidP="00231F6C">
      <w:pPr>
        <w:numPr>
          <w:ilvl w:val="0"/>
          <w:numId w:val="44"/>
        </w:numPr>
      </w:pPr>
      <w:r>
        <w:t>Ieder bedrijf en iedere organisatie kan – binnen de hier geschetste kaders – het titelblok naar eigen inzicht vormgeven en inrichten, mits minimaal de verplichte velden worden opgenomen als aangegeven in de tabellen 2.2-1</w:t>
      </w:r>
      <w:r w:rsidR="00560F51">
        <w:t xml:space="preserve"> en</w:t>
      </w:r>
      <w:r>
        <w:t xml:space="preserve"> 2.2-2.</w:t>
      </w:r>
    </w:p>
    <w:p w14:paraId="0084DA27" w14:textId="77777777" w:rsidR="002A5478" w:rsidRDefault="002A5478" w:rsidP="00231F6C">
      <w:pPr>
        <w:numPr>
          <w:ilvl w:val="0"/>
          <w:numId w:val="44"/>
        </w:numPr>
      </w:pPr>
      <w:r>
        <w:t>Het verdient aanbeveling om de gegevensvelden zodanig te groeperen, dat de velden die bedoeld zijn voor alle documenten, in het onderste deel van het titelblok worden geplaatst en dat de aanvullende velden die bedoeld zijn voor specifieke documenten, in het bovenste deel worden geplaatst.</w:t>
      </w:r>
    </w:p>
    <w:p w14:paraId="0084DA28" w14:textId="77777777" w:rsidR="00560F51" w:rsidRPr="00513FBE" w:rsidRDefault="00560F51" w:rsidP="00370B88">
      <w:pPr>
        <w:pStyle w:val="Kop4"/>
      </w:pPr>
      <w:bookmarkStart w:id="88" w:name="_Toc90923610"/>
      <w:r w:rsidRPr="00513FBE">
        <w:rPr>
          <w:rFonts w:ascii="ZWAdobeF" w:hAnsi="ZWAdobeF" w:cs="ZWAdobeF"/>
          <w:sz w:val="2"/>
          <w:szCs w:val="2"/>
        </w:rPr>
        <w:t>19B</w:t>
      </w:r>
      <w:r w:rsidR="00973761" w:rsidRPr="00513FBE">
        <w:t>4</w:t>
      </w:r>
      <w:r w:rsidRPr="00513FBE">
        <w:t>.</w:t>
      </w:r>
      <w:r w:rsidR="00370B88" w:rsidRPr="00513FBE">
        <w:t>3.</w:t>
      </w:r>
      <w:r w:rsidR="00957F3D" w:rsidRPr="00513FBE">
        <w:t>3</w:t>
      </w:r>
      <w:r w:rsidRPr="00513FBE">
        <w:tab/>
        <w:t>Verklaring</w:t>
      </w:r>
      <w:bookmarkEnd w:id="88"/>
      <w:r w:rsidRPr="00513FBE">
        <w:t xml:space="preserve"> </w:t>
      </w:r>
    </w:p>
    <w:p w14:paraId="0084DA2B" w14:textId="174C3F76" w:rsidR="00560F51" w:rsidRDefault="00560F51" w:rsidP="00231F6C">
      <w:pPr>
        <w:numPr>
          <w:ilvl w:val="0"/>
          <w:numId w:val="45"/>
        </w:numPr>
      </w:pPr>
      <w:r>
        <w:t xml:space="preserve">In </w:t>
      </w:r>
      <w:r w:rsidR="00F9142C">
        <w:t>de verklaring</w:t>
      </w:r>
      <w:r>
        <w:t xml:space="preserve"> wordt de betekenis van lijnen, symbolen etc</w:t>
      </w:r>
      <w:r w:rsidR="00F9142C">
        <w:t>.</w:t>
      </w:r>
      <w:r>
        <w:t xml:space="preserve"> verklaard, onderverdeeld in </w:t>
      </w:r>
      <w:r w:rsidR="00B33BBA">
        <w:t>relevante categorieën</w:t>
      </w:r>
      <w:r>
        <w:t>.</w:t>
      </w:r>
    </w:p>
    <w:p w14:paraId="0084DA2D" w14:textId="77777777" w:rsidR="00250B84" w:rsidRDefault="00146B6C">
      <w:pPr>
        <w:numPr>
          <w:ilvl w:val="0"/>
          <w:numId w:val="45"/>
        </w:numPr>
      </w:pPr>
      <w:r>
        <w:rPr>
          <w:noProof/>
        </w:rPr>
        <mc:AlternateContent>
          <mc:Choice Requires="wps">
            <w:drawing>
              <wp:anchor distT="0" distB="0" distL="114300" distR="114300" simplePos="0" relativeHeight="251618816" behindDoc="0" locked="0" layoutInCell="1" allowOverlap="1" wp14:anchorId="0084E1D3" wp14:editId="0084E1D4">
                <wp:simplePos x="0" y="0"/>
                <wp:positionH relativeFrom="column">
                  <wp:posOffset>247650</wp:posOffset>
                </wp:positionH>
                <wp:positionV relativeFrom="paragraph">
                  <wp:posOffset>414655</wp:posOffset>
                </wp:positionV>
                <wp:extent cx="4916805" cy="1187450"/>
                <wp:effectExtent l="0" t="0" r="0" b="0"/>
                <wp:wrapNone/>
                <wp:docPr id="29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6805" cy="1187450"/>
                        </a:xfrm>
                        <a:prstGeom prst="rect">
                          <a:avLst/>
                        </a:prstGeom>
                        <a:solidFill>
                          <a:srgbClr val="FFFFFF"/>
                        </a:solidFill>
                        <a:ln w="9525">
                          <a:solidFill>
                            <a:srgbClr val="000000"/>
                          </a:solidFill>
                          <a:miter lim="800000"/>
                          <a:headEnd/>
                          <a:tailEnd/>
                        </a:ln>
                      </wps:spPr>
                      <wps:txbx>
                        <w:txbxContent>
                          <w:p w14:paraId="0084E261" w14:textId="77777777" w:rsidR="00A43B9E" w:rsidRDefault="00A43B9E">
                            <w:pPr>
                              <w:rPr>
                                <w:sz w:val="28"/>
                                <w:szCs w:val="28"/>
                              </w:rPr>
                            </w:pPr>
                          </w:p>
                          <w:p w14:paraId="0084E262" w14:textId="77777777" w:rsidR="00A43B9E" w:rsidRDefault="00A43B9E">
                            <w:pPr>
                              <w:rPr>
                                <w:rFonts w:ascii="NLCS-ISO" w:hAnsi="NLCS-ISO"/>
                                <w:sz w:val="28"/>
                                <w:szCs w:val="28"/>
                              </w:rPr>
                            </w:pPr>
                            <w:r w:rsidRPr="000A1E14">
                              <w:rPr>
                                <w:rFonts w:ascii="NLCS-ISO" w:hAnsi="NLCS-ISO"/>
                                <w:sz w:val="28"/>
                                <w:szCs w:val="28"/>
                              </w:rPr>
                              <w:t xml:space="preserve">Maten in </w:t>
                            </w:r>
                            <w:r>
                              <w:rPr>
                                <w:rFonts w:ascii="NLCS-ISO" w:hAnsi="NLCS-ISO"/>
                                <w:sz w:val="28"/>
                                <w:szCs w:val="28"/>
                              </w:rPr>
                              <w:t>meters, tenzij anders vermeld</w:t>
                            </w:r>
                          </w:p>
                          <w:p w14:paraId="0084E263" w14:textId="77777777" w:rsidR="00A43B9E" w:rsidRPr="00E179E7" w:rsidRDefault="00A43B9E">
                            <w:pPr>
                              <w:rPr>
                                <w:rFonts w:ascii="NLCS-ISO" w:hAnsi="NLCS-ISO"/>
                                <w:sz w:val="28"/>
                                <w:szCs w:val="28"/>
                              </w:rPr>
                            </w:pPr>
                            <w:r w:rsidRPr="00E179E7">
                              <w:rPr>
                                <w:rFonts w:ascii="NLCS-ISO" w:hAnsi="NLCS-ISO"/>
                                <w:sz w:val="28"/>
                                <w:szCs w:val="28"/>
                              </w:rPr>
                              <w:t>Materiaalmaten in mm, tenzij anders vermeld</w:t>
                            </w:r>
                          </w:p>
                          <w:p w14:paraId="0084E264" w14:textId="77777777" w:rsidR="00A43B9E" w:rsidRPr="000A1E14" w:rsidRDefault="00A43B9E">
                            <w:pPr>
                              <w:rPr>
                                <w:rFonts w:ascii="NLCS-ISO" w:hAnsi="NLCS-ISO"/>
                                <w:sz w:val="28"/>
                                <w:szCs w:val="28"/>
                              </w:rPr>
                            </w:pPr>
                            <w:r w:rsidRPr="000A1E14">
                              <w:rPr>
                                <w:rFonts w:ascii="NLCS-ISO" w:hAnsi="NLCS-ISO"/>
                                <w:sz w:val="28"/>
                                <w:szCs w:val="28"/>
                              </w:rPr>
                              <w:t>Peilmaten in meters t.o.v. N.A.P., tenzij anders vermeld</w:t>
                            </w:r>
                          </w:p>
                          <w:p w14:paraId="0084E265" w14:textId="77777777" w:rsidR="00A43B9E" w:rsidRDefault="00A43B9E">
                            <w:pPr>
                              <w:rPr>
                                <w:rFonts w:ascii="NLCS-ISO" w:hAnsi="NLCS-ISO"/>
                                <w:sz w:val="28"/>
                                <w:szCs w:val="28"/>
                              </w:rPr>
                            </w:pPr>
                            <w:r w:rsidRPr="000A1E14">
                              <w:rPr>
                                <w:rFonts w:ascii="NLCS-ISO" w:hAnsi="NLCS-ISO"/>
                                <w:sz w:val="28"/>
                                <w:szCs w:val="28"/>
                              </w:rPr>
                              <w:t>Diameters in mm, tenzij anders vermeld</w:t>
                            </w:r>
                          </w:p>
                          <w:p w14:paraId="0084E266" w14:textId="77777777" w:rsidR="00A43B9E" w:rsidRPr="00513FBE" w:rsidRDefault="00A43B9E">
                            <w:pP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1D3" id="Text Box 178" o:spid="_x0000_s1028" type="#_x0000_t202" style="position:absolute;left:0;text-align:left;margin-left:19.5pt;margin-top:32.65pt;width:387.15pt;height:93.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">
                <v:textbox>
                  <w:txbxContent>
                    <w:p w14:paraId="0084E261" w14:textId="77777777" w:rsidR="00A43B9E" w:rsidRDefault="00A43B9E">
                      <w:pPr>
                        <w:rPr>
                          <w:sz w:val="28"/>
                          <w:szCs w:val="28"/>
                        </w:rPr>
                      </w:pPr>
                    </w:p>
                    <w:p w14:paraId="0084E262" w14:textId="77777777" w:rsidR="00A43B9E" w:rsidRDefault="00A43B9E">
                      <w:pPr>
                        <w:rPr>
                          <w:rFonts w:ascii="NLCS-ISO" w:hAnsi="NLCS-ISO"/>
                          <w:sz w:val="28"/>
                          <w:szCs w:val="28"/>
                        </w:rPr>
                      </w:pPr>
                      <w:r w:rsidRPr="000A1E14">
                        <w:rPr>
                          <w:rFonts w:ascii="NLCS-ISO" w:hAnsi="NLCS-ISO"/>
                          <w:sz w:val="28"/>
                          <w:szCs w:val="28"/>
                        </w:rPr>
                        <w:t xml:space="preserve">Maten in </w:t>
                      </w:r>
                      <w:r>
                        <w:rPr>
                          <w:rFonts w:ascii="NLCS-ISO" w:hAnsi="NLCS-ISO"/>
                          <w:sz w:val="28"/>
                          <w:szCs w:val="28"/>
                        </w:rPr>
                        <w:t>meters, tenzij anders vermeld</w:t>
                      </w:r>
                    </w:p>
                    <w:p w14:paraId="0084E263" w14:textId="77777777" w:rsidR="00A43B9E" w:rsidRPr="00E179E7" w:rsidRDefault="00A43B9E">
                      <w:pPr>
                        <w:rPr>
                          <w:rFonts w:ascii="NLCS-ISO" w:hAnsi="NLCS-ISO"/>
                          <w:sz w:val="28"/>
                          <w:szCs w:val="28"/>
                        </w:rPr>
                      </w:pPr>
                      <w:r w:rsidRPr="00E179E7">
                        <w:rPr>
                          <w:rFonts w:ascii="NLCS-ISO" w:hAnsi="NLCS-ISO"/>
                          <w:sz w:val="28"/>
                          <w:szCs w:val="28"/>
                        </w:rPr>
                        <w:t>Materiaalmaten in mm, tenzij anders vermeld</w:t>
                      </w:r>
                    </w:p>
                    <w:p w14:paraId="0084E264" w14:textId="77777777" w:rsidR="00A43B9E" w:rsidRPr="000A1E14" w:rsidRDefault="00A43B9E">
                      <w:pPr>
                        <w:rPr>
                          <w:rFonts w:ascii="NLCS-ISO" w:hAnsi="NLCS-ISO"/>
                          <w:sz w:val="28"/>
                          <w:szCs w:val="28"/>
                        </w:rPr>
                      </w:pPr>
                      <w:r w:rsidRPr="000A1E14">
                        <w:rPr>
                          <w:rFonts w:ascii="NLCS-ISO" w:hAnsi="NLCS-ISO"/>
                          <w:sz w:val="28"/>
                          <w:szCs w:val="28"/>
                        </w:rPr>
                        <w:t>Peilmaten in meters t.o.v. N.A.P., tenzij anders vermeld</w:t>
                      </w:r>
                    </w:p>
                    <w:p w14:paraId="0084E265" w14:textId="77777777" w:rsidR="00A43B9E" w:rsidRDefault="00A43B9E">
                      <w:pPr>
                        <w:rPr>
                          <w:rFonts w:ascii="NLCS-ISO" w:hAnsi="NLCS-ISO"/>
                          <w:sz w:val="28"/>
                          <w:szCs w:val="28"/>
                        </w:rPr>
                      </w:pPr>
                      <w:r w:rsidRPr="000A1E14">
                        <w:rPr>
                          <w:rFonts w:ascii="NLCS-ISO" w:hAnsi="NLCS-ISO"/>
                          <w:sz w:val="28"/>
                          <w:szCs w:val="28"/>
                        </w:rPr>
                        <w:t>Diameters in mm, tenzij anders vermeld</w:t>
                      </w:r>
                    </w:p>
                    <w:p w14:paraId="0084E266" w14:textId="77777777" w:rsidR="00A43B9E" w:rsidRPr="00513FBE" w:rsidRDefault="00A43B9E">
                      <w:pPr>
                        <w:rPr>
                          <w:sz w:val="28"/>
                          <w:szCs w:val="28"/>
                        </w:rPr>
                      </w:pPr>
                    </w:p>
                  </w:txbxContent>
                </v:textbox>
              </v:shape>
            </w:pict>
          </mc:Fallback>
        </mc:AlternateContent>
      </w:r>
      <w:r w:rsidR="00250B84">
        <w:t xml:space="preserve">Het vak “OPMERKINGEN” (zie onderstaande figuur) dient voor algemene opmerkingen als: </w:t>
      </w:r>
      <w:r w:rsidR="00250B84">
        <w:br/>
      </w:r>
      <w:r w:rsidR="00250B84">
        <w:br/>
      </w:r>
    </w:p>
    <w:p w14:paraId="0084DA2E" w14:textId="77777777" w:rsidR="00560F51" w:rsidRDefault="00560F51" w:rsidP="00560F51"/>
    <w:p w14:paraId="0084DA2F" w14:textId="77777777" w:rsidR="00560F51" w:rsidRDefault="00146B6C" w:rsidP="00560F51">
      <w:pPr>
        <w:spacing w:line="240" w:lineRule="atLeast"/>
      </w:pPr>
      <w:commentRangeStart w:id="89"/>
      <w:r>
        <w:rPr>
          <w:noProof/>
        </w:rPr>
        <w:lastRenderedPageBreak/>
        <w:drawing>
          <wp:inline distT="0" distB="0" distL="0" distR="0" wp14:anchorId="0084E1D5" wp14:editId="0084E1D6">
            <wp:extent cx="3962400" cy="3648075"/>
            <wp:effectExtent l="0" t="0" r="0" b="9525"/>
            <wp:docPr id="30" name="Afbeelding 30" descr="Verkl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Verklaring"/>
                    <pic:cNvPicPr>
                      <a:picLocks noChangeAspect="1" noChangeArrowheads="1"/>
                    </pic:cNvPicPr>
                  </pic:nvPicPr>
                  <pic:blipFill>
                    <a:blip r:embed="rId33" cstate="print">
                      <a:extLst>
                        <a:ext uri="{28A0092B-C50C-407E-A947-70E740481C1C}">
                          <a14:useLocalDpi xmlns:a14="http://schemas.microsoft.com/office/drawing/2010/main" val="0"/>
                        </a:ext>
                      </a:extLst>
                    </a:blip>
                    <a:srcRect l="16336" r="14969"/>
                    <a:stretch>
                      <a:fillRect/>
                    </a:stretch>
                  </pic:blipFill>
                  <pic:spPr bwMode="auto">
                    <a:xfrm>
                      <a:off x="0" y="0"/>
                      <a:ext cx="3962400" cy="3648075"/>
                    </a:xfrm>
                    <a:prstGeom prst="rect">
                      <a:avLst/>
                    </a:prstGeom>
                    <a:noFill/>
                    <a:ln>
                      <a:noFill/>
                    </a:ln>
                  </pic:spPr>
                </pic:pic>
              </a:graphicData>
            </a:graphic>
          </wp:inline>
        </w:drawing>
      </w:r>
      <w:commentRangeEnd w:id="89"/>
      <w:r w:rsidR="00D60277">
        <w:rPr>
          <w:rStyle w:val="Verwijzingopmerking"/>
        </w:rPr>
        <w:commentReference w:id="89"/>
      </w:r>
    </w:p>
    <w:p w14:paraId="0084DA30" w14:textId="77777777" w:rsidR="00560F51" w:rsidRDefault="00560F51" w:rsidP="00560F51"/>
    <w:p w14:paraId="0084DA31" w14:textId="77777777" w:rsidR="00370B88" w:rsidRDefault="00973761" w:rsidP="00370B88">
      <w:pPr>
        <w:pStyle w:val="Kop4"/>
      </w:pPr>
      <w:bookmarkStart w:id="90" w:name="_Toc90923611"/>
      <w:r>
        <w:t>4</w:t>
      </w:r>
      <w:r w:rsidR="00370B88">
        <w:t>.3.3</w:t>
      </w:r>
      <w:r w:rsidR="00370B88">
        <w:tab/>
        <w:t>Noordpijl</w:t>
      </w:r>
      <w:bookmarkEnd w:id="90"/>
    </w:p>
    <w:p w14:paraId="0084DA32" w14:textId="05983321" w:rsidR="00370B88" w:rsidRDefault="00370B88" w:rsidP="00231F6C">
      <w:pPr>
        <w:numPr>
          <w:ilvl w:val="0"/>
          <w:numId w:val="46"/>
        </w:numPr>
      </w:pPr>
      <w:r>
        <w:t xml:space="preserve">In de gevallen waarin een ondergrond/topologie wordt toegepast, moet op een logische plaats een </w:t>
      </w:r>
      <w:r w:rsidR="005D4853">
        <w:t>n</w:t>
      </w:r>
      <w:r>
        <w:t>oordpijl worden geplaatst, bij voorkeur in de rechterstrook van 210 mm boven het titelblok.</w:t>
      </w:r>
      <w:r w:rsidR="003028E4" w:rsidRPr="003028E4">
        <w:t xml:space="preserve"> </w:t>
      </w:r>
      <w:r w:rsidR="003028E4">
        <w:t xml:space="preserve">De situering van de tekening (situatie) is bij voorkeur </w:t>
      </w:r>
      <w:r w:rsidR="005D4853">
        <w:t>n</w:t>
      </w:r>
      <w:r w:rsidR="003028E4">
        <w:t>oord</w:t>
      </w:r>
      <w:r w:rsidR="005D4853">
        <w:t xml:space="preserve"> </w:t>
      </w:r>
      <w:r w:rsidR="003028E4">
        <w:t xml:space="preserve">gericht (de </w:t>
      </w:r>
      <w:r w:rsidR="005D4853">
        <w:t>n</w:t>
      </w:r>
      <w:r w:rsidR="003028E4">
        <w:t>oordpijl wijst naar de bovenkant van de tekening</w:t>
      </w:r>
      <w:r w:rsidR="000A1E14">
        <w:t>)</w:t>
      </w:r>
      <w:r w:rsidR="003028E4">
        <w:t>.</w:t>
      </w:r>
    </w:p>
    <w:p w14:paraId="0084DA34" w14:textId="77777777" w:rsidR="00560F51" w:rsidRDefault="00973761" w:rsidP="003028E4">
      <w:pPr>
        <w:pStyle w:val="Kop4"/>
      </w:pPr>
      <w:bookmarkStart w:id="91" w:name="_Toc90923612"/>
      <w:r>
        <w:t>4</w:t>
      </w:r>
      <w:r w:rsidR="003028E4">
        <w:t>.3.4</w:t>
      </w:r>
      <w:r w:rsidR="003028E4">
        <w:tab/>
        <w:t>Schaalbalk</w:t>
      </w:r>
      <w:bookmarkEnd w:id="91"/>
    </w:p>
    <w:p w14:paraId="0084DA35" w14:textId="77777777" w:rsidR="003028E4" w:rsidRDefault="003028E4" w:rsidP="00231F6C">
      <w:pPr>
        <w:numPr>
          <w:ilvl w:val="0"/>
          <w:numId w:val="47"/>
        </w:numPr>
      </w:pPr>
      <w:r>
        <w:t>Iedere tekening moet worden voorzien van een schaalbalk, behalve wanneer meerdere schalen op de tekening voorkomen, de tekening is aangemaakt met ‘vertrokken schaal’ (bij lengteprofielen) of wanneer het gaat om detailtekeningen.</w:t>
      </w:r>
    </w:p>
    <w:p w14:paraId="0084DA36" w14:textId="77777777" w:rsidR="003028E4" w:rsidRDefault="003028E4" w:rsidP="003028E4"/>
    <w:p w14:paraId="0084DA37" w14:textId="77777777" w:rsidR="003028E4" w:rsidRPr="003028E4" w:rsidRDefault="00146B6C" w:rsidP="00F41CC0">
      <w:pPr>
        <w:spacing w:line="240" w:lineRule="atLeast"/>
      </w:pPr>
      <w:r>
        <w:rPr>
          <w:noProof/>
        </w:rPr>
        <w:drawing>
          <wp:inline distT="0" distB="0" distL="0" distR="0" wp14:anchorId="0084E1D7" wp14:editId="0084E1D8">
            <wp:extent cx="5581650" cy="533400"/>
            <wp:effectExtent l="0" t="0" r="0" b="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1650" cy="533400"/>
                    </a:xfrm>
                    <a:prstGeom prst="rect">
                      <a:avLst/>
                    </a:prstGeom>
                    <a:noFill/>
                    <a:ln>
                      <a:noFill/>
                    </a:ln>
                  </pic:spPr>
                </pic:pic>
              </a:graphicData>
            </a:graphic>
          </wp:inline>
        </w:drawing>
      </w:r>
    </w:p>
    <w:p w14:paraId="0084DA38" w14:textId="77777777" w:rsidR="003028E4" w:rsidRDefault="003028E4" w:rsidP="001C5579"/>
    <w:p w14:paraId="0084DA39" w14:textId="77777777" w:rsidR="003028E4" w:rsidRDefault="003028E4" w:rsidP="001C5579"/>
    <w:p w14:paraId="0084DA3A" w14:textId="77777777" w:rsidR="003028E4" w:rsidRDefault="003028E4" w:rsidP="001C5579"/>
    <w:p w14:paraId="0084DA3B" w14:textId="3C4B3187" w:rsidR="00A81B2D" w:rsidRDefault="00A81B2D">
      <w:pPr>
        <w:overflowPunct/>
        <w:autoSpaceDE/>
        <w:autoSpaceDN/>
        <w:adjustRightInd/>
        <w:spacing w:line="240" w:lineRule="auto"/>
        <w:textAlignment w:val="auto"/>
      </w:pPr>
      <w:r>
        <w:br w:type="page"/>
      </w:r>
    </w:p>
    <w:p w14:paraId="0084DA3D" w14:textId="1B067D32" w:rsidR="003028E4" w:rsidRDefault="00973761" w:rsidP="003028E4">
      <w:pPr>
        <w:pStyle w:val="Kop4"/>
      </w:pPr>
      <w:bookmarkStart w:id="92" w:name="_Toc90923613"/>
      <w:r>
        <w:lastRenderedPageBreak/>
        <w:t>4</w:t>
      </w:r>
      <w:r w:rsidR="003028E4">
        <w:t>.3.5</w:t>
      </w:r>
      <w:r w:rsidR="00505F5E">
        <w:tab/>
        <w:t>Ordening van details en profielen</w:t>
      </w:r>
      <w:bookmarkEnd w:id="92"/>
    </w:p>
    <w:p w14:paraId="0084DA3E" w14:textId="77777777" w:rsidR="006D7378" w:rsidRDefault="00146B6C" w:rsidP="00231F6C">
      <w:pPr>
        <w:numPr>
          <w:ilvl w:val="0"/>
          <w:numId w:val="48"/>
        </w:numPr>
      </w:pPr>
      <w:r>
        <w:rPr>
          <w:noProof/>
        </w:rPr>
        <mc:AlternateContent>
          <mc:Choice Requires="wps">
            <w:drawing>
              <wp:anchor distT="0" distB="0" distL="114300" distR="114300" simplePos="0" relativeHeight="251619840" behindDoc="0" locked="0" layoutInCell="1" allowOverlap="1" wp14:anchorId="0084E1D9" wp14:editId="0084E1DA">
                <wp:simplePos x="0" y="0"/>
                <wp:positionH relativeFrom="column">
                  <wp:posOffset>-235585</wp:posOffset>
                </wp:positionH>
                <wp:positionV relativeFrom="paragraph">
                  <wp:posOffset>654050</wp:posOffset>
                </wp:positionV>
                <wp:extent cx="6254115" cy="3923030"/>
                <wp:effectExtent l="0" t="0" r="0" b="0"/>
                <wp:wrapSquare wrapText="bothSides"/>
                <wp:docPr id="289"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115" cy="3923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7" w14:textId="77777777" w:rsidR="00A43B9E" w:rsidRDefault="00A43B9E" w:rsidP="00505F5E">
                            <w:pPr>
                              <w:spacing w:line="240" w:lineRule="atLeast"/>
                            </w:pPr>
                            <w:r>
                              <w:rPr>
                                <w:noProof/>
                              </w:rPr>
                              <w:drawing>
                                <wp:inline distT="0" distB="0" distL="0" distR="0" wp14:anchorId="0084E29D" wp14:editId="0084E29E">
                                  <wp:extent cx="5991225" cy="3829050"/>
                                  <wp:effectExtent l="0" t="0" r="9525"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91225" cy="3829050"/>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1D9" id="Text Box 180" o:spid="_x0000_s1029" type="#_x0000_t202" style="position:absolute;left:0;text-align:left;margin-left:-18.55pt;margin-top:51.5pt;width:492.45pt;height:308.9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" stroked="f">
                <v:textbox style="mso-fit-shape-to-text:t">
                  <w:txbxContent>
                    <w:p w14:paraId="0084E267" w14:textId="77777777" w:rsidR="00A43B9E" w:rsidRDefault="00A43B9E" w:rsidP="00505F5E">
                      <w:pPr>
                        <w:spacing w:line="240" w:lineRule="atLeast"/>
                      </w:pPr>
                      <w:r>
                        <w:rPr>
                          <w:noProof/>
                        </w:rPr>
                        <w:drawing>
                          <wp:inline distT="0" distB="0" distL="0" distR="0" wp14:anchorId="0084E29D" wp14:editId="0084E29E">
                            <wp:extent cx="5991225" cy="3829050"/>
                            <wp:effectExtent l="0" t="0" r="9525"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91225" cy="3829050"/>
                                    </a:xfrm>
                                    <a:prstGeom prst="rect">
                                      <a:avLst/>
                                    </a:prstGeom>
                                    <a:noFill/>
                                    <a:ln>
                                      <a:noFill/>
                                    </a:ln>
                                  </pic:spPr>
                                </pic:pic>
                              </a:graphicData>
                            </a:graphic>
                          </wp:inline>
                        </w:drawing>
                      </w:r>
                    </w:p>
                  </w:txbxContent>
                </v:textbox>
                <w10:wrap type="square"/>
              </v:shape>
            </w:pict>
          </mc:Fallback>
        </mc:AlternateContent>
      </w:r>
      <w:r w:rsidR="006D7378">
        <w:t xml:space="preserve">Details en/of profielen </w:t>
      </w:r>
      <w:r w:rsidR="00505F5E">
        <w:t>moeten</w:t>
      </w:r>
      <w:r w:rsidR="006D7378">
        <w:t xml:space="preserve"> op een tekenblad logisch </w:t>
      </w:r>
      <w:r w:rsidR="00505F5E">
        <w:t xml:space="preserve">worden </w:t>
      </w:r>
      <w:r w:rsidR="006D7378">
        <w:t>gegroepeerd</w:t>
      </w:r>
      <w:r w:rsidR="00505F5E">
        <w:t xml:space="preserve">, </w:t>
      </w:r>
      <w:r w:rsidR="006D7378">
        <w:t xml:space="preserve">in volgorde </w:t>
      </w:r>
      <w:r w:rsidR="00505F5E">
        <w:t xml:space="preserve">en </w:t>
      </w:r>
      <w:r w:rsidR="006D7378">
        <w:t>op regelmatige afstanden van elkaar, inclusief nummering</w:t>
      </w:r>
      <w:r w:rsidR="00505F5E">
        <w:t xml:space="preserve"> (zie het navolgende model;</w:t>
      </w:r>
      <w:r w:rsidR="00D238BD">
        <w:t xml:space="preserve"> </w:t>
      </w:r>
      <w:r w:rsidR="00505F5E">
        <w:t>d</w:t>
      </w:r>
      <w:r w:rsidR="006D7378">
        <w:t>e volgorde kan in zowel verticale als horizon</w:t>
      </w:r>
      <w:r w:rsidR="00505F5E">
        <w:t xml:space="preserve">tale richting worden aangegeven). </w:t>
      </w:r>
    </w:p>
    <w:p w14:paraId="0084DA3F" w14:textId="77777777" w:rsidR="00155E79" w:rsidRDefault="00155E79" w:rsidP="003D0A27">
      <w:pPr>
        <w:spacing w:line="240" w:lineRule="atLeast"/>
        <w:ind w:left="-851"/>
      </w:pPr>
    </w:p>
    <w:p w14:paraId="0084DA40" w14:textId="77777777" w:rsidR="006D7378" w:rsidRDefault="006D7378" w:rsidP="00231F6C">
      <w:pPr>
        <w:numPr>
          <w:ilvl w:val="0"/>
          <w:numId w:val="48"/>
        </w:numPr>
      </w:pPr>
      <w:commentRangeStart w:id="93"/>
      <w:r>
        <w:t>Wanneer meerdere situaties achter elkaar worden getekend, bijvoorbeeld bij een tracé, moet als volgt rekening worden gehouden met de numm</w:t>
      </w:r>
      <w:r w:rsidR="003D0A27">
        <w:t>er</w:t>
      </w:r>
      <w:r>
        <w:t xml:space="preserve">ing van – bijvoorbeeld – dwarsprofielen: </w:t>
      </w:r>
      <w:r>
        <w:br/>
        <w:t xml:space="preserve">- het tellen begint bij het tekeningenhoofd en van daaruit naar links en naar boven (zie het </w:t>
      </w:r>
      <w:r w:rsidR="003D0A27">
        <w:t>onderstaande model)</w:t>
      </w:r>
      <w:r>
        <w:t>, tenzij de situatie dwingt tot een andere indeling.</w:t>
      </w:r>
      <w:commentRangeEnd w:id="93"/>
      <w:r w:rsidR="004E6212">
        <w:rPr>
          <w:rStyle w:val="Verwijzingopmerking"/>
        </w:rPr>
        <w:commentReference w:id="93"/>
      </w:r>
    </w:p>
    <w:p w14:paraId="0084DA41" w14:textId="77777777" w:rsidR="006D7378" w:rsidRDefault="006D7378" w:rsidP="006D7378">
      <w:pPr>
        <w:spacing w:line="240" w:lineRule="atLeast"/>
        <w:rPr>
          <w:b/>
        </w:rPr>
      </w:pPr>
    </w:p>
    <w:p w14:paraId="0084DA44" w14:textId="7C1E0B32" w:rsidR="00155E79" w:rsidRDefault="00146B6C" w:rsidP="00155E79">
      <w:pPr>
        <w:pStyle w:val="Kop3"/>
      </w:pPr>
      <w:bookmarkStart w:id="94" w:name="_Toc90923614"/>
      <w:r>
        <w:rPr>
          <w:b w:val="0"/>
          <w:noProof/>
        </w:rPr>
        <w:lastRenderedPageBreak/>
        <mc:AlternateContent>
          <mc:Choice Requires="wps">
            <w:drawing>
              <wp:anchor distT="0" distB="0" distL="114300" distR="114300" simplePos="0" relativeHeight="251620864" behindDoc="0" locked="0" layoutInCell="1" allowOverlap="1" wp14:anchorId="0084E1DB" wp14:editId="0084E1DC">
                <wp:simplePos x="0" y="0"/>
                <wp:positionH relativeFrom="column">
                  <wp:posOffset>-316865</wp:posOffset>
                </wp:positionH>
                <wp:positionV relativeFrom="paragraph">
                  <wp:posOffset>-201930</wp:posOffset>
                </wp:positionV>
                <wp:extent cx="6438900" cy="4692015"/>
                <wp:effectExtent l="0" t="0" r="0" b="0"/>
                <wp:wrapSquare wrapText="bothSides"/>
                <wp:docPr id="288"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0" cy="46920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8" w14:textId="77777777" w:rsidR="00A43B9E" w:rsidRDefault="00A43B9E" w:rsidP="00B30F9F">
                            <w:pPr>
                              <w:spacing w:line="240" w:lineRule="atLeast"/>
                            </w:pPr>
                            <w:r>
                              <w:rPr>
                                <w:b/>
                                <w:noProof/>
                              </w:rPr>
                              <w:drawing>
                                <wp:inline distT="0" distB="0" distL="0" distR="0" wp14:anchorId="0084E29F" wp14:editId="0084E2A0">
                                  <wp:extent cx="6248400" cy="4410075"/>
                                  <wp:effectExtent l="0" t="0" r="0" b="9525"/>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48400" cy="44100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1DB" id="Text Box 181" o:spid="_x0000_s1030" type="#_x0000_t202" style="position:absolute;margin-left:-24.95pt;margin-top:-15.9pt;width:507pt;height:369.4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" stroked="f">
                <v:textbox>
                  <w:txbxContent>
                    <w:p w14:paraId="0084E268" w14:textId="77777777" w:rsidR="00A43B9E" w:rsidRDefault="00A43B9E" w:rsidP="00B30F9F">
                      <w:pPr>
                        <w:spacing w:line="240" w:lineRule="atLeast"/>
                      </w:pPr>
                      <w:r>
                        <w:rPr>
                          <w:b/>
                          <w:noProof/>
                        </w:rPr>
                        <w:drawing>
                          <wp:inline distT="0" distB="0" distL="0" distR="0" wp14:anchorId="0084E29F" wp14:editId="0084E2A0">
                            <wp:extent cx="6248400" cy="4410075"/>
                            <wp:effectExtent l="0" t="0" r="0" b="9525"/>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48400" cy="4410075"/>
                                    </a:xfrm>
                                    <a:prstGeom prst="rect">
                                      <a:avLst/>
                                    </a:prstGeom>
                                    <a:noFill/>
                                    <a:ln>
                                      <a:noFill/>
                                    </a:ln>
                                  </pic:spPr>
                                </pic:pic>
                              </a:graphicData>
                            </a:graphic>
                          </wp:inline>
                        </w:drawing>
                      </w:r>
                    </w:p>
                  </w:txbxContent>
                </v:textbox>
                <w10:wrap type="square"/>
              </v:shape>
            </w:pict>
          </mc:Fallback>
        </mc:AlternateContent>
      </w:r>
      <w:r w:rsidR="00155E79">
        <w:rPr>
          <w:rFonts w:ascii="ZWAdobeF" w:hAnsi="ZWAdobeF" w:cs="ZWAdobeF"/>
          <w:b w:val="0"/>
          <w:sz w:val="2"/>
          <w:szCs w:val="2"/>
        </w:rPr>
        <w:t>16B</w:t>
      </w:r>
      <w:r w:rsidR="00973761">
        <w:t>4</w:t>
      </w:r>
      <w:r w:rsidR="00155E79">
        <w:t>.</w:t>
      </w:r>
      <w:r w:rsidR="007F764B" w:rsidRPr="00160076">
        <w:t>4</w:t>
      </w:r>
      <w:r w:rsidR="00155E79">
        <w:tab/>
      </w:r>
      <w:r w:rsidR="00BB1663">
        <w:t>Verwijzingssymbolen</w:t>
      </w:r>
      <w:bookmarkEnd w:id="94"/>
    </w:p>
    <w:p w14:paraId="0084DA45" w14:textId="77777777" w:rsidR="00BB1663" w:rsidRPr="00BB1663" w:rsidRDefault="007F764B" w:rsidP="007F764B">
      <w:pPr>
        <w:pStyle w:val="Kop4"/>
      </w:pPr>
      <w:bookmarkStart w:id="95" w:name="_Toc90923615"/>
      <w:r>
        <w:t>4.</w:t>
      </w:r>
      <w:r w:rsidRPr="00160076">
        <w:t>4</w:t>
      </w:r>
      <w:r>
        <w:t>.1</w:t>
      </w:r>
      <w:r>
        <w:tab/>
      </w:r>
      <w:r w:rsidR="00BB1663" w:rsidRPr="007F764B">
        <w:t>Verwijzingssymbolen</w:t>
      </w:r>
      <w:r w:rsidR="00BB1663">
        <w:t xml:space="preserve"> algemeen</w:t>
      </w:r>
      <w:bookmarkEnd w:id="95"/>
    </w:p>
    <w:p w14:paraId="0084DA46" w14:textId="77777777" w:rsidR="00155E79" w:rsidRDefault="00155E79" w:rsidP="00231F6C">
      <w:pPr>
        <w:numPr>
          <w:ilvl w:val="0"/>
          <w:numId w:val="49"/>
        </w:numPr>
      </w:pPr>
      <w:r>
        <w:t xml:space="preserve">Verwijzingssymbolen zijn aanwijzingen op de tekening, die helpen om de tekening goed leesbaar en </w:t>
      </w:r>
      <w:proofErr w:type="spellStart"/>
      <w:r>
        <w:t>interpreteerbaar</w:t>
      </w:r>
      <w:proofErr w:type="spellEnd"/>
      <w:r>
        <w:t xml:space="preserve"> te maken. Er zijn verwijzingssymbolen voor:</w:t>
      </w:r>
      <w:r>
        <w:br/>
        <w:t>- verwijzing naar een doorsnede;</w:t>
      </w:r>
      <w:r>
        <w:br/>
        <w:t>- verwijzing naar een aanzicht;</w:t>
      </w:r>
      <w:r>
        <w:br/>
        <w:t>- verwijzing naar details;</w:t>
      </w:r>
      <w:r>
        <w:br/>
        <w:t>- verwijzing naar een wijziging.</w:t>
      </w:r>
    </w:p>
    <w:p w14:paraId="0084DA47" w14:textId="77777777" w:rsidR="00FC18D1" w:rsidRPr="00B3179E" w:rsidRDefault="00FC18D1" w:rsidP="00231F6C">
      <w:pPr>
        <w:numPr>
          <w:ilvl w:val="0"/>
          <w:numId w:val="49"/>
        </w:numPr>
      </w:pPr>
      <w:r w:rsidRPr="00B3179E">
        <w:t xml:space="preserve">NLCS verwijzingssymbolen zijn aanbevolen symbolen. </w:t>
      </w:r>
      <w:r w:rsidR="00F075E8" w:rsidRPr="00B3179E">
        <w:t>Gebruik van eigen symbolen is toegestaan, mits consequent en volgens een consequente stijl toegepast.</w:t>
      </w:r>
    </w:p>
    <w:p w14:paraId="0084DA48" w14:textId="5F13B361" w:rsidR="001C1295" w:rsidRPr="00B3179E" w:rsidRDefault="00155E79" w:rsidP="00957EDF">
      <w:pPr>
        <w:pStyle w:val="Kop4"/>
        <w:numPr>
          <w:ilvl w:val="2"/>
          <w:numId w:val="122"/>
        </w:numPr>
      </w:pPr>
      <w:bookmarkStart w:id="96" w:name="_Toc90923616"/>
      <w:r w:rsidRPr="00B3179E">
        <w:t>Verwijzing naar een doorsnede</w:t>
      </w:r>
      <w:bookmarkEnd w:id="96"/>
    </w:p>
    <w:p w14:paraId="30987976" w14:textId="77777777" w:rsidR="0014425D" w:rsidRDefault="00155E79" w:rsidP="00231F6C">
      <w:pPr>
        <w:numPr>
          <w:ilvl w:val="0"/>
          <w:numId w:val="50"/>
        </w:numPr>
      </w:pPr>
      <w:r w:rsidRPr="00B3179E">
        <w:t xml:space="preserve">Een verwijzing naar </w:t>
      </w:r>
      <w:r w:rsidR="00CC4B37" w:rsidRPr="00B3179E">
        <w:t xml:space="preserve">een </w:t>
      </w:r>
      <w:r w:rsidRPr="00B3179E">
        <w:t xml:space="preserve">doorsnede wordt aangeven met een </w:t>
      </w:r>
      <w:r w:rsidR="00A27C66" w:rsidRPr="00B3179E">
        <w:t>doorsnedensymbool</w:t>
      </w:r>
      <w:r w:rsidR="00FC18D1" w:rsidRPr="00B3179E">
        <w:t xml:space="preserve">. </w:t>
      </w:r>
      <w:r w:rsidRPr="00B3179E">
        <w:t>Dit bestaat uit een lijn van het type "gemengde streeplijn"</w:t>
      </w:r>
      <w:r w:rsidR="00726B58" w:rsidRPr="00B3179E">
        <w:t xml:space="preserve"> met een </w:t>
      </w:r>
      <w:r w:rsidRPr="00B3179E">
        <w:t xml:space="preserve">lijndikte </w:t>
      </w:r>
      <w:r w:rsidR="00726B58" w:rsidRPr="00B3179E">
        <w:t>van</w:t>
      </w:r>
      <w:r w:rsidRPr="00B3179E">
        <w:t xml:space="preserve"> 0.18 mm</w:t>
      </w:r>
      <w:r w:rsidR="00DF5C7F" w:rsidRPr="00B3179E">
        <w:t>.</w:t>
      </w:r>
      <w:r w:rsidRPr="00B3179E">
        <w:t xml:space="preserve"> </w:t>
      </w:r>
      <w:r w:rsidR="00CC4B37" w:rsidRPr="00B3179E">
        <w:t>Haaks op de</w:t>
      </w:r>
      <w:r w:rsidRPr="00B3179E">
        <w:t xml:space="preserve"> </w:t>
      </w:r>
      <w:r w:rsidR="00DF5C7F" w:rsidRPr="00B3179E">
        <w:t>lijn staan</w:t>
      </w:r>
      <w:r w:rsidR="00CC4B37" w:rsidRPr="00B3179E">
        <w:t xml:space="preserve"> pijl</w:t>
      </w:r>
      <w:r w:rsidR="00DF5C7F" w:rsidRPr="00B3179E">
        <w:t>en</w:t>
      </w:r>
      <w:r w:rsidR="00CC4B37" w:rsidRPr="00B3179E">
        <w:t>, die de kijkrichting aange</w:t>
      </w:r>
      <w:r w:rsidR="00DF5C7F" w:rsidRPr="00B3179E">
        <w:t>ven</w:t>
      </w:r>
      <w:r w:rsidR="00CC4B37" w:rsidRPr="00B3179E">
        <w:t>. De pijl</w:t>
      </w:r>
      <w:r w:rsidR="00726B58" w:rsidRPr="00B3179E">
        <w:t>en</w:t>
      </w:r>
      <w:r w:rsidR="00CC4B37" w:rsidRPr="00B3179E">
        <w:t xml:space="preserve"> </w:t>
      </w:r>
      <w:r w:rsidR="00726B58" w:rsidRPr="00B3179E">
        <w:t>zijn</w:t>
      </w:r>
      <w:r w:rsidRPr="00B3179E">
        <w:t xml:space="preserve"> voorzien van een letter die de doorsnede specificeert. De (geplotte) teksthoogte is 5.0 mm. </w:t>
      </w:r>
      <w:r w:rsidR="00A27C66">
        <w:br/>
      </w:r>
      <w:r w:rsidR="0026572C">
        <w:lastRenderedPageBreak/>
        <w:br/>
      </w:r>
    </w:p>
    <w:p w14:paraId="0084DA49" w14:textId="712842D2" w:rsidR="00CC4B37" w:rsidRPr="00B3179E" w:rsidRDefault="00CC4B37" w:rsidP="00957EDF">
      <w:pPr>
        <w:ind w:left="360"/>
      </w:pPr>
      <w:r w:rsidRPr="00B3179E">
        <w:t>Voorbeeld</w:t>
      </w:r>
      <w:r w:rsidR="00FC18D1" w:rsidRPr="00B3179E">
        <w:t xml:space="preserve"> aanbevolen doorsnedensymbool</w:t>
      </w:r>
      <w:r w:rsidRPr="00B3179E">
        <w:t>:</w:t>
      </w:r>
    </w:p>
    <w:p w14:paraId="0084DA4A" w14:textId="77777777" w:rsidR="00CC4B37" w:rsidRDefault="00CC4B37" w:rsidP="00CC4B37">
      <w:pPr>
        <w:spacing w:line="240" w:lineRule="atLeast"/>
      </w:pPr>
    </w:p>
    <w:p w14:paraId="0084DA4B" w14:textId="77777777" w:rsidR="00785D4A" w:rsidRPr="00785D4A" w:rsidRDefault="00785D4A" w:rsidP="00785D4A">
      <w:pPr>
        <w:kinsoku w:val="0"/>
        <w:autoSpaceDE/>
        <w:autoSpaceDN/>
        <w:adjustRightInd/>
        <w:spacing w:line="240" w:lineRule="auto"/>
        <w:ind w:left="720" w:right="792" w:hanging="432"/>
        <w:rPr>
          <w:rFonts w:ascii="Calibri" w:hAnsi="Calibri"/>
          <w:lang w:eastAsia="en-US"/>
        </w:rPr>
      </w:pPr>
    </w:p>
    <w:p w14:paraId="0084DA4C" w14:textId="77777777" w:rsidR="00785D4A" w:rsidRPr="00785D4A" w:rsidRDefault="00785D4A" w:rsidP="00785D4A">
      <w:pPr>
        <w:kinsoku w:val="0"/>
        <w:autoSpaceDE/>
        <w:autoSpaceDN/>
        <w:adjustRightInd/>
        <w:spacing w:after="782" w:line="240" w:lineRule="auto"/>
        <w:ind w:left="506" w:right="958"/>
        <w:rPr>
          <w:rFonts w:ascii="Calibri" w:hAnsi="Calibri"/>
          <w:sz w:val="24"/>
          <w:szCs w:val="24"/>
          <w:lang w:eastAsia="en-US"/>
        </w:rPr>
      </w:pPr>
      <w:r w:rsidRPr="00785D4A">
        <w:rPr>
          <w:rFonts w:ascii="Calibri" w:hAnsi="Calibri"/>
          <w:noProof/>
        </w:rPr>
        <mc:AlternateContent>
          <mc:Choice Requires="wps">
            <w:drawing>
              <wp:anchor distT="0" distB="0" distL="114300" distR="114300" simplePos="0" relativeHeight="251695616" behindDoc="0" locked="0" layoutInCell="1" allowOverlap="1" wp14:anchorId="0084E1DD" wp14:editId="0084E1DE">
                <wp:simplePos x="0" y="0"/>
                <wp:positionH relativeFrom="column">
                  <wp:posOffset>5222875</wp:posOffset>
                </wp:positionH>
                <wp:positionV relativeFrom="paragraph">
                  <wp:posOffset>262255</wp:posOffset>
                </wp:positionV>
                <wp:extent cx="351155" cy="490220"/>
                <wp:effectExtent l="3175" t="0" r="0" b="0"/>
                <wp:wrapNone/>
                <wp:docPr id="9219" name="Tekstvak 9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490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9" w14:textId="77777777" w:rsidR="00A43B9E" w:rsidRPr="00785D4A" w:rsidRDefault="00A43B9E" w:rsidP="00785D4A">
                            <w:pPr>
                              <w:spacing w:line="240" w:lineRule="atLeast"/>
                              <w:rPr>
                                <w:rFonts w:ascii="NLCS-ISO" w:hAnsi="NLCS-ISO"/>
                                <w:sz w:val="52"/>
                              </w:rPr>
                            </w:pPr>
                            <w:r w:rsidRPr="00785D4A">
                              <w:rPr>
                                <w:rFonts w:ascii="NLCS-ISO" w:hAnsi="NLCS-ISO"/>
                                <w:sz w:val="52"/>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4E1DD" id="Tekstvak 9219" o:spid="_x0000_s1031" type="#_x0000_t202" style="position:absolute;left:0;text-align:left;margin-left:411.25pt;margin-top:20.65pt;width:27.65pt;height:38.6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" stroked="f">
                <v:textbox>
                  <w:txbxContent>
                    <w:p w14:paraId="0084E269" w14:textId="77777777" w:rsidR="00A43B9E" w:rsidRPr="00785D4A" w:rsidRDefault="00A43B9E" w:rsidP="00785D4A">
                      <w:pPr>
                        <w:spacing w:line="240" w:lineRule="atLeast"/>
                        <w:rPr>
                          <w:rFonts w:ascii="NLCS-ISO" w:hAnsi="NLCS-ISO"/>
                          <w:sz w:val="52"/>
                        </w:rPr>
                      </w:pPr>
                      <w:r w:rsidRPr="00785D4A">
                        <w:rPr>
                          <w:rFonts w:ascii="NLCS-ISO" w:hAnsi="NLCS-ISO"/>
                          <w:sz w:val="52"/>
                        </w:rPr>
                        <w:t>A</w:t>
                      </w:r>
                    </w:p>
                  </w:txbxContent>
                </v:textbox>
              </v:shape>
            </w:pict>
          </mc:Fallback>
        </mc:AlternateContent>
      </w:r>
      <w:r w:rsidRPr="00785D4A">
        <w:rPr>
          <w:rFonts w:ascii="Calibri" w:hAnsi="Calibri"/>
          <w:noProof/>
        </w:rPr>
        <mc:AlternateContent>
          <mc:Choice Requires="wps">
            <w:drawing>
              <wp:anchor distT="0" distB="0" distL="114300" distR="114300" simplePos="0" relativeHeight="251692544" behindDoc="0" locked="0" layoutInCell="1" allowOverlap="1" wp14:anchorId="0084E1DF" wp14:editId="0084E1E0">
                <wp:simplePos x="0" y="0"/>
                <wp:positionH relativeFrom="column">
                  <wp:posOffset>5126355</wp:posOffset>
                </wp:positionH>
                <wp:positionV relativeFrom="paragraph">
                  <wp:posOffset>109855</wp:posOffset>
                </wp:positionV>
                <wp:extent cx="96520" cy="214630"/>
                <wp:effectExtent l="11430" t="5080" r="6350" b="8890"/>
                <wp:wrapNone/>
                <wp:docPr id="9217" name="Rechte verbindingslijn met pijl 9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8FA4A9" id="Rechte verbindingslijn met pijl 9217" o:spid="_x0000_s1026" type="#_x0000_t32" style="position:absolute;margin-left:403.65pt;margin-top:8.65pt;width:7.6pt;height:16.9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"/>
            </w:pict>
          </mc:Fallback>
        </mc:AlternateContent>
      </w:r>
      <w:r w:rsidRPr="00785D4A">
        <w:rPr>
          <w:rFonts w:ascii="Calibri" w:hAnsi="Calibri"/>
          <w:noProof/>
        </w:rPr>
        <mc:AlternateContent>
          <mc:Choice Requires="wps">
            <w:drawing>
              <wp:anchor distT="0" distB="0" distL="114300" distR="114300" simplePos="0" relativeHeight="251691520" behindDoc="0" locked="0" layoutInCell="1" allowOverlap="1" wp14:anchorId="0084E1E1" wp14:editId="0084E1E2">
                <wp:simplePos x="0" y="0"/>
                <wp:positionH relativeFrom="column">
                  <wp:posOffset>5038090</wp:posOffset>
                </wp:positionH>
                <wp:positionV relativeFrom="paragraph">
                  <wp:posOffset>109855</wp:posOffset>
                </wp:positionV>
                <wp:extent cx="88265" cy="214630"/>
                <wp:effectExtent l="8890" t="5080" r="7620" b="8890"/>
                <wp:wrapNone/>
                <wp:docPr id="9216" name="Rechte verbindingslijn met pijl 9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265"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B93E52" id="Rechte verbindingslijn met pijl 9216" o:spid="_x0000_s1026" type="#_x0000_t32" style="position:absolute;margin-left:396.7pt;margin-top:8.65pt;width:6.95pt;height:16.9pt;flip:x;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"/>
            </w:pict>
          </mc:Fallback>
        </mc:AlternateContent>
      </w:r>
      <w:r w:rsidRPr="00785D4A">
        <w:rPr>
          <w:rFonts w:ascii="Calibri" w:hAnsi="Calibri"/>
          <w:noProof/>
        </w:rPr>
        <mc:AlternateContent>
          <mc:Choice Requires="wps">
            <w:drawing>
              <wp:anchor distT="0" distB="0" distL="114300" distR="114300" simplePos="0" relativeHeight="251694592" behindDoc="0" locked="0" layoutInCell="1" allowOverlap="1" wp14:anchorId="0084E1E3" wp14:editId="0084E1E4">
                <wp:simplePos x="0" y="0"/>
                <wp:positionH relativeFrom="column">
                  <wp:posOffset>5038090</wp:posOffset>
                </wp:positionH>
                <wp:positionV relativeFrom="paragraph">
                  <wp:posOffset>324485</wp:posOffset>
                </wp:positionV>
                <wp:extent cx="184785" cy="0"/>
                <wp:effectExtent l="8890" t="10160" r="6350" b="8890"/>
                <wp:wrapNone/>
                <wp:docPr id="63" name="Rechte verbindingslijn met pijl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C742A" id="Rechte verbindingslijn met pijl 63" o:spid="_x0000_s1026" type="#_x0000_t32" style="position:absolute;margin-left:396.7pt;margin-top:25.55pt;width:14.55pt;height:0;flip:x;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"/>
            </w:pict>
          </mc:Fallback>
        </mc:AlternateContent>
      </w:r>
      <w:r w:rsidRPr="00785D4A">
        <w:rPr>
          <w:rFonts w:ascii="Calibri" w:hAnsi="Calibri"/>
          <w:noProof/>
        </w:rPr>
        <mc:AlternateContent>
          <mc:Choice Requires="wps">
            <w:drawing>
              <wp:anchor distT="0" distB="0" distL="114300" distR="114300" simplePos="0" relativeHeight="251693568" behindDoc="0" locked="0" layoutInCell="1" allowOverlap="1" wp14:anchorId="0084E1E5" wp14:editId="0084E1E6">
                <wp:simplePos x="0" y="0"/>
                <wp:positionH relativeFrom="column">
                  <wp:posOffset>5126355</wp:posOffset>
                </wp:positionH>
                <wp:positionV relativeFrom="paragraph">
                  <wp:posOffset>324485</wp:posOffset>
                </wp:positionV>
                <wp:extent cx="0" cy="365760"/>
                <wp:effectExtent l="11430" t="10160" r="7620" b="5080"/>
                <wp:wrapNone/>
                <wp:docPr id="62" name="Rechte verbindingslijn met pijl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1CA32" id="Rechte verbindingslijn met pijl 62" o:spid="_x0000_s1026" type="#_x0000_t32" style="position:absolute;margin-left:403.65pt;margin-top:25.55pt;width:0;height:28.8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"/>
            </w:pict>
          </mc:Fallback>
        </mc:AlternateContent>
      </w:r>
      <w:r w:rsidRPr="00785D4A">
        <w:rPr>
          <w:rFonts w:ascii="Calibri" w:hAnsi="Calibri"/>
          <w:noProof/>
        </w:rPr>
        <mc:AlternateContent>
          <mc:Choice Requires="wps">
            <w:drawing>
              <wp:anchor distT="0" distB="0" distL="114300" distR="114300" simplePos="0" relativeHeight="251690496" behindDoc="0" locked="0" layoutInCell="1" allowOverlap="1" wp14:anchorId="0084E1E7" wp14:editId="0084E1E8">
                <wp:simplePos x="0" y="0"/>
                <wp:positionH relativeFrom="column">
                  <wp:posOffset>125095</wp:posOffset>
                </wp:positionH>
                <wp:positionV relativeFrom="paragraph">
                  <wp:posOffset>262255</wp:posOffset>
                </wp:positionV>
                <wp:extent cx="351155" cy="490220"/>
                <wp:effectExtent l="1270" t="0" r="0" b="0"/>
                <wp:wrapNone/>
                <wp:docPr id="52" name="Tekstvak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155" cy="490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A" w14:textId="77777777" w:rsidR="00A43B9E" w:rsidRPr="00785D4A" w:rsidRDefault="00A43B9E" w:rsidP="00785D4A">
                            <w:pPr>
                              <w:spacing w:line="240" w:lineRule="atLeast"/>
                              <w:rPr>
                                <w:rFonts w:ascii="NLCS-ISO" w:hAnsi="NLCS-ISO"/>
                                <w:sz w:val="52"/>
                              </w:rPr>
                            </w:pPr>
                            <w:r w:rsidRPr="00785D4A">
                              <w:rPr>
                                <w:rFonts w:ascii="NLCS-ISO" w:hAnsi="NLCS-ISO"/>
                                <w:sz w:val="52"/>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4E1E7" id="Tekstvak 52" o:spid="_x0000_s1032" type="#_x0000_t202" style="position:absolute;left:0;text-align:left;margin-left:9.85pt;margin-top:20.65pt;width:27.65pt;height:38.6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" stroked="f">
                <v:textbox>
                  <w:txbxContent>
                    <w:p w14:paraId="0084E26A" w14:textId="77777777" w:rsidR="00A43B9E" w:rsidRPr="00785D4A" w:rsidRDefault="00A43B9E" w:rsidP="00785D4A">
                      <w:pPr>
                        <w:spacing w:line="240" w:lineRule="atLeast"/>
                        <w:rPr>
                          <w:rFonts w:ascii="NLCS-ISO" w:hAnsi="NLCS-ISO"/>
                          <w:sz w:val="52"/>
                        </w:rPr>
                      </w:pPr>
                      <w:r w:rsidRPr="00785D4A">
                        <w:rPr>
                          <w:rFonts w:ascii="NLCS-ISO" w:hAnsi="NLCS-ISO"/>
                          <w:sz w:val="52"/>
                        </w:rPr>
                        <w:t>A</w:t>
                      </w:r>
                    </w:p>
                  </w:txbxContent>
                </v:textbox>
              </v:shape>
            </w:pict>
          </mc:Fallback>
        </mc:AlternateContent>
      </w:r>
      <w:r w:rsidRPr="00785D4A">
        <w:rPr>
          <w:rFonts w:ascii="Calibri" w:hAnsi="Calibri"/>
          <w:noProof/>
        </w:rPr>
        <mc:AlternateContent>
          <mc:Choice Requires="wps">
            <w:drawing>
              <wp:anchor distT="0" distB="0" distL="114300" distR="114300" simplePos="0" relativeHeight="251689472" behindDoc="0" locked="0" layoutInCell="1" allowOverlap="1" wp14:anchorId="0084E1E9" wp14:editId="0084E1EA">
                <wp:simplePos x="0" y="0"/>
                <wp:positionH relativeFrom="column">
                  <wp:posOffset>506730</wp:posOffset>
                </wp:positionH>
                <wp:positionV relativeFrom="paragraph">
                  <wp:posOffset>324485</wp:posOffset>
                </wp:positionV>
                <wp:extent cx="184785" cy="0"/>
                <wp:effectExtent l="11430" t="10160" r="13335" b="8890"/>
                <wp:wrapNone/>
                <wp:docPr id="20" name="Rechte verbindingslijn met pijl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47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8CD08A" id="Rechte verbindingslijn met pijl 20" o:spid="_x0000_s1026" type="#_x0000_t32" style="position:absolute;margin-left:39.9pt;margin-top:25.55pt;width:14.55pt;height:0;flip:x;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"/>
            </w:pict>
          </mc:Fallback>
        </mc:AlternateContent>
      </w:r>
      <w:r w:rsidRPr="00785D4A">
        <w:rPr>
          <w:rFonts w:ascii="Calibri" w:hAnsi="Calibri"/>
          <w:noProof/>
        </w:rPr>
        <mc:AlternateContent>
          <mc:Choice Requires="wps">
            <w:drawing>
              <wp:anchor distT="0" distB="0" distL="114300" distR="114300" simplePos="0" relativeHeight="251686400" behindDoc="0" locked="0" layoutInCell="1" allowOverlap="1" wp14:anchorId="0084E1EB" wp14:editId="0084E1EC">
                <wp:simplePos x="0" y="0"/>
                <wp:positionH relativeFrom="column">
                  <wp:posOffset>506730</wp:posOffset>
                </wp:positionH>
                <wp:positionV relativeFrom="paragraph">
                  <wp:posOffset>109855</wp:posOffset>
                </wp:positionV>
                <wp:extent cx="88265" cy="214630"/>
                <wp:effectExtent l="11430" t="5080" r="5080" b="8890"/>
                <wp:wrapNone/>
                <wp:docPr id="16" name="Rechte verbindingslijn met pijl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8265"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306B15" id="Rechte verbindingslijn met pijl 16" o:spid="_x0000_s1026" type="#_x0000_t32" style="position:absolute;margin-left:39.9pt;margin-top:8.65pt;width:6.95pt;height:16.9pt;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"/>
            </w:pict>
          </mc:Fallback>
        </mc:AlternateContent>
      </w:r>
      <w:r w:rsidRPr="00785D4A">
        <w:rPr>
          <w:rFonts w:ascii="Calibri" w:hAnsi="Calibri"/>
          <w:noProof/>
        </w:rPr>
        <mc:AlternateContent>
          <mc:Choice Requires="wps">
            <w:drawing>
              <wp:anchor distT="0" distB="0" distL="114300" distR="114300" simplePos="0" relativeHeight="251687424" behindDoc="0" locked="0" layoutInCell="1" allowOverlap="1" wp14:anchorId="0084E1ED" wp14:editId="0084E1EE">
                <wp:simplePos x="0" y="0"/>
                <wp:positionH relativeFrom="column">
                  <wp:posOffset>594995</wp:posOffset>
                </wp:positionH>
                <wp:positionV relativeFrom="paragraph">
                  <wp:posOffset>109855</wp:posOffset>
                </wp:positionV>
                <wp:extent cx="96520" cy="214630"/>
                <wp:effectExtent l="13970" t="5080" r="13335" b="8890"/>
                <wp:wrapNone/>
                <wp:docPr id="12" name="Rechte verbindingslijn met pijl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520" cy="214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46F4D" id="Rechte verbindingslijn met pijl 12" o:spid="_x0000_s1026" type="#_x0000_t32" style="position:absolute;margin-left:46.85pt;margin-top:8.65pt;width:7.6pt;height:16.9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"/>
            </w:pict>
          </mc:Fallback>
        </mc:AlternateContent>
      </w:r>
      <w:r w:rsidRPr="00785D4A">
        <w:rPr>
          <w:rFonts w:ascii="Calibri" w:hAnsi="Calibri"/>
          <w:noProof/>
        </w:rPr>
        <mc:AlternateContent>
          <mc:Choice Requires="wps">
            <w:drawing>
              <wp:anchor distT="0" distB="0" distL="114300" distR="114300" simplePos="0" relativeHeight="251688448" behindDoc="0" locked="0" layoutInCell="1" allowOverlap="1" wp14:anchorId="0084E1EF" wp14:editId="0084E1F0">
                <wp:simplePos x="0" y="0"/>
                <wp:positionH relativeFrom="column">
                  <wp:posOffset>594995</wp:posOffset>
                </wp:positionH>
                <wp:positionV relativeFrom="paragraph">
                  <wp:posOffset>324485</wp:posOffset>
                </wp:positionV>
                <wp:extent cx="0" cy="365760"/>
                <wp:effectExtent l="13970" t="10160" r="5080" b="5080"/>
                <wp:wrapNone/>
                <wp:docPr id="10" name="Rechte verbindingslijn met pijl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735F66" id="Rechte verbindingslijn met pijl 10" o:spid="_x0000_s1026" type="#_x0000_t32" style="position:absolute;margin-left:46.85pt;margin-top:25.55pt;width:0;height:28.8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"/>
            </w:pict>
          </mc:Fallback>
        </mc:AlternateContent>
      </w:r>
      <w:r w:rsidRPr="00785D4A">
        <w:rPr>
          <w:rFonts w:ascii="Calibri" w:hAnsi="Calibri"/>
          <w:noProof/>
        </w:rPr>
        <mc:AlternateContent>
          <mc:Choice Requires="wps">
            <w:drawing>
              <wp:anchor distT="0" distB="0" distL="114300" distR="114300" simplePos="0" relativeHeight="251685376" behindDoc="0" locked="0" layoutInCell="1" allowOverlap="1" wp14:anchorId="0084E1F1" wp14:editId="0084E1F2">
                <wp:simplePos x="0" y="0"/>
                <wp:positionH relativeFrom="column">
                  <wp:posOffset>398145</wp:posOffset>
                </wp:positionH>
                <wp:positionV relativeFrom="paragraph">
                  <wp:posOffset>109855</wp:posOffset>
                </wp:positionV>
                <wp:extent cx="4919345" cy="0"/>
                <wp:effectExtent l="7620" t="5080" r="6985" b="13970"/>
                <wp:wrapNone/>
                <wp:docPr id="3" name="Rechte verbindingslijn met pijl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9345"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EB600B" id="Rechte verbindingslijn met pijl 3" o:spid="_x0000_s1026" type="#_x0000_t32" style="position:absolute;margin-left:31.35pt;margin-top:8.65pt;width:387.35pt;height:0;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">
                <v:stroke dashstyle="longDashDot"/>
              </v:shape>
            </w:pict>
          </mc:Fallback>
        </mc:AlternateContent>
      </w:r>
    </w:p>
    <w:p w14:paraId="0084DA4D" w14:textId="77777777" w:rsidR="00785D4A" w:rsidRDefault="00785D4A" w:rsidP="00B32684">
      <w:pPr>
        <w:pStyle w:val="Kop4"/>
      </w:pPr>
    </w:p>
    <w:p w14:paraId="0084DA4E" w14:textId="77777777" w:rsidR="00B32684" w:rsidRPr="00B3179E" w:rsidRDefault="00973761" w:rsidP="00B32684">
      <w:pPr>
        <w:pStyle w:val="Kop4"/>
      </w:pPr>
      <w:bookmarkStart w:id="97" w:name="_Toc90923617"/>
      <w:r w:rsidRPr="00B3179E">
        <w:t>4</w:t>
      </w:r>
      <w:r w:rsidR="00B32684" w:rsidRPr="00B3179E">
        <w:t>.</w:t>
      </w:r>
      <w:r w:rsidR="007F764B" w:rsidRPr="00B3179E">
        <w:t>4</w:t>
      </w:r>
      <w:r w:rsidR="00B32684" w:rsidRPr="00B3179E">
        <w:t>.3</w:t>
      </w:r>
      <w:r w:rsidR="00B32684" w:rsidRPr="00B3179E">
        <w:tab/>
      </w:r>
      <w:r w:rsidR="00155E79" w:rsidRPr="00B3179E">
        <w:t>Verwijzing naar een aanzicht</w:t>
      </w:r>
      <w:bookmarkEnd w:id="97"/>
    </w:p>
    <w:p w14:paraId="0084DA4F" w14:textId="77777777" w:rsidR="00155E79" w:rsidRPr="00B3179E" w:rsidRDefault="00155E79" w:rsidP="00231F6C">
      <w:pPr>
        <w:numPr>
          <w:ilvl w:val="0"/>
          <w:numId w:val="51"/>
        </w:numPr>
      </w:pPr>
      <w:r w:rsidRPr="00BB5B39">
        <w:t xml:space="preserve">Een verwijzing naar </w:t>
      </w:r>
      <w:r w:rsidR="007A210E">
        <w:t xml:space="preserve">een </w:t>
      </w:r>
      <w:r w:rsidRPr="00BB5B39">
        <w:t xml:space="preserve">aanzicht </w:t>
      </w:r>
      <w:r w:rsidR="00B32684">
        <w:t>wordt aangeven met een aanzicht</w:t>
      </w:r>
      <w:r w:rsidRPr="00BB5B39">
        <w:t xml:space="preserve">symbool. Dit bestaat uit een pijl </w:t>
      </w:r>
      <w:r w:rsidR="006169EE" w:rsidRPr="00A27C66">
        <w:t xml:space="preserve">volgens onderstaand model </w:t>
      </w:r>
      <w:r w:rsidR="00553559" w:rsidRPr="00A27C66">
        <w:t>(</w:t>
      </w:r>
      <w:r w:rsidR="006169EE" w:rsidRPr="00A27C66">
        <w:t>conform NEN 3870</w:t>
      </w:r>
      <w:r w:rsidR="00553559" w:rsidRPr="00A27C66">
        <w:t>)</w:t>
      </w:r>
      <w:r w:rsidR="007F78AC" w:rsidRPr="00A27C66">
        <w:t xml:space="preserve"> </w:t>
      </w:r>
      <w:r w:rsidRPr="00A27C66">
        <w:t xml:space="preserve">en een </w:t>
      </w:r>
      <w:r w:rsidR="007F78AC" w:rsidRPr="00A27C66">
        <w:t>hoofd</w:t>
      </w:r>
      <w:r w:rsidRPr="00A27C66">
        <w:t>letter die het aanzicht specificeert. De</w:t>
      </w:r>
      <w:r w:rsidRPr="00B3179E">
        <w:t xml:space="preserve"> lijndikte van de pijl bedraagt 0.35 mm. De </w:t>
      </w:r>
      <w:r w:rsidR="00832E41" w:rsidRPr="00B3179E">
        <w:t>(geplotte) tekst</w:t>
      </w:r>
      <w:r w:rsidRPr="00B3179E">
        <w:t xml:space="preserve">hoogte is 5.0 mm. </w:t>
      </w:r>
      <w:r w:rsidR="006169EE" w:rsidRPr="00B3179E">
        <w:t>Het is toegestaan om een aanzicht aan te geven met dubbele pijl en letters, zoals bij verwijzingen naar doorsneden.</w:t>
      </w:r>
      <w:r w:rsidR="00B32684" w:rsidRPr="00B3179E">
        <w:br/>
      </w:r>
      <w:r w:rsidRPr="00B3179E">
        <w:t>Voorbeeld</w:t>
      </w:r>
      <w:r w:rsidR="00553559" w:rsidRPr="00B3179E">
        <w:t xml:space="preserve"> aanbevolen symbool</w:t>
      </w:r>
      <w:r w:rsidRPr="00B3179E">
        <w:t xml:space="preserve">: </w:t>
      </w:r>
    </w:p>
    <w:p w14:paraId="0084DA50" w14:textId="77777777" w:rsidR="00785D4A" w:rsidRDefault="00785D4A" w:rsidP="00785D4A"/>
    <w:p w14:paraId="0084DA51" w14:textId="77777777" w:rsidR="00785D4A" w:rsidRDefault="00785D4A" w:rsidP="00785D4A">
      <w:r>
        <w:rPr>
          <w:noProof/>
        </w:rPr>
        <mc:AlternateContent>
          <mc:Choice Requires="wps">
            <w:drawing>
              <wp:anchor distT="0" distB="0" distL="114300" distR="114300" simplePos="0" relativeHeight="251701760" behindDoc="0" locked="0" layoutInCell="1" allowOverlap="1" wp14:anchorId="0084E1F3" wp14:editId="0084E1F4">
                <wp:simplePos x="0" y="0"/>
                <wp:positionH relativeFrom="column">
                  <wp:posOffset>116205</wp:posOffset>
                </wp:positionH>
                <wp:positionV relativeFrom="paragraph">
                  <wp:posOffset>137160</wp:posOffset>
                </wp:positionV>
                <wp:extent cx="360045" cy="568960"/>
                <wp:effectExtent l="1905" t="4445" r="0" b="0"/>
                <wp:wrapNone/>
                <wp:docPr id="9228" name="Tekstvak 9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B" w14:textId="77777777" w:rsidR="00A43B9E" w:rsidRPr="00785D4A" w:rsidRDefault="00A43B9E" w:rsidP="00785D4A">
                            <w:pPr>
                              <w:spacing w:line="240" w:lineRule="atLeast"/>
                              <w:rPr>
                                <w:rFonts w:ascii="NLCS-ISO" w:hAnsi="NLCS-ISO"/>
                                <w:sz w:val="56"/>
                              </w:rPr>
                            </w:pPr>
                            <w:r w:rsidRPr="00785D4A">
                              <w:rPr>
                                <w:rFonts w:ascii="NLCS-ISO" w:hAnsi="NLCS-ISO"/>
                                <w:sz w:val="56"/>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4E1F3" id="Tekstvak 9228" o:spid="_x0000_s1033" type="#_x0000_t202" style="position:absolute;margin-left:9.15pt;margin-top:10.8pt;width:28.35pt;height:44.8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" stroked="f">
                <v:textbox>
                  <w:txbxContent>
                    <w:p w14:paraId="0084E26B" w14:textId="77777777" w:rsidR="00A43B9E" w:rsidRPr="00785D4A" w:rsidRDefault="00A43B9E" w:rsidP="00785D4A">
                      <w:pPr>
                        <w:spacing w:line="240" w:lineRule="atLeast"/>
                        <w:rPr>
                          <w:rFonts w:ascii="NLCS-ISO" w:hAnsi="NLCS-ISO"/>
                          <w:sz w:val="56"/>
                        </w:rPr>
                      </w:pPr>
                      <w:r w:rsidRPr="00785D4A">
                        <w:rPr>
                          <w:rFonts w:ascii="NLCS-ISO" w:hAnsi="NLCS-ISO"/>
                          <w:sz w:val="56"/>
                        </w:rPr>
                        <w:t>A</w:t>
                      </w:r>
                    </w:p>
                  </w:txbxContent>
                </v:textbox>
              </v:shape>
            </w:pict>
          </mc:Fallback>
        </mc:AlternateContent>
      </w:r>
      <w:r>
        <w:rPr>
          <w:noProof/>
        </w:rPr>
        <mc:AlternateContent>
          <mc:Choice Requires="wps">
            <w:drawing>
              <wp:anchor distT="0" distB="0" distL="114300" distR="114300" simplePos="0" relativeHeight="251705856" behindDoc="0" locked="0" layoutInCell="1" allowOverlap="1" wp14:anchorId="0084E1F5" wp14:editId="0084E1F6">
                <wp:simplePos x="0" y="0"/>
                <wp:positionH relativeFrom="column">
                  <wp:posOffset>5298440</wp:posOffset>
                </wp:positionH>
                <wp:positionV relativeFrom="paragraph">
                  <wp:posOffset>137160</wp:posOffset>
                </wp:positionV>
                <wp:extent cx="478790" cy="640715"/>
                <wp:effectExtent l="2540" t="4445" r="4445" b="2540"/>
                <wp:wrapNone/>
                <wp:docPr id="9227" name="Tekstvak 9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790" cy="6407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C" w14:textId="77777777" w:rsidR="00A43B9E" w:rsidRPr="00785D4A" w:rsidRDefault="00A43B9E" w:rsidP="00785D4A">
                            <w:pPr>
                              <w:spacing w:line="240" w:lineRule="atLeast"/>
                              <w:rPr>
                                <w:rFonts w:ascii="NLCS-ISO" w:hAnsi="NLCS-ISO"/>
                                <w:sz w:val="56"/>
                              </w:rPr>
                            </w:pPr>
                            <w:r w:rsidRPr="00785D4A">
                              <w:rPr>
                                <w:rFonts w:ascii="NLCS-ISO" w:hAnsi="NLCS-ISO"/>
                                <w:sz w:val="56"/>
                              </w:rPr>
                              <w: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84E1F5" id="Tekstvak 9227" o:spid="_x0000_s1034" type="#_x0000_t202" style="position:absolute;margin-left:417.2pt;margin-top:10.8pt;width:37.7pt;height:50.45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" stroked="f">
                <v:textbox>
                  <w:txbxContent>
                    <w:p w14:paraId="0084E26C" w14:textId="77777777" w:rsidR="00A43B9E" w:rsidRPr="00785D4A" w:rsidRDefault="00A43B9E" w:rsidP="00785D4A">
                      <w:pPr>
                        <w:spacing w:line="240" w:lineRule="atLeast"/>
                        <w:rPr>
                          <w:rFonts w:ascii="NLCS-ISO" w:hAnsi="NLCS-ISO"/>
                          <w:sz w:val="56"/>
                        </w:rPr>
                      </w:pPr>
                      <w:r w:rsidRPr="00785D4A">
                        <w:rPr>
                          <w:rFonts w:ascii="NLCS-ISO" w:hAnsi="NLCS-ISO"/>
                          <w:sz w:val="56"/>
                        </w:rPr>
                        <w:t>A</w:t>
                      </w:r>
                    </w:p>
                  </w:txbxContent>
                </v:textbox>
              </v:shape>
            </w:pict>
          </mc:Fallback>
        </mc:AlternateContent>
      </w:r>
      <w:r>
        <w:rPr>
          <w:noProof/>
        </w:rPr>
        <mc:AlternateContent>
          <mc:Choice Requires="wps">
            <w:drawing>
              <wp:anchor distT="0" distB="0" distL="114300" distR="114300" simplePos="0" relativeHeight="251702784" behindDoc="0" locked="0" layoutInCell="1" allowOverlap="1" wp14:anchorId="0084E1F7" wp14:editId="0084E1F8">
                <wp:simplePos x="0" y="0"/>
                <wp:positionH relativeFrom="column">
                  <wp:posOffset>5038090</wp:posOffset>
                </wp:positionH>
                <wp:positionV relativeFrom="paragraph">
                  <wp:posOffset>64135</wp:posOffset>
                </wp:positionV>
                <wp:extent cx="127000" cy="144780"/>
                <wp:effectExtent l="8890" t="7620" r="6985" b="9525"/>
                <wp:wrapNone/>
                <wp:docPr id="9226" name="Rechte verbindingslijn met pijl 9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D07B04" id="Rechte verbindingslijn met pijl 9226" o:spid="_x0000_s1026" type="#_x0000_t32" style="position:absolute;margin-left:396.7pt;margin-top:5.05pt;width:10pt;height:11.4pt;flip:x;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"/>
            </w:pict>
          </mc:Fallback>
        </mc:AlternateContent>
      </w:r>
      <w:r>
        <w:rPr>
          <w:noProof/>
        </w:rPr>
        <mc:AlternateContent>
          <mc:Choice Requires="wps">
            <w:drawing>
              <wp:anchor distT="0" distB="0" distL="114300" distR="114300" simplePos="0" relativeHeight="251704832" behindDoc="0" locked="0" layoutInCell="1" allowOverlap="1" wp14:anchorId="0084E1F9" wp14:editId="0084E1FA">
                <wp:simplePos x="0" y="0"/>
                <wp:positionH relativeFrom="column">
                  <wp:posOffset>5165090</wp:posOffset>
                </wp:positionH>
                <wp:positionV relativeFrom="paragraph">
                  <wp:posOffset>64135</wp:posOffset>
                </wp:positionV>
                <wp:extent cx="0" cy="503555"/>
                <wp:effectExtent l="12065" t="7620" r="6985" b="12700"/>
                <wp:wrapNone/>
                <wp:docPr id="9225" name="Rechte verbindingslijn met pijl 9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96F030" id="Rechte verbindingslijn met pijl 9225" o:spid="_x0000_s1026" type="#_x0000_t32" style="position:absolute;margin-left:406.7pt;margin-top:5.05pt;width:0;height:39.65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"/>
            </w:pict>
          </mc:Fallback>
        </mc:AlternateContent>
      </w:r>
      <w:r>
        <w:rPr>
          <w:noProof/>
        </w:rPr>
        <mc:AlternateContent>
          <mc:Choice Requires="wps">
            <w:drawing>
              <wp:anchor distT="0" distB="0" distL="114300" distR="114300" simplePos="0" relativeHeight="251703808" behindDoc="0" locked="0" layoutInCell="1" allowOverlap="1" wp14:anchorId="0084E1FB" wp14:editId="0084E1FC">
                <wp:simplePos x="0" y="0"/>
                <wp:positionH relativeFrom="column">
                  <wp:posOffset>5165090</wp:posOffset>
                </wp:positionH>
                <wp:positionV relativeFrom="paragraph">
                  <wp:posOffset>64135</wp:posOffset>
                </wp:positionV>
                <wp:extent cx="133350" cy="144780"/>
                <wp:effectExtent l="12065" t="7620" r="6985" b="9525"/>
                <wp:wrapNone/>
                <wp:docPr id="9224" name="Rechte verbindingslijn met pijl 9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899D20" id="Rechte verbindingslijn met pijl 9224" o:spid="_x0000_s1026" type="#_x0000_t32" style="position:absolute;margin-left:406.7pt;margin-top:5.05pt;width:10.5pt;height:11.4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"/>
            </w:pict>
          </mc:Fallback>
        </mc:AlternateContent>
      </w:r>
      <w:r>
        <w:rPr>
          <w:noProof/>
        </w:rPr>
        <mc:AlternateContent>
          <mc:Choice Requires="wps">
            <w:drawing>
              <wp:anchor distT="0" distB="0" distL="114300" distR="114300" simplePos="0" relativeHeight="251700736" behindDoc="0" locked="0" layoutInCell="1" allowOverlap="1" wp14:anchorId="0084E1FD" wp14:editId="0084E1FE">
                <wp:simplePos x="0" y="0"/>
                <wp:positionH relativeFrom="column">
                  <wp:posOffset>633730</wp:posOffset>
                </wp:positionH>
                <wp:positionV relativeFrom="paragraph">
                  <wp:posOffset>56515</wp:posOffset>
                </wp:positionV>
                <wp:extent cx="0" cy="503555"/>
                <wp:effectExtent l="5080" t="9525" r="13970" b="10795"/>
                <wp:wrapNone/>
                <wp:docPr id="9223" name="Rechte verbindingslijn met pijl 9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5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806801" id="Rechte verbindingslijn met pijl 9223" o:spid="_x0000_s1026" type="#_x0000_t32" style="position:absolute;margin-left:49.9pt;margin-top:4.45pt;width:0;height:39.6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"/>
            </w:pict>
          </mc:Fallback>
        </mc:AlternateContent>
      </w:r>
      <w:r>
        <w:rPr>
          <w:noProof/>
        </w:rPr>
        <mc:AlternateContent>
          <mc:Choice Requires="wps">
            <w:drawing>
              <wp:anchor distT="0" distB="0" distL="114300" distR="114300" simplePos="0" relativeHeight="251699712" behindDoc="0" locked="0" layoutInCell="1" allowOverlap="1" wp14:anchorId="0084E1FF" wp14:editId="0084E200">
                <wp:simplePos x="0" y="0"/>
                <wp:positionH relativeFrom="column">
                  <wp:posOffset>633730</wp:posOffset>
                </wp:positionH>
                <wp:positionV relativeFrom="paragraph">
                  <wp:posOffset>56515</wp:posOffset>
                </wp:positionV>
                <wp:extent cx="133350" cy="144780"/>
                <wp:effectExtent l="5080" t="9525" r="13970" b="7620"/>
                <wp:wrapNone/>
                <wp:docPr id="9222" name="Rechte verbindingslijn met pijl 9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335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EAF981" id="Rechte verbindingslijn met pijl 9222" o:spid="_x0000_s1026" type="#_x0000_t32" style="position:absolute;margin-left:49.9pt;margin-top:4.45pt;width:10.5pt;height:11.4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"/>
            </w:pict>
          </mc:Fallback>
        </mc:AlternateContent>
      </w:r>
      <w:r>
        <w:rPr>
          <w:noProof/>
        </w:rPr>
        <mc:AlternateContent>
          <mc:Choice Requires="wps">
            <w:drawing>
              <wp:anchor distT="0" distB="0" distL="114300" distR="114300" simplePos="0" relativeHeight="251698688" behindDoc="0" locked="0" layoutInCell="1" allowOverlap="1" wp14:anchorId="0084E201" wp14:editId="0084E202">
                <wp:simplePos x="0" y="0"/>
                <wp:positionH relativeFrom="column">
                  <wp:posOffset>506730</wp:posOffset>
                </wp:positionH>
                <wp:positionV relativeFrom="paragraph">
                  <wp:posOffset>56515</wp:posOffset>
                </wp:positionV>
                <wp:extent cx="127000" cy="144780"/>
                <wp:effectExtent l="11430" t="9525" r="13970" b="7620"/>
                <wp:wrapNone/>
                <wp:docPr id="9221" name="Rechte verbindingslijn met pijl 9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7000" cy="144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518AA" id="Rechte verbindingslijn met pijl 9221" o:spid="_x0000_s1026" type="#_x0000_t32" style="position:absolute;margin-left:39.9pt;margin-top:4.45pt;width:10pt;height:11.4pt;flip:x;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"/>
            </w:pict>
          </mc:Fallback>
        </mc:AlternateContent>
      </w:r>
      <w:r>
        <w:rPr>
          <w:noProof/>
        </w:rPr>
        <mc:AlternateContent>
          <mc:Choice Requires="wps">
            <w:drawing>
              <wp:anchor distT="0" distB="0" distL="114300" distR="114300" simplePos="0" relativeHeight="251697664" behindDoc="0" locked="0" layoutInCell="1" allowOverlap="1" wp14:anchorId="0084E203" wp14:editId="0084E204">
                <wp:simplePos x="0" y="0"/>
                <wp:positionH relativeFrom="column">
                  <wp:posOffset>436880</wp:posOffset>
                </wp:positionH>
                <wp:positionV relativeFrom="paragraph">
                  <wp:posOffset>56515</wp:posOffset>
                </wp:positionV>
                <wp:extent cx="4919345" cy="0"/>
                <wp:effectExtent l="8255" t="9525" r="6350" b="9525"/>
                <wp:wrapNone/>
                <wp:docPr id="9220" name="Rechte verbindingslijn met pijl 9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9345" cy="0"/>
                        </a:xfrm>
                        <a:prstGeom prst="straightConnector1">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6E50C2" id="Rechte verbindingslijn met pijl 9220" o:spid="_x0000_s1026" type="#_x0000_t32" style="position:absolute;margin-left:34.4pt;margin-top:4.45pt;width:387.35pt;height:0;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">
                <v:stroke dashstyle="longDashDot"/>
              </v:shape>
            </w:pict>
          </mc:Fallback>
        </mc:AlternateContent>
      </w:r>
    </w:p>
    <w:p w14:paraId="0084DA52" w14:textId="77777777" w:rsidR="00B32684" w:rsidRDefault="00B32684" w:rsidP="00B32684">
      <w:pPr>
        <w:spacing w:before="100" w:beforeAutospacing="1" w:after="100" w:afterAutospacing="1" w:line="240" w:lineRule="atLeast"/>
        <w:ind w:left="350"/>
      </w:pPr>
    </w:p>
    <w:p w14:paraId="0084DA53" w14:textId="77777777" w:rsidR="00785D4A" w:rsidRDefault="00785D4A" w:rsidP="00B32684">
      <w:pPr>
        <w:pStyle w:val="Kop4"/>
      </w:pPr>
    </w:p>
    <w:p w14:paraId="0084DA54" w14:textId="77777777" w:rsidR="00B32684" w:rsidRPr="00B3179E" w:rsidRDefault="00973761" w:rsidP="00B32684">
      <w:pPr>
        <w:pStyle w:val="Kop4"/>
      </w:pPr>
      <w:bookmarkStart w:id="98" w:name="_Toc90923618"/>
      <w:r w:rsidRPr="00B3179E">
        <w:t>4</w:t>
      </w:r>
      <w:r w:rsidR="00B32684" w:rsidRPr="00B3179E">
        <w:t>.</w:t>
      </w:r>
      <w:r w:rsidR="007F764B" w:rsidRPr="00B3179E">
        <w:t>4</w:t>
      </w:r>
      <w:r w:rsidR="00B32684" w:rsidRPr="00B3179E">
        <w:t>.4</w:t>
      </w:r>
      <w:r w:rsidR="00B32684" w:rsidRPr="00B3179E">
        <w:tab/>
      </w:r>
      <w:r w:rsidR="00832E41" w:rsidRPr="00B3179E">
        <w:t>Verwijzing naar een detail</w:t>
      </w:r>
      <w:bookmarkEnd w:id="98"/>
    </w:p>
    <w:p w14:paraId="0084DA55" w14:textId="77777777" w:rsidR="004A2E7C" w:rsidRPr="00B3179E" w:rsidRDefault="00832E41" w:rsidP="00231F6C">
      <w:pPr>
        <w:numPr>
          <w:ilvl w:val="0"/>
          <w:numId w:val="52"/>
        </w:numPr>
      </w:pPr>
      <w:r w:rsidRPr="00B3179E">
        <w:t>Een verwijzing naar een detail wordt aangegeven met een omkadering, die bestaat uit een cirkel, rechthoek of vierkant</w:t>
      </w:r>
      <w:r w:rsidR="00B403CF" w:rsidRPr="00B3179E">
        <w:t>, lijntype “gemengde streeplijn”</w:t>
      </w:r>
      <w:r w:rsidR="003C4EA2" w:rsidRPr="00B3179E">
        <w:t xml:space="preserve">. </w:t>
      </w:r>
      <w:r w:rsidRPr="00B3179E">
        <w:t>De lijndikte van de cirkel</w:t>
      </w:r>
      <w:r w:rsidR="00B32684" w:rsidRPr="00B3179E">
        <w:t>/het rechthoek of vierkant</w:t>
      </w:r>
      <w:r w:rsidRPr="00B3179E">
        <w:t xml:space="preserve"> bedraagt </w:t>
      </w:r>
      <w:r w:rsidR="00B403CF" w:rsidRPr="00B3179E">
        <w:t>0,35</w:t>
      </w:r>
      <w:r w:rsidRPr="00B3179E">
        <w:t xml:space="preserve"> mm. </w:t>
      </w:r>
    </w:p>
    <w:p w14:paraId="0084DA56" w14:textId="77777777" w:rsidR="000A37C2" w:rsidRPr="00B3179E" w:rsidRDefault="00146B6C" w:rsidP="00231F6C">
      <w:pPr>
        <w:numPr>
          <w:ilvl w:val="0"/>
          <w:numId w:val="52"/>
        </w:numPr>
      </w:pPr>
      <w:r>
        <w:rPr>
          <w:noProof/>
        </w:rPr>
        <mc:AlternateContent>
          <mc:Choice Requires="wps">
            <w:drawing>
              <wp:anchor distT="0" distB="0" distL="114300" distR="114300" simplePos="0" relativeHeight="251630080" behindDoc="0" locked="0" layoutInCell="1" allowOverlap="1" wp14:anchorId="0084E205" wp14:editId="0084E206">
                <wp:simplePos x="0" y="0"/>
                <wp:positionH relativeFrom="column">
                  <wp:posOffset>-42545</wp:posOffset>
                </wp:positionH>
                <wp:positionV relativeFrom="paragraph">
                  <wp:posOffset>86360</wp:posOffset>
                </wp:positionV>
                <wp:extent cx="2785745" cy="2366645"/>
                <wp:effectExtent l="0" t="0" r="0" b="0"/>
                <wp:wrapSquare wrapText="bothSides"/>
                <wp:docPr id="127"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5745" cy="23666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D" w14:textId="77777777" w:rsidR="00A43B9E" w:rsidRDefault="00A43B9E" w:rsidP="00553559">
                            <w:pPr>
                              <w:spacing w:line="240" w:lineRule="atLeast"/>
                            </w:pPr>
                            <w:r>
                              <w:rPr>
                                <w:noProof/>
                              </w:rPr>
                              <w:drawing>
                                <wp:inline distT="0" distB="0" distL="0" distR="0" wp14:anchorId="0084E2A1" wp14:editId="0084E2A2">
                                  <wp:extent cx="2600325" cy="1924050"/>
                                  <wp:effectExtent l="0" t="0" r="9525" b="0"/>
                                  <wp:docPr id="19" name="Afbeelding 19" descr="detail 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tail aanduid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00325" cy="192405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05" id="Text Box 270" o:spid="_x0000_s1035" type="#_x0000_t202" style="position:absolute;left:0;text-align:left;margin-left:-3.35pt;margin-top:6.8pt;width:219.35pt;height:186.35pt;z-index:251630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" stroked="f">
                <v:textbox>
                  <w:txbxContent>
                    <w:p w14:paraId="0084E26D" w14:textId="77777777" w:rsidR="00A43B9E" w:rsidRDefault="00A43B9E" w:rsidP="00553559">
                      <w:pPr>
                        <w:spacing w:line="240" w:lineRule="atLeast"/>
                      </w:pPr>
                      <w:r>
                        <w:rPr>
                          <w:noProof/>
                        </w:rPr>
                        <w:drawing>
                          <wp:inline distT="0" distB="0" distL="0" distR="0" wp14:anchorId="0084E2A1" wp14:editId="0084E2A2">
                            <wp:extent cx="2600325" cy="1924050"/>
                            <wp:effectExtent l="0" t="0" r="9525" b="0"/>
                            <wp:docPr id="19" name="Afbeelding 19" descr="detail 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tail aanduid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00325" cy="1924050"/>
                                    </a:xfrm>
                                    <a:prstGeom prst="rect">
                                      <a:avLst/>
                                    </a:prstGeom>
                                    <a:noFill/>
                                    <a:ln>
                                      <a:noFill/>
                                    </a:ln>
                                  </pic:spPr>
                                </pic:pic>
                              </a:graphicData>
                            </a:graphic>
                          </wp:inline>
                        </w:drawing>
                      </w:r>
                    </w:p>
                  </w:txbxContent>
                </v:textbox>
                <w10:wrap type="square"/>
              </v:shape>
            </w:pict>
          </mc:Fallback>
        </mc:AlternateContent>
      </w:r>
      <w:r w:rsidR="004A2E7C" w:rsidRPr="00B3179E">
        <w:t>Een</w:t>
      </w:r>
      <w:r w:rsidR="00013FB0" w:rsidRPr="00B3179E">
        <w:t xml:space="preserve"> verwijzing naar een detail op </w:t>
      </w:r>
      <w:r w:rsidR="00553559" w:rsidRPr="00B3179E">
        <w:t>een ander</w:t>
      </w:r>
      <w:r w:rsidR="00013FB0" w:rsidRPr="00B3179E">
        <w:t xml:space="preserve"> </w:t>
      </w:r>
      <w:r w:rsidR="00893972" w:rsidRPr="00B3179E">
        <w:t>teken</w:t>
      </w:r>
      <w:r w:rsidR="00013FB0" w:rsidRPr="00B3179E">
        <w:t xml:space="preserve">blad wordt aangeduid met een verwijzingssymbool volgens </w:t>
      </w:r>
      <w:r w:rsidR="004A2E7C" w:rsidRPr="00B3179E">
        <w:t>neven</w:t>
      </w:r>
      <w:r w:rsidR="00013FB0" w:rsidRPr="00B3179E">
        <w:t xml:space="preserve">staand model, voorzien van een open pijlpunt en een cirkel. In de cirkel wordt boven de lijn het detailnummer geschreven </w:t>
      </w:r>
      <w:r w:rsidR="004A2E7C" w:rsidRPr="00B3179E">
        <w:t xml:space="preserve">in letterhoogte 5,0. </w:t>
      </w:r>
      <w:r w:rsidR="00553559" w:rsidRPr="00B3179E">
        <w:t xml:space="preserve">Onder de lijn wordt het tekeningreferentienummer geplaatst van de tekening waarnaar wordt verwezen, in letterhoogte 2,5 mm. </w:t>
      </w:r>
    </w:p>
    <w:p w14:paraId="0084DA57" w14:textId="77777777" w:rsidR="00832E41" w:rsidRPr="00B3179E" w:rsidRDefault="00553559" w:rsidP="00231F6C">
      <w:pPr>
        <w:numPr>
          <w:ilvl w:val="0"/>
          <w:numId w:val="52"/>
        </w:numPr>
      </w:pPr>
      <w:r w:rsidRPr="00B3179E">
        <w:t xml:space="preserve">Indien wordt verwezen naar een detail op hetzelfde blad, wordt in plaats van het tekeningreferentienummer </w:t>
      </w:r>
      <w:r w:rsidR="004A2E7C" w:rsidRPr="00B3179E">
        <w:t>een liggend streepje (koppelteken) geplaatst</w:t>
      </w:r>
      <w:r w:rsidR="000A37C2" w:rsidRPr="00B3179E">
        <w:t xml:space="preserve">. </w:t>
      </w:r>
      <w:r w:rsidR="00B32684" w:rsidRPr="00B3179E">
        <w:br/>
      </w:r>
    </w:p>
    <w:p w14:paraId="4ABD40AA" w14:textId="77777777" w:rsidR="009F2BEF" w:rsidRDefault="00973761" w:rsidP="00A12939">
      <w:pPr>
        <w:pStyle w:val="Kop4"/>
      </w:pPr>
      <w:bookmarkStart w:id="99" w:name="_Toc90923619"/>
      <w:r w:rsidRPr="00B3179E">
        <w:t>4</w:t>
      </w:r>
      <w:r w:rsidR="00A12939" w:rsidRPr="00B3179E">
        <w:t>.</w:t>
      </w:r>
      <w:r w:rsidR="007F764B" w:rsidRPr="00B3179E">
        <w:t>4</w:t>
      </w:r>
      <w:r w:rsidR="00A12939" w:rsidRPr="00B3179E">
        <w:t>.5</w:t>
      </w:r>
      <w:r w:rsidR="00A12939" w:rsidRPr="00B3179E">
        <w:tab/>
      </w:r>
    </w:p>
    <w:p w14:paraId="5235C3DA" w14:textId="77777777" w:rsidR="009F2BEF" w:rsidRDefault="009F2BEF">
      <w:pPr>
        <w:overflowPunct/>
        <w:autoSpaceDE/>
        <w:autoSpaceDN/>
        <w:adjustRightInd/>
        <w:spacing w:line="240" w:lineRule="auto"/>
        <w:textAlignment w:val="auto"/>
        <w:rPr>
          <w:b/>
          <w:bCs/>
          <w:color w:val="00B0F0"/>
          <w:szCs w:val="28"/>
        </w:rPr>
      </w:pPr>
      <w:r>
        <w:br w:type="page"/>
      </w:r>
    </w:p>
    <w:p w14:paraId="0084DA58" w14:textId="5966A787" w:rsidR="00A12939" w:rsidRPr="00B3179E" w:rsidRDefault="00A12939" w:rsidP="00A12939">
      <w:pPr>
        <w:pStyle w:val="Kop4"/>
      </w:pPr>
      <w:r w:rsidRPr="00B3179E">
        <w:lastRenderedPageBreak/>
        <w:t>Ver</w:t>
      </w:r>
      <w:r w:rsidR="00832E41" w:rsidRPr="00B3179E">
        <w:t>wijzing naar een wijziging</w:t>
      </w:r>
      <w:bookmarkEnd w:id="99"/>
    </w:p>
    <w:p w14:paraId="0084DA59" w14:textId="77777777" w:rsidR="0025364B" w:rsidRPr="00670442" w:rsidRDefault="0025364B" w:rsidP="00231F6C">
      <w:pPr>
        <w:numPr>
          <w:ilvl w:val="0"/>
          <w:numId w:val="53"/>
        </w:numPr>
      </w:pPr>
      <w:r w:rsidRPr="00670442">
        <w:t>Het verwijzen naar een wijziging (‘</w:t>
      </w:r>
      <w:proofErr w:type="spellStart"/>
      <w:r w:rsidRPr="00670442">
        <w:t>aanpijlen</w:t>
      </w:r>
      <w:proofErr w:type="spellEnd"/>
      <w:r w:rsidRPr="00670442">
        <w:t xml:space="preserve">’ van een wijziging) is niet verplicht in de NLCS, maar als voor een verwijzing wordt gekozen, geldt het gestelde onder lid b. </w:t>
      </w:r>
    </w:p>
    <w:p w14:paraId="0084DA5A" w14:textId="77777777" w:rsidR="00A12939" w:rsidRDefault="00832E41" w:rsidP="00231F6C">
      <w:pPr>
        <w:numPr>
          <w:ilvl w:val="0"/>
          <w:numId w:val="53"/>
        </w:numPr>
        <w:rPr>
          <w:lang w:val="en-US"/>
        </w:rPr>
      </w:pPr>
      <w:r w:rsidRPr="00BB5B39">
        <w:t xml:space="preserve">Een verwijzing naar een wijziging wordt aangegeven met een wijzigingspijl. Deze bestaat uit een pijl met een ingeschreven wijzigingsletter of cijfer. Dezelfde letter of hetzelfde getal moet worden opgenomen in het wijzigingsblok. De </w:t>
      </w:r>
      <w:r>
        <w:t>(geplotte) tekst</w:t>
      </w:r>
      <w:r w:rsidRPr="00BB5B39">
        <w:t xml:space="preserve">hoogte bedraagt 7.0 mm. </w:t>
      </w:r>
      <w:r w:rsidR="00A12939">
        <w:br/>
      </w:r>
      <w:r w:rsidRPr="00B3179E">
        <w:t>V</w:t>
      </w:r>
      <w:proofErr w:type="spellStart"/>
      <w:r w:rsidRPr="00B3179E">
        <w:rPr>
          <w:lang w:val="en-US"/>
        </w:rPr>
        <w:t>oorbeeld</w:t>
      </w:r>
      <w:proofErr w:type="spellEnd"/>
      <w:r w:rsidR="00D97160" w:rsidRPr="00B3179E">
        <w:rPr>
          <w:lang w:val="en-US"/>
        </w:rPr>
        <w:t xml:space="preserve"> </w:t>
      </w:r>
      <w:proofErr w:type="spellStart"/>
      <w:r w:rsidR="00D97160" w:rsidRPr="00B3179E">
        <w:rPr>
          <w:lang w:val="en-US"/>
        </w:rPr>
        <w:t>aanbevolen</w:t>
      </w:r>
      <w:proofErr w:type="spellEnd"/>
      <w:r w:rsidR="00D97160" w:rsidRPr="00B3179E">
        <w:rPr>
          <w:lang w:val="en-US"/>
        </w:rPr>
        <w:t xml:space="preserve"> </w:t>
      </w:r>
      <w:proofErr w:type="spellStart"/>
      <w:r w:rsidR="00D97160" w:rsidRPr="00B3179E">
        <w:rPr>
          <w:lang w:val="en-US"/>
        </w:rPr>
        <w:t>symbool</w:t>
      </w:r>
      <w:proofErr w:type="spellEnd"/>
      <w:r w:rsidRPr="00B3179E">
        <w:rPr>
          <w:lang w:val="en-US"/>
        </w:rPr>
        <w:t xml:space="preserve">: </w:t>
      </w:r>
      <w:r w:rsidR="00A12939" w:rsidRPr="00B3179E">
        <w:rPr>
          <w:lang w:val="en-US"/>
        </w:rPr>
        <w:br/>
      </w:r>
    </w:p>
    <w:p w14:paraId="0084DA5B" w14:textId="77777777" w:rsidR="000A37C2" w:rsidRDefault="00146B6C" w:rsidP="000A37C2">
      <w:pPr>
        <w:rPr>
          <w:lang w:val="en-US"/>
        </w:rPr>
      </w:pPr>
      <w:r>
        <w:rPr>
          <w:noProof/>
        </w:rPr>
        <mc:AlternateContent>
          <mc:Choice Requires="wps">
            <w:drawing>
              <wp:anchor distT="0" distB="0" distL="114300" distR="114300" simplePos="0" relativeHeight="251631104" behindDoc="0" locked="0" layoutInCell="1" allowOverlap="1" wp14:anchorId="0084E207" wp14:editId="0084E208">
                <wp:simplePos x="0" y="0"/>
                <wp:positionH relativeFrom="column">
                  <wp:posOffset>33655</wp:posOffset>
                </wp:positionH>
                <wp:positionV relativeFrom="paragraph">
                  <wp:posOffset>43815</wp:posOffset>
                </wp:positionV>
                <wp:extent cx="2077085" cy="1111250"/>
                <wp:effectExtent l="0" t="0" r="0" b="0"/>
                <wp:wrapSquare wrapText="bothSides"/>
                <wp:docPr id="126"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085" cy="1111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E" w14:textId="77777777" w:rsidR="00A43B9E" w:rsidRDefault="00A43B9E" w:rsidP="000A37C2">
                            <w:pPr>
                              <w:spacing w:line="240" w:lineRule="atLeast"/>
                            </w:pPr>
                            <w:r>
                              <w:rPr>
                                <w:noProof/>
                              </w:rPr>
                              <w:drawing>
                                <wp:inline distT="0" distB="0" distL="0" distR="0" wp14:anchorId="0084E2A3" wp14:editId="0084E2A4">
                                  <wp:extent cx="1895475" cy="1019175"/>
                                  <wp:effectExtent l="0" t="0" r="9525" b="9525"/>
                                  <wp:docPr id="21" name="Afbeelding 21" descr="WIJZIGINGS 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IJZIGINGS AANDUID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95475" cy="10191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07" id="Text Box 271" o:spid="_x0000_s1036" type="#_x0000_t202" style="position:absolute;margin-left:2.65pt;margin-top:3.45pt;width:163.55pt;height:87.5pt;z-index:2516311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" stroked="f">
                <v:textbox style="mso-fit-shape-to-text:t">
                  <w:txbxContent>
                    <w:p w14:paraId="0084E26E" w14:textId="77777777" w:rsidR="00A43B9E" w:rsidRDefault="00A43B9E" w:rsidP="000A37C2">
                      <w:pPr>
                        <w:spacing w:line="240" w:lineRule="atLeast"/>
                      </w:pPr>
                      <w:r>
                        <w:rPr>
                          <w:noProof/>
                        </w:rPr>
                        <w:drawing>
                          <wp:inline distT="0" distB="0" distL="0" distR="0" wp14:anchorId="0084E2A3" wp14:editId="0084E2A4">
                            <wp:extent cx="1895475" cy="1019175"/>
                            <wp:effectExtent l="0" t="0" r="9525" b="9525"/>
                            <wp:docPr id="21" name="Afbeelding 21" descr="WIJZIGINGS 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WIJZIGINGS AANDUIDI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95475" cy="1019175"/>
                                    </a:xfrm>
                                    <a:prstGeom prst="rect">
                                      <a:avLst/>
                                    </a:prstGeom>
                                    <a:noFill/>
                                    <a:ln>
                                      <a:noFill/>
                                    </a:ln>
                                  </pic:spPr>
                                </pic:pic>
                              </a:graphicData>
                            </a:graphic>
                          </wp:inline>
                        </w:drawing>
                      </w:r>
                    </w:p>
                  </w:txbxContent>
                </v:textbox>
                <w10:wrap type="square"/>
              </v:shape>
            </w:pict>
          </mc:Fallback>
        </mc:AlternateContent>
      </w:r>
    </w:p>
    <w:p w14:paraId="0084DA5C" w14:textId="77777777" w:rsidR="000A37C2" w:rsidRDefault="000A37C2" w:rsidP="000A37C2">
      <w:pPr>
        <w:rPr>
          <w:lang w:val="en-US"/>
        </w:rPr>
      </w:pPr>
    </w:p>
    <w:p w14:paraId="0084DA5D" w14:textId="77777777" w:rsidR="000A37C2" w:rsidRDefault="000A37C2" w:rsidP="000A37C2">
      <w:pPr>
        <w:rPr>
          <w:lang w:val="en-US"/>
        </w:rPr>
      </w:pPr>
    </w:p>
    <w:p w14:paraId="0084DA5E" w14:textId="77777777" w:rsidR="000A37C2" w:rsidRDefault="000A37C2" w:rsidP="000A37C2">
      <w:pPr>
        <w:rPr>
          <w:lang w:val="en-US"/>
        </w:rPr>
      </w:pPr>
    </w:p>
    <w:p w14:paraId="0084DA5F" w14:textId="77777777" w:rsidR="000A37C2" w:rsidRDefault="000A37C2" w:rsidP="000A37C2">
      <w:pPr>
        <w:rPr>
          <w:lang w:val="en-US"/>
        </w:rPr>
      </w:pPr>
    </w:p>
    <w:p w14:paraId="0084DA60" w14:textId="77777777" w:rsidR="000A37C2" w:rsidRDefault="000A37C2" w:rsidP="000A37C2">
      <w:pPr>
        <w:rPr>
          <w:lang w:val="en-US"/>
        </w:rPr>
      </w:pPr>
    </w:p>
    <w:p w14:paraId="0084DA61" w14:textId="77777777" w:rsidR="000A37C2" w:rsidRDefault="000A37C2" w:rsidP="000A37C2">
      <w:pPr>
        <w:rPr>
          <w:lang w:val="en-US"/>
        </w:rPr>
      </w:pPr>
    </w:p>
    <w:p w14:paraId="0084DA62" w14:textId="77777777" w:rsidR="00832E41" w:rsidRPr="00B3179E" w:rsidRDefault="00832E41" w:rsidP="00832E41">
      <w:pPr>
        <w:pStyle w:val="Kop3"/>
      </w:pPr>
      <w:bookmarkStart w:id="100" w:name="_Toc90923620"/>
      <w:r w:rsidRPr="00B3179E">
        <w:rPr>
          <w:rFonts w:ascii="ZWAdobeF" w:hAnsi="ZWAdobeF" w:cs="ZWAdobeF"/>
          <w:sz w:val="2"/>
          <w:szCs w:val="2"/>
        </w:rPr>
        <w:t>17B</w:t>
      </w:r>
      <w:r w:rsidR="00973761" w:rsidRPr="00B3179E">
        <w:t>4</w:t>
      </w:r>
      <w:r w:rsidRPr="00B3179E">
        <w:t>.</w:t>
      </w:r>
      <w:r w:rsidR="007F764B" w:rsidRPr="00B3179E">
        <w:t>5</w:t>
      </w:r>
      <w:r w:rsidRPr="00B3179E">
        <w:tab/>
        <w:t>Maatvoering</w:t>
      </w:r>
      <w:bookmarkEnd w:id="100"/>
    </w:p>
    <w:p w14:paraId="0084DA63" w14:textId="77777777" w:rsidR="009D2416" w:rsidRPr="00B3179E" w:rsidRDefault="00973761" w:rsidP="009D2416">
      <w:pPr>
        <w:pStyle w:val="Kop4"/>
      </w:pPr>
      <w:bookmarkStart w:id="101" w:name="_Toc90923621"/>
      <w:r w:rsidRPr="00B3179E">
        <w:t>4</w:t>
      </w:r>
      <w:r w:rsidR="009D2416" w:rsidRPr="00B3179E">
        <w:t>.</w:t>
      </w:r>
      <w:r w:rsidR="007F764B" w:rsidRPr="00B3179E">
        <w:t>5</w:t>
      </w:r>
      <w:r w:rsidR="009D2416" w:rsidRPr="00B3179E">
        <w:t>.1</w:t>
      </w:r>
      <w:r w:rsidR="009D2416" w:rsidRPr="00B3179E">
        <w:tab/>
        <w:t>Algemeen</w:t>
      </w:r>
      <w:bookmarkEnd w:id="101"/>
    </w:p>
    <w:p w14:paraId="0084DA64" w14:textId="77777777" w:rsidR="009D2416" w:rsidRPr="00B3179E" w:rsidRDefault="009D2416" w:rsidP="00231F6C">
      <w:pPr>
        <w:numPr>
          <w:ilvl w:val="0"/>
          <w:numId w:val="54"/>
        </w:numPr>
      </w:pPr>
      <w:r w:rsidRPr="00B3179E">
        <w:t>Wat betreft maatvoering worden eisen gesteld aan de nauwkeurigheid en aan maataanduidingen (</w:t>
      </w:r>
      <w:r w:rsidR="00C40F45" w:rsidRPr="00B3179E">
        <w:t>maatvoeringstijlen</w:t>
      </w:r>
      <w:r w:rsidRPr="00B3179E">
        <w:t>).</w:t>
      </w:r>
    </w:p>
    <w:p w14:paraId="0084DA65" w14:textId="77777777" w:rsidR="009D2416" w:rsidRPr="00B3179E" w:rsidRDefault="00EE6431" w:rsidP="00231F6C">
      <w:pPr>
        <w:numPr>
          <w:ilvl w:val="0"/>
          <w:numId w:val="54"/>
        </w:numPr>
      </w:pPr>
      <w:r w:rsidRPr="00B3179E">
        <w:t>Wat betreft maataanduidingen wordt onderscheid gemaakt in:</w:t>
      </w:r>
    </w:p>
    <w:p w14:paraId="0084DA66" w14:textId="77777777" w:rsidR="00EE6431" w:rsidRPr="00B3179E" w:rsidRDefault="00EE6431" w:rsidP="00231F6C">
      <w:pPr>
        <w:numPr>
          <w:ilvl w:val="1"/>
          <w:numId w:val="22"/>
        </w:numPr>
      </w:pPr>
      <w:r w:rsidRPr="00B3179E">
        <w:t>maataanduiding van rechte delen;</w:t>
      </w:r>
    </w:p>
    <w:p w14:paraId="0084DA67" w14:textId="77777777" w:rsidR="00EE6431" w:rsidRPr="00B3179E" w:rsidRDefault="00EE6431" w:rsidP="00231F6C">
      <w:pPr>
        <w:numPr>
          <w:ilvl w:val="1"/>
          <w:numId w:val="22"/>
        </w:numPr>
      </w:pPr>
      <w:r w:rsidRPr="00B3179E">
        <w:t>maataanduiding van cirkels/bogen (lengtemaat);</w:t>
      </w:r>
    </w:p>
    <w:p w14:paraId="0084DA68" w14:textId="77777777" w:rsidR="00EE6431" w:rsidRPr="00B3179E" w:rsidRDefault="00EE6431" w:rsidP="00231F6C">
      <w:pPr>
        <w:numPr>
          <w:ilvl w:val="1"/>
          <w:numId w:val="22"/>
        </w:numPr>
      </w:pPr>
      <w:r w:rsidRPr="00B3179E">
        <w:t>maataanduiding van cirkels/bogen (diameter/straal);</w:t>
      </w:r>
    </w:p>
    <w:p w14:paraId="0084DA69" w14:textId="77777777" w:rsidR="00EE6431" w:rsidRPr="00B3179E" w:rsidRDefault="00EE6431" w:rsidP="00231F6C">
      <w:pPr>
        <w:numPr>
          <w:ilvl w:val="1"/>
          <w:numId w:val="22"/>
        </w:numPr>
      </w:pPr>
      <w:r w:rsidRPr="00B3179E">
        <w:t>maataanduidingen van hoeken;</w:t>
      </w:r>
    </w:p>
    <w:p w14:paraId="0084DA6A" w14:textId="77777777" w:rsidR="00EE6431" w:rsidRPr="00B3179E" w:rsidRDefault="00EE6431" w:rsidP="00231F6C">
      <w:pPr>
        <w:numPr>
          <w:ilvl w:val="1"/>
          <w:numId w:val="22"/>
        </w:numPr>
      </w:pPr>
      <w:r w:rsidRPr="00B3179E">
        <w:t xml:space="preserve">plaatsing en lettertype van </w:t>
      </w:r>
      <w:proofErr w:type="spellStart"/>
      <w:r w:rsidRPr="00B3179E">
        <w:t>bemating</w:t>
      </w:r>
      <w:proofErr w:type="spellEnd"/>
      <w:r w:rsidRPr="00B3179E">
        <w:t>;</w:t>
      </w:r>
    </w:p>
    <w:p w14:paraId="0084DA6B" w14:textId="77777777" w:rsidR="00EE6431" w:rsidRPr="00B3179E" w:rsidRDefault="00EE6431" w:rsidP="00231F6C">
      <w:pPr>
        <w:numPr>
          <w:ilvl w:val="1"/>
          <w:numId w:val="22"/>
        </w:numPr>
      </w:pPr>
      <w:r w:rsidRPr="00B3179E">
        <w:t>aanduiding van peilmaten;</w:t>
      </w:r>
    </w:p>
    <w:p w14:paraId="0084DA6C" w14:textId="77777777" w:rsidR="00EE6431" w:rsidRPr="00B3179E" w:rsidRDefault="00EE6431" w:rsidP="00231F6C">
      <w:pPr>
        <w:numPr>
          <w:ilvl w:val="1"/>
          <w:numId w:val="22"/>
        </w:numPr>
      </w:pPr>
      <w:r w:rsidRPr="00B3179E">
        <w:t xml:space="preserve">aanduiding van </w:t>
      </w:r>
      <w:proofErr w:type="spellStart"/>
      <w:r w:rsidRPr="00B3179E">
        <w:t>metrering</w:t>
      </w:r>
      <w:proofErr w:type="spellEnd"/>
      <w:r w:rsidRPr="00B3179E">
        <w:t>;</w:t>
      </w:r>
    </w:p>
    <w:p w14:paraId="0084DA6D" w14:textId="77777777" w:rsidR="00EE6431" w:rsidRPr="00B3179E" w:rsidRDefault="00EE6431" w:rsidP="00231F6C">
      <w:pPr>
        <w:numPr>
          <w:ilvl w:val="1"/>
          <w:numId w:val="22"/>
        </w:numPr>
      </w:pPr>
      <w:r w:rsidRPr="00B3179E">
        <w:t>aanduiding van alignementen;</w:t>
      </w:r>
    </w:p>
    <w:p w14:paraId="0084DA6E" w14:textId="77777777" w:rsidR="00EE6431" w:rsidRPr="00B3179E" w:rsidRDefault="00EE6431" w:rsidP="00231F6C">
      <w:pPr>
        <w:numPr>
          <w:ilvl w:val="1"/>
          <w:numId w:val="22"/>
        </w:numPr>
      </w:pPr>
      <w:r w:rsidRPr="00B3179E">
        <w:t>aanduiding van coördinaten.</w:t>
      </w:r>
    </w:p>
    <w:p w14:paraId="0084DA6F" w14:textId="77777777" w:rsidR="009D2416" w:rsidRPr="00B3179E" w:rsidRDefault="00973761" w:rsidP="009D2416">
      <w:pPr>
        <w:pStyle w:val="Kop4"/>
      </w:pPr>
      <w:bookmarkStart w:id="102" w:name="_Toc90923622"/>
      <w:r w:rsidRPr="00B3179E">
        <w:t>4</w:t>
      </w:r>
      <w:r w:rsidR="009D2416" w:rsidRPr="00B3179E">
        <w:t>.</w:t>
      </w:r>
      <w:r w:rsidR="007F764B" w:rsidRPr="00B3179E">
        <w:t>5</w:t>
      </w:r>
      <w:r w:rsidR="009D2416" w:rsidRPr="00B3179E">
        <w:t>.2</w:t>
      </w:r>
      <w:r w:rsidR="009D2416" w:rsidRPr="00B3179E">
        <w:tab/>
        <w:t>Nauwkeurigheid</w:t>
      </w:r>
      <w:bookmarkEnd w:id="102"/>
    </w:p>
    <w:p w14:paraId="0084DA70" w14:textId="77777777" w:rsidR="00EE6431" w:rsidRDefault="009D2416" w:rsidP="00231F6C">
      <w:pPr>
        <w:numPr>
          <w:ilvl w:val="0"/>
          <w:numId w:val="55"/>
        </w:numPr>
      </w:pPr>
      <w:r w:rsidRPr="00B3179E">
        <w:t>Bij het gebruik van een tekening moeten altijd de geschreven maten worden gebruikt. Opmeten en</w:t>
      </w:r>
      <w:r>
        <w:t xml:space="preserve"> omrekenen via de schaal is niet toegestaan.</w:t>
      </w:r>
    </w:p>
    <w:p w14:paraId="0084DA71" w14:textId="77777777" w:rsidR="00EE6431" w:rsidRDefault="009D2416" w:rsidP="00231F6C">
      <w:pPr>
        <w:numPr>
          <w:ilvl w:val="0"/>
          <w:numId w:val="55"/>
        </w:numPr>
      </w:pPr>
      <w:r>
        <w:t xml:space="preserve">De punt (.) wordt gebruikt als decimaalteken. </w:t>
      </w:r>
    </w:p>
    <w:p w14:paraId="0084DA72" w14:textId="77777777" w:rsidR="00EE6431" w:rsidRDefault="009D2416" w:rsidP="00231F6C">
      <w:pPr>
        <w:numPr>
          <w:ilvl w:val="0"/>
          <w:numId w:val="55"/>
        </w:numPr>
      </w:pPr>
      <w:r>
        <w:t>De nauwkeurigheid van de aangegeven maten is afhankelijk van de eenheid:</w:t>
      </w:r>
      <w:r>
        <w:br/>
      </w:r>
    </w:p>
    <w:tbl>
      <w:tblPr>
        <w:tblW w:w="0" w:type="auto"/>
        <w:tblCellSpacing w:w="0" w:type="dxa"/>
        <w:tblInd w:w="342"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2270"/>
        <w:gridCol w:w="2051"/>
        <w:gridCol w:w="2410"/>
        <w:gridCol w:w="1418"/>
      </w:tblGrid>
      <w:tr w:rsidR="009D2416" w:rsidRPr="00792802" w14:paraId="0084DA77" w14:textId="77777777" w:rsidTr="000A37C2">
        <w:trPr>
          <w:tblHeader/>
          <w:tblCellSpacing w:w="0" w:type="dxa"/>
        </w:trPr>
        <w:tc>
          <w:tcPr>
            <w:tcW w:w="2135" w:type="dxa"/>
            <w:tcBorders>
              <w:top w:val="outset" w:sz="6" w:space="0" w:color="auto"/>
              <w:left w:val="outset" w:sz="6" w:space="0" w:color="auto"/>
              <w:bottom w:val="outset" w:sz="6" w:space="0" w:color="auto"/>
              <w:right w:val="outset" w:sz="6" w:space="0" w:color="auto"/>
            </w:tcBorders>
            <w:shd w:val="clear" w:color="auto" w:fill="C6D9F1"/>
            <w:vAlign w:val="center"/>
          </w:tcPr>
          <w:p w14:paraId="0084DA73" w14:textId="77777777" w:rsidR="009D2416" w:rsidRPr="00BD1052" w:rsidRDefault="009D2416" w:rsidP="004A63CA">
            <w:pPr>
              <w:jc w:val="center"/>
              <w:rPr>
                <w:b/>
                <w:bCs/>
                <w:color w:val="000000"/>
                <w:lang w:val="en-US"/>
              </w:rPr>
            </w:pPr>
            <w:r w:rsidRPr="00BD1052">
              <w:rPr>
                <w:b/>
                <w:bCs/>
                <w:color w:val="000000"/>
                <w:lang w:val="en-US"/>
              </w:rPr>
              <w:t xml:space="preserve">type </w:t>
            </w:r>
            <w:proofErr w:type="spellStart"/>
            <w:r w:rsidRPr="00BD1052">
              <w:rPr>
                <w:b/>
                <w:bCs/>
                <w:color w:val="000000"/>
                <w:lang w:val="en-US"/>
              </w:rPr>
              <w:t>bemating</w:t>
            </w:r>
            <w:proofErr w:type="spellEnd"/>
            <w:r w:rsidRPr="00BD1052">
              <w:rPr>
                <w:b/>
                <w:bCs/>
                <w:color w:val="000000"/>
                <w:lang w:val="en-US"/>
              </w:rPr>
              <w:t xml:space="preserve"> </w:t>
            </w:r>
          </w:p>
        </w:tc>
        <w:tc>
          <w:tcPr>
            <w:tcW w:w="2051" w:type="dxa"/>
            <w:tcBorders>
              <w:top w:val="outset" w:sz="6" w:space="0" w:color="auto"/>
              <w:left w:val="outset" w:sz="6" w:space="0" w:color="auto"/>
              <w:bottom w:val="outset" w:sz="6" w:space="0" w:color="auto"/>
              <w:right w:val="outset" w:sz="6" w:space="0" w:color="auto"/>
            </w:tcBorders>
            <w:shd w:val="clear" w:color="auto" w:fill="C6D9F1"/>
            <w:vAlign w:val="center"/>
          </w:tcPr>
          <w:p w14:paraId="0084DA74" w14:textId="77777777" w:rsidR="009D2416" w:rsidRPr="00BD1052" w:rsidRDefault="009D2416" w:rsidP="004A63CA">
            <w:pPr>
              <w:jc w:val="center"/>
              <w:rPr>
                <w:b/>
                <w:bCs/>
                <w:color w:val="000000"/>
                <w:lang w:val="en-US"/>
              </w:rPr>
            </w:pPr>
            <w:proofErr w:type="spellStart"/>
            <w:r w:rsidRPr="00BD1052">
              <w:rPr>
                <w:b/>
                <w:bCs/>
                <w:color w:val="000000"/>
                <w:lang w:val="en-US"/>
              </w:rPr>
              <w:t>eenheid</w:t>
            </w:r>
            <w:proofErr w:type="spellEnd"/>
            <w:r w:rsidRPr="00BD1052">
              <w:rPr>
                <w:b/>
                <w:bCs/>
                <w:color w:val="000000"/>
                <w:lang w:val="en-US"/>
              </w:rPr>
              <w:t xml:space="preserve"> </w:t>
            </w:r>
          </w:p>
        </w:tc>
        <w:tc>
          <w:tcPr>
            <w:tcW w:w="2410" w:type="dxa"/>
            <w:tcBorders>
              <w:top w:val="outset" w:sz="6" w:space="0" w:color="auto"/>
              <w:left w:val="outset" w:sz="6" w:space="0" w:color="auto"/>
              <w:bottom w:val="outset" w:sz="6" w:space="0" w:color="auto"/>
              <w:right w:val="outset" w:sz="6" w:space="0" w:color="auto"/>
            </w:tcBorders>
            <w:shd w:val="clear" w:color="auto" w:fill="C6D9F1"/>
            <w:vAlign w:val="center"/>
          </w:tcPr>
          <w:p w14:paraId="0084DA75" w14:textId="77777777" w:rsidR="009D2416" w:rsidRPr="00BD1052" w:rsidRDefault="009D2416" w:rsidP="004A63CA">
            <w:pPr>
              <w:jc w:val="center"/>
              <w:rPr>
                <w:b/>
                <w:bCs/>
                <w:color w:val="000000"/>
              </w:rPr>
            </w:pPr>
            <w:r>
              <w:rPr>
                <w:b/>
                <w:bCs/>
                <w:color w:val="000000"/>
              </w:rPr>
              <w:t>aantal sig</w:t>
            </w:r>
            <w:r w:rsidRPr="00BD1052">
              <w:rPr>
                <w:b/>
                <w:bCs/>
                <w:color w:val="000000"/>
              </w:rPr>
              <w:t xml:space="preserve">nificatie cijfers achter het decimaalteken </w:t>
            </w:r>
          </w:p>
        </w:tc>
        <w:tc>
          <w:tcPr>
            <w:tcW w:w="1418" w:type="dxa"/>
            <w:tcBorders>
              <w:top w:val="outset" w:sz="6" w:space="0" w:color="auto"/>
              <w:left w:val="outset" w:sz="6" w:space="0" w:color="auto"/>
              <w:bottom w:val="outset" w:sz="6" w:space="0" w:color="auto"/>
              <w:right w:val="outset" w:sz="6" w:space="0" w:color="auto"/>
            </w:tcBorders>
            <w:shd w:val="clear" w:color="auto" w:fill="C6D9F1"/>
            <w:vAlign w:val="center"/>
          </w:tcPr>
          <w:p w14:paraId="0084DA76" w14:textId="77777777" w:rsidR="009D2416" w:rsidRPr="00792802" w:rsidRDefault="009D2416" w:rsidP="004A63CA">
            <w:pPr>
              <w:jc w:val="center"/>
              <w:rPr>
                <w:b/>
                <w:bCs/>
                <w:color w:val="000000"/>
              </w:rPr>
            </w:pPr>
            <w:r w:rsidRPr="00792802">
              <w:rPr>
                <w:b/>
                <w:bCs/>
                <w:color w:val="000000"/>
              </w:rPr>
              <w:t xml:space="preserve">voorbeelden </w:t>
            </w:r>
          </w:p>
        </w:tc>
      </w:tr>
      <w:tr w:rsidR="009D2416" w:rsidRPr="00792802" w14:paraId="0084DA7C"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78" w14:textId="77777777" w:rsidR="009D2416" w:rsidRPr="00792802" w:rsidRDefault="009D2416" w:rsidP="004A63CA">
            <w:pPr>
              <w:rPr>
                <w:color w:val="000000"/>
              </w:rPr>
            </w:pPr>
            <w:r w:rsidRPr="00792802">
              <w:rPr>
                <w:color w:val="000000"/>
              </w:rPr>
              <w:t xml:space="preserve">lineair </w:t>
            </w:r>
          </w:p>
        </w:tc>
        <w:tc>
          <w:tcPr>
            <w:tcW w:w="2051" w:type="dxa"/>
            <w:tcBorders>
              <w:top w:val="outset" w:sz="6" w:space="0" w:color="auto"/>
              <w:left w:val="outset" w:sz="6" w:space="0" w:color="auto"/>
              <w:bottom w:val="outset" w:sz="6" w:space="0" w:color="auto"/>
              <w:right w:val="outset" w:sz="6" w:space="0" w:color="auto"/>
            </w:tcBorders>
            <w:vAlign w:val="center"/>
          </w:tcPr>
          <w:p w14:paraId="0084DA79" w14:textId="77777777" w:rsidR="009D2416" w:rsidRPr="00792802" w:rsidRDefault="009D2416" w:rsidP="004A63CA">
            <w:pPr>
              <w:rPr>
                <w:color w:val="000000"/>
              </w:rPr>
            </w:pPr>
            <w:r w:rsidRPr="00792802">
              <w:rPr>
                <w:color w:val="000000"/>
              </w:rPr>
              <w:t xml:space="preserve">millimeters (mm) </w:t>
            </w:r>
          </w:p>
        </w:tc>
        <w:tc>
          <w:tcPr>
            <w:tcW w:w="2410" w:type="dxa"/>
            <w:tcBorders>
              <w:top w:val="outset" w:sz="6" w:space="0" w:color="auto"/>
              <w:left w:val="outset" w:sz="6" w:space="0" w:color="auto"/>
              <w:bottom w:val="outset" w:sz="6" w:space="0" w:color="auto"/>
              <w:right w:val="outset" w:sz="6" w:space="0" w:color="auto"/>
            </w:tcBorders>
            <w:vAlign w:val="center"/>
          </w:tcPr>
          <w:p w14:paraId="0084DA7A" w14:textId="77777777" w:rsidR="009D2416" w:rsidRPr="00792802" w:rsidRDefault="009D2416" w:rsidP="00893972">
            <w:pPr>
              <w:rPr>
                <w:color w:val="000000"/>
              </w:rPr>
            </w:pPr>
            <w:r w:rsidRPr="00792802">
              <w:rPr>
                <w:color w:val="000000"/>
              </w:rPr>
              <w:t xml:space="preserve">0 </w:t>
            </w:r>
          </w:p>
        </w:tc>
        <w:tc>
          <w:tcPr>
            <w:tcW w:w="1418" w:type="dxa"/>
            <w:tcBorders>
              <w:top w:val="outset" w:sz="6" w:space="0" w:color="auto"/>
              <w:left w:val="outset" w:sz="6" w:space="0" w:color="auto"/>
              <w:bottom w:val="outset" w:sz="6" w:space="0" w:color="auto"/>
              <w:right w:val="outset" w:sz="6" w:space="0" w:color="auto"/>
            </w:tcBorders>
            <w:vAlign w:val="center"/>
          </w:tcPr>
          <w:p w14:paraId="0084DA7B" w14:textId="77777777" w:rsidR="009D2416" w:rsidRPr="00792802" w:rsidRDefault="009D2416" w:rsidP="004A63CA">
            <w:pPr>
              <w:rPr>
                <w:color w:val="000000"/>
              </w:rPr>
            </w:pPr>
            <w:r w:rsidRPr="00792802">
              <w:rPr>
                <w:color w:val="000000"/>
              </w:rPr>
              <w:t xml:space="preserve">1260 </w:t>
            </w:r>
          </w:p>
        </w:tc>
      </w:tr>
      <w:tr w:rsidR="009D2416" w:rsidRPr="00792802" w14:paraId="0084DA81"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7D" w14:textId="77777777" w:rsidR="009D2416" w:rsidRPr="00792802" w:rsidRDefault="009D2416" w:rsidP="004A63CA">
            <w:pPr>
              <w:rPr>
                <w:color w:val="000000"/>
              </w:rPr>
            </w:pPr>
            <w:r w:rsidRPr="00792802">
              <w:rPr>
                <w:color w:val="000000"/>
              </w:rPr>
              <w:t xml:space="preserve">lineair </w:t>
            </w:r>
          </w:p>
        </w:tc>
        <w:tc>
          <w:tcPr>
            <w:tcW w:w="2051" w:type="dxa"/>
            <w:tcBorders>
              <w:top w:val="outset" w:sz="6" w:space="0" w:color="auto"/>
              <w:left w:val="outset" w:sz="6" w:space="0" w:color="auto"/>
              <w:bottom w:val="outset" w:sz="6" w:space="0" w:color="auto"/>
              <w:right w:val="outset" w:sz="6" w:space="0" w:color="auto"/>
            </w:tcBorders>
            <w:vAlign w:val="center"/>
          </w:tcPr>
          <w:p w14:paraId="0084DA7E" w14:textId="77777777" w:rsidR="009D2416" w:rsidRPr="00792802" w:rsidRDefault="009D2416" w:rsidP="004A63CA">
            <w:pPr>
              <w:rPr>
                <w:color w:val="000000"/>
              </w:rPr>
            </w:pPr>
            <w:r w:rsidRPr="00792802">
              <w:rPr>
                <w:color w:val="000000"/>
              </w:rPr>
              <w:t xml:space="preserve">meters (m) </w:t>
            </w:r>
          </w:p>
        </w:tc>
        <w:tc>
          <w:tcPr>
            <w:tcW w:w="2410" w:type="dxa"/>
            <w:tcBorders>
              <w:top w:val="outset" w:sz="6" w:space="0" w:color="auto"/>
              <w:left w:val="outset" w:sz="6" w:space="0" w:color="auto"/>
              <w:bottom w:val="outset" w:sz="6" w:space="0" w:color="auto"/>
              <w:right w:val="outset" w:sz="6" w:space="0" w:color="auto"/>
            </w:tcBorders>
            <w:vAlign w:val="center"/>
          </w:tcPr>
          <w:p w14:paraId="0084DA7F" w14:textId="77777777" w:rsidR="009D2416" w:rsidRPr="00792802" w:rsidRDefault="009D2416" w:rsidP="004A63CA">
            <w:pPr>
              <w:rPr>
                <w:color w:val="000000"/>
              </w:rPr>
            </w:pPr>
            <w:r w:rsidRPr="00792802">
              <w:rPr>
                <w:color w:val="000000"/>
              </w:rPr>
              <w:t xml:space="preserve">0, 1, 2 of 3 * </w:t>
            </w:r>
          </w:p>
        </w:tc>
        <w:tc>
          <w:tcPr>
            <w:tcW w:w="1418" w:type="dxa"/>
            <w:tcBorders>
              <w:top w:val="outset" w:sz="6" w:space="0" w:color="auto"/>
              <w:left w:val="outset" w:sz="6" w:space="0" w:color="auto"/>
              <w:bottom w:val="outset" w:sz="6" w:space="0" w:color="auto"/>
              <w:right w:val="outset" w:sz="6" w:space="0" w:color="auto"/>
            </w:tcBorders>
            <w:vAlign w:val="center"/>
          </w:tcPr>
          <w:p w14:paraId="0084DA80" w14:textId="77777777" w:rsidR="009D2416" w:rsidRPr="00792802" w:rsidRDefault="009D2416" w:rsidP="004A63CA">
            <w:pPr>
              <w:rPr>
                <w:color w:val="000000"/>
              </w:rPr>
            </w:pPr>
            <w:r w:rsidRPr="00792802">
              <w:rPr>
                <w:color w:val="000000"/>
              </w:rPr>
              <w:t>110.23</w:t>
            </w:r>
            <w:r w:rsidRPr="00792802">
              <w:rPr>
                <w:color w:val="000000"/>
              </w:rPr>
              <w:br/>
              <w:t xml:space="preserve">1200.334 </w:t>
            </w:r>
          </w:p>
        </w:tc>
      </w:tr>
      <w:tr w:rsidR="009D2416" w:rsidRPr="00792802" w14:paraId="0084DA86"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82" w14:textId="77777777" w:rsidR="009D2416" w:rsidRPr="00792802" w:rsidRDefault="009D2416" w:rsidP="004A63CA">
            <w:pPr>
              <w:rPr>
                <w:color w:val="000000"/>
              </w:rPr>
            </w:pPr>
            <w:r w:rsidRPr="00792802">
              <w:rPr>
                <w:color w:val="000000"/>
              </w:rPr>
              <w:lastRenderedPageBreak/>
              <w:t xml:space="preserve">hoeken </w:t>
            </w:r>
          </w:p>
        </w:tc>
        <w:tc>
          <w:tcPr>
            <w:tcW w:w="2051" w:type="dxa"/>
            <w:tcBorders>
              <w:top w:val="outset" w:sz="6" w:space="0" w:color="auto"/>
              <w:left w:val="outset" w:sz="6" w:space="0" w:color="auto"/>
              <w:bottom w:val="outset" w:sz="6" w:space="0" w:color="auto"/>
              <w:right w:val="outset" w:sz="6" w:space="0" w:color="auto"/>
            </w:tcBorders>
            <w:vAlign w:val="center"/>
          </w:tcPr>
          <w:p w14:paraId="0084DA83" w14:textId="77777777" w:rsidR="009D2416" w:rsidRPr="00792802" w:rsidRDefault="009D2416" w:rsidP="004A63CA">
            <w:pPr>
              <w:rPr>
                <w:color w:val="000000"/>
              </w:rPr>
            </w:pPr>
            <w:r w:rsidRPr="00792802">
              <w:rPr>
                <w:color w:val="000000"/>
              </w:rPr>
              <w:t xml:space="preserve">graden (360) </w:t>
            </w:r>
          </w:p>
        </w:tc>
        <w:tc>
          <w:tcPr>
            <w:tcW w:w="2410" w:type="dxa"/>
            <w:tcBorders>
              <w:top w:val="outset" w:sz="6" w:space="0" w:color="auto"/>
              <w:left w:val="outset" w:sz="6" w:space="0" w:color="auto"/>
              <w:bottom w:val="outset" w:sz="6" w:space="0" w:color="auto"/>
              <w:right w:val="outset" w:sz="6" w:space="0" w:color="auto"/>
            </w:tcBorders>
            <w:vAlign w:val="center"/>
          </w:tcPr>
          <w:p w14:paraId="0084DA84" w14:textId="77777777" w:rsidR="009D2416" w:rsidRPr="00792802" w:rsidRDefault="009D2416" w:rsidP="004A63CA">
            <w:pPr>
              <w:rPr>
                <w:color w:val="000000"/>
              </w:rPr>
            </w:pPr>
            <w:r w:rsidRPr="00792802">
              <w:rPr>
                <w:color w:val="000000"/>
              </w:rPr>
              <w:t xml:space="preserve">0, 1, 2, 3, 4, 5 of 6 * </w:t>
            </w:r>
          </w:p>
        </w:tc>
        <w:tc>
          <w:tcPr>
            <w:tcW w:w="1418" w:type="dxa"/>
            <w:tcBorders>
              <w:top w:val="outset" w:sz="6" w:space="0" w:color="auto"/>
              <w:left w:val="outset" w:sz="6" w:space="0" w:color="auto"/>
              <w:bottom w:val="outset" w:sz="6" w:space="0" w:color="auto"/>
              <w:right w:val="outset" w:sz="6" w:space="0" w:color="auto"/>
            </w:tcBorders>
            <w:vAlign w:val="center"/>
          </w:tcPr>
          <w:p w14:paraId="0084DA85" w14:textId="77777777" w:rsidR="009D2416" w:rsidRPr="00792802" w:rsidRDefault="009D2416" w:rsidP="004A63CA">
            <w:pPr>
              <w:rPr>
                <w:color w:val="000000"/>
              </w:rPr>
            </w:pPr>
            <w:r w:rsidRPr="00792802">
              <w:rPr>
                <w:color w:val="000000"/>
              </w:rPr>
              <w:t xml:space="preserve">75.345667° </w:t>
            </w:r>
          </w:p>
        </w:tc>
      </w:tr>
      <w:tr w:rsidR="009D2416" w:rsidRPr="00792802" w14:paraId="0084DA8B"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87" w14:textId="77777777" w:rsidR="009D2416" w:rsidRPr="00792802" w:rsidRDefault="009D2416" w:rsidP="004A63CA">
            <w:pPr>
              <w:rPr>
                <w:color w:val="000000"/>
              </w:rPr>
            </w:pPr>
            <w:r w:rsidRPr="00792802">
              <w:rPr>
                <w:color w:val="000000"/>
              </w:rPr>
              <w:t xml:space="preserve">hoeken </w:t>
            </w:r>
          </w:p>
        </w:tc>
        <w:tc>
          <w:tcPr>
            <w:tcW w:w="2051" w:type="dxa"/>
            <w:tcBorders>
              <w:top w:val="outset" w:sz="6" w:space="0" w:color="auto"/>
              <w:left w:val="outset" w:sz="6" w:space="0" w:color="auto"/>
              <w:bottom w:val="outset" w:sz="6" w:space="0" w:color="auto"/>
              <w:right w:val="outset" w:sz="6" w:space="0" w:color="auto"/>
            </w:tcBorders>
            <w:vAlign w:val="center"/>
          </w:tcPr>
          <w:p w14:paraId="0084DA88" w14:textId="77777777" w:rsidR="009D2416" w:rsidRPr="00792802" w:rsidRDefault="009D2416" w:rsidP="004A63CA">
            <w:pPr>
              <w:rPr>
                <w:color w:val="000000"/>
              </w:rPr>
            </w:pPr>
            <w:r w:rsidRPr="00792802">
              <w:rPr>
                <w:color w:val="000000"/>
              </w:rPr>
              <w:t xml:space="preserve">graden (400) </w:t>
            </w:r>
          </w:p>
        </w:tc>
        <w:tc>
          <w:tcPr>
            <w:tcW w:w="2410" w:type="dxa"/>
            <w:tcBorders>
              <w:top w:val="outset" w:sz="6" w:space="0" w:color="auto"/>
              <w:left w:val="outset" w:sz="6" w:space="0" w:color="auto"/>
              <w:bottom w:val="outset" w:sz="6" w:space="0" w:color="auto"/>
              <w:right w:val="outset" w:sz="6" w:space="0" w:color="auto"/>
            </w:tcBorders>
            <w:vAlign w:val="center"/>
          </w:tcPr>
          <w:p w14:paraId="0084DA89" w14:textId="77777777" w:rsidR="009D2416" w:rsidRPr="00792802" w:rsidRDefault="009D2416" w:rsidP="004A63CA">
            <w:pPr>
              <w:rPr>
                <w:color w:val="000000"/>
              </w:rPr>
            </w:pPr>
            <w:r w:rsidRPr="00792802">
              <w:rPr>
                <w:color w:val="000000"/>
              </w:rPr>
              <w:t xml:space="preserve">0, 1, 2, 3, 4, 5 of 6 * </w:t>
            </w:r>
          </w:p>
        </w:tc>
        <w:tc>
          <w:tcPr>
            <w:tcW w:w="1418" w:type="dxa"/>
            <w:tcBorders>
              <w:top w:val="outset" w:sz="6" w:space="0" w:color="auto"/>
              <w:left w:val="outset" w:sz="6" w:space="0" w:color="auto"/>
              <w:bottom w:val="outset" w:sz="6" w:space="0" w:color="auto"/>
              <w:right w:val="outset" w:sz="6" w:space="0" w:color="auto"/>
            </w:tcBorders>
            <w:vAlign w:val="center"/>
          </w:tcPr>
          <w:p w14:paraId="0084DA8A" w14:textId="442DDB31" w:rsidR="009D2416" w:rsidRPr="00792802" w:rsidRDefault="009D2416" w:rsidP="004A63CA">
            <w:pPr>
              <w:rPr>
                <w:color w:val="000000"/>
              </w:rPr>
            </w:pPr>
            <w:r w:rsidRPr="00792802">
              <w:rPr>
                <w:color w:val="000000"/>
              </w:rPr>
              <w:t>86.566554</w:t>
            </w:r>
            <w:r w:rsidR="003E19D9">
              <w:rPr>
                <w:color w:val="000000"/>
              </w:rPr>
              <w:t xml:space="preserve"> </w:t>
            </w:r>
            <w:r w:rsidRPr="00792802">
              <w:rPr>
                <w:color w:val="000000"/>
              </w:rPr>
              <w:t xml:space="preserve">g </w:t>
            </w:r>
          </w:p>
        </w:tc>
      </w:tr>
      <w:tr w:rsidR="009D2416" w:rsidRPr="00792802" w14:paraId="0084DA90"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8C" w14:textId="77777777" w:rsidR="009D2416" w:rsidRPr="00792802" w:rsidRDefault="009D2416" w:rsidP="004A63CA">
            <w:pPr>
              <w:rPr>
                <w:color w:val="000000"/>
              </w:rPr>
            </w:pPr>
            <w:r w:rsidRPr="00792802">
              <w:rPr>
                <w:color w:val="000000"/>
              </w:rPr>
              <w:t xml:space="preserve">hoogtematen(peilmaten) </w:t>
            </w:r>
          </w:p>
        </w:tc>
        <w:tc>
          <w:tcPr>
            <w:tcW w:w="2051" w:type="dxa"/>
            <w:tcBorders>
              <w:top w:val="outset" w:sz="6" w:space="0" w:color="auto"/>
              <w:left w:val="outset" w:sz="6" w:space="0" w:color="auto"/>
              <w:bottom w:val="outset" w:sz="6" w:space="0" w:color="auto"/>
              <w:right w:val="outset" w:sz="6" w:space="0" w:color="auto"/>
            </w:tcBorders>
            <w:vAlign w:val="center"/>
          </w:tcPr>
          <w:p w14:paraId="0084DA8D" w14:textId="77777777" w:rsidR="009D2416" w:rsidRPr="00792802" w:rsidRDefault="009D2416" w:rsidP="004A63CA">
            <w:pPr>
              <w:rPr>
                <w:color w:val="000000"/>
              </w:rPr>
            </w:pPr>
            <w:r w:rsidRPr="00792802">
              <w:rPr>
                <w:color w:val="000000"/>
              </w:rPr>
              <w:t xml:space="preserve">meters (m) </w:t>
            </w:r>
            <w:proofErr w:type="spellStart"/>
            <w:r w:rsidRPr="00792802">
              <w:rPr>
                <w:color w:val="000000"/>
              </w:rPr>
              <w:t>t.ov</w:t>
            </w:r>
            <w:proofErr w:type="spellEnd"/>
            <w:r w:rsidRPr="00792802">
              <w:rPr>
                <w:color w:val="000000"/>
              </w:rPr>
              <w:t xml:space="preserve"> N.A.P. </w:t>
            </w:r>
          </w:p>
        </w:tc>
        <w:tc>
          <w:tcPr>
            <w:tcW w:w="2410" w:type="dxa"/>
            <w:tcBorders>
              <w:top w:val="outset" w:sz="6" w:space="0" w:color="auto"/>
              <w:left w:val="outset" w:sz="6" w:space="0" w:color="auto"/>
              <w:bottom w:val="outset" w:sz="6" w:space="0" w:color="auto"/>
              <w:right w:val="outset" w:sz="6" w:space="0" w:color="auto"/>
            </w:tcBorders>
            <w:vAlign w:val="center"/>
          </w:tcPr>
          <w:p w14:paraId="0084DA8E" w14:textId="77777777" w:rsidR="009D2416" w:rsidRPr="00792802" w:rsidRDefault="00D37B12" w:rsidP="004A63CA">
            <w:pPr>
              <w:rPr>
                <w:color w:val="000000"/>
              </w:rPr>
            </w:pPr>
            <w:r>
              <w:rPr>
                <w:color w:val="000000"/>
              </w:rPr>
              <w:t>0, 1, 2 of 3*</w:t>
            </w:r>
            <w:r w:rsidR="009D2416" w:rsidRPr="00792802">
              <w:rPr>
                <w:color w:val="000000"/>
              </w:rPr>
              <w:t xml:space="preserve"> </w:t>
            </w:r>
          </w:p>
        </w:tc>
        <w:tc>
          <w:tcPr>
            <w:tcW w:w="1418" w:type="dxa"/>
            <w:tcBorders>
              <w:top w:val="outset" w:sz="6" w:space="0" w:color="auto"/>
              <w:left w:val="outset" w:sz="6" w:space="0" w:color="auto"/>
              <w:bottom w:val="outset" w:sz="6" w:space="0" w:color="auto"/>
              <w:right w:val="outset" w:sz="6" w:space="0" w:color="auto"/>
            </w:tcBorders>
            <w:vAlign w:val="center"/>
          </w:tcPr>
          <w:p w14:paraId="0084DA8F" w14:textId="77777777" w:rsidR="009D2416" w:rsidRPr="00792802" w:rsidRDefault="009D2416" w:rsidP="004A63CA">
            <w:pPr>
              <w:rPr>
                <w:color w:val="000000"/>
              </w:rPr>
            </w:pPr>
            <w:r w:rsidRPr="00792802">
              <w:rPr>
                <w:color w:val="000000"/>
              </w:rPr>
              <w:t>+11.500</w:t>
            </w:r>
            <w:r w:rsidRPr="00792802">
              <w:rPr>
                <w:color w:val="000000"/>
              </w:rPr>
              <w:br/>
              <w:t xml:space="preserve">-1.350 </w:t>
            </w:r>
          </w:p>
        </w:tc>
      </w:tr>
      <w:tr w:rsidR="009D2416" w:rsidRPr="00513FBE" w14:paraId="0084DA95"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91" w14:textId="77777777" w:rsidR="009D2416" w:rsidRPr="00513FBE" w:rsidRDefault="009D2416" w:rsidP="004A63CA">
            <w:proofErr w:type="spellStart"/>
            <w:r w:rsidRPr="00513FBE">
              <w:t>met</w:t>
            </w:r>
            <w:r w:rsidR="00270C29" w:rsidRPr="00513FBE">
              <w:t>r</w:t>
            </w:r>
            <w:r w:rsidRPr="00513FBE">
              <w:t>ering</w:t>
            </w:r>
            <w:proofErr w:type="spellEnd"/>
            <w:r w:rsidRPr="00513FBE">
              <w:t xml:space="preserve"> </w:t>
            </w:r>
          </w:p>
        </w:tc>
        <w:tc>
          <w:tcPr>
            <w:tcW w:w="2051" w:type="dxa"/>
            <w:tcBorders>
              <w:top w:val="outset" w:sz="6" w:space="0" w:color="auto"/>
              <w:left w:val="outset" w:sz="6" w:space="0" w:color="auto"/>
              <w:bottom w:val="outset" w:sz="6" w:space="0" w:color="auto"/>
              <w:right w:val="outset" w:sz="6" w:space="0" w:color="auto"/>
            </w:tcBorders>
            <w:vAlign w:val="center"/>
          </w:tcPr>
          <w:p w14:paraId="0084DA92" w14:textId="77777777" w:rsidR="009D2416" w:rsidRPr="00513FBE" w:rsidRDefault="00652C0D" w:rsidP="004A63CA">
            <w:r w:rsidRPr="00513FBE">
              <w:t>m</w:t>
            </w:r>
            <w:r w:rsidR="00270C29" w:rsidRPr="00513FBE">
              <w:t>eters (m)</w:t>
            </w:r>
            <w:r w:rsidR="009D2416" w:rsidRPr="00513FBE">
              <w:t xml:space="preserve"> </w:t>
            </w:r>
          </w:p>
        </w:tc>
        <w:tc>
          <w:tcPr>
            <w:tcW w:w="2410" w:type="dxa"/>
            <w:tcBorders>
              <w:top w:val="outset" w:sz="6" w:space="0" w:color="auto"/>
              <w:left w:val="outset" w:sz="6" w:space="0" w:color="auto"/>
              <w:bottom w:val="outset" w:sz="6" w:space="0" w:color="auto"/>
              <w:right w:val="outset" w:sz="6" w:space="0" w:color="auto"/>
            </w:tcBorders>
            <w:vAlign w:val="center"/>
          </w:tcPr>
          <w:p w14:paraId="0084DA93" w14:textId="77777777" w:rsidR="009D2416" w:rsidRPr="00513FBE" w:rsidRDefault="00270C29" w:rsidP="004A63CA">
            <w:r w:rsidRPr="00513FBE">
              <w:t>3</w:t>
            </w:r>
            <w:r w:rsidR="009D2416" w:rsidRPr="00513FBE">
              <w:t xml:space="preserve"> </w:t>
            </w:r>
          </w:p>
        </w:tc>
        <w:tc>
          <w:tcPr>
            <w:tcW w:w="1418" w:type="dxa"/>
            <w:tcBorders>
              <w:top w:val="outset" w:sz="6" w:space="0" w:color="auto"/>
              <w:left w:val="outset" w:sz="6" w:space="0" w:color="auto"/>
              <w:bottom w:val="outset" w:sz="6" w:space="0" w:color="auto"/>
              <w:right w:val="outset" w:sz="6" w:space="0" w:color="auto"/>
            </w:tcBorders>
            <w:vAlign w:val="center"/>
          </w:tcPr>
          <w:p w14:paraId="0084DA94" w14:textId="01FAB265" w:rsidR="009D2416" w:rsidRPr="00513FBE" w:rsidRDefault="009D2416" w:rsidP="00270C29">
            <w:r w:rsidRPr="00513FBE">
              <w:t xml:space="preserve">110.334 </w:t>
            </w:r>
          </w:p>
        </w:tc>
      </w:tr>
      <w:tr w:rsidR="009D2416" w:rsidRPr="00792802" w14:paraId="0084DA9A"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96" w14:textId="77777777" w:rsidR="009D2416" w:rsidRPr="00792802" w:rsidRDefault="009D2416" w:rsidP="004A63CA">
            <w:pPr>
              <w:rPr>
                <w:color w:val="000000"/>
              </w:rPr>
            </w:pPr>
            <w:r w:rsidRPr="00792802">
              <w:rPr>
                <w:color w:val="000000"/>
              </w:rPr>
              <w:t xml:space="preserve">alignementen-horizontaal </w:t>
            </w:r>
          </w:p>
        </w:tc>
        <w:tc>
          <w:tcPr>
            <w:tcW w:w="2051" w:type="dxa"/>
            <w:tcBorders>
              <w:top w:val="outset" w:sz="6" w:space="0" w:color="auto"/>
              <w:left w:val="outset" w:sz="6" w:space="0" w:color="auto"/>
              <w:bottom w:val="outset" w:sz="6" w:space="0" w:color="auto"/>
              <w:right w:val="outset" w:sz="6" w:space="0" w:color="auto"/>
            </w:tcBorders>
            <w:vAlign w:val="center"/>
          </w:tcPr>
          <w:p w14:paraId="0084DA97" w14:textId="77777777" w:rsidR="009D2416" w:rsidRPr="00792802" w:rsidRDefault="009D2416" w:rsidP="004A63CA">
            <w:pPr>
              <w:rPr>
                <w:color w:val="000000"/>
              </w:rPr>
            </w:pPr>
            <w:r w:rsidRPr="00792802">
              <w:rPr>
                <w:color w:val="000000"/>
              </w:rPr>
              <w:t xml:space="preserve">meters (m) </w:t>
            </w:r>
          </w:p>
        </w:tc>
        <w:tc>
          <w:tcPr>
            <w:tcW w:w="2410" w:type="dxa"/>
            <w:tcBorders>
              <w:top w:val="outset" w:sz="6" w:space="0" w:color="auto"/>
              <w:left w:val="outset" w:sz="6" w:space="0" w:color="auto"/>
              <w:bottom w:val="outset" w:sz="6" w:space="0" w:color="auto"/>
              <w:right w:val="outset" w:sz="6" w:space="0" w:color="auto"/>
            </w:tcBorders>
            <w:vAlign w:val="center"/>
          </w:tcPr>
          <w:p w14:paraId="0084DA98" w14:textId="77777777" w:rsidR="009D2416" w:rsidRPr="00792802" w:rsidRDefault="009D2416" w:rsidP="004A63CA">
            <w:pPr>
              <w:rPr>
                <w:color w:val="000000"/>
              </w:rPr>
            </w:pPr>
            <w:r w:rsidRPr="00792802">
              <w:rPr>
                <w:color w:val="000000"/>
              </w:rPr>
              <w:t xml:space="preserve">0, 1, 2 of 3 * </w:t>
            </w:r>
          </w:p>
        </w:tc>
        <w:tc>
          <w:tcPr>
            <w:tcW w:w="1418" w:type="dxa"/>
            <w:tcBorders>
              <w:top w:val="outset" w:sz="6" w:space="0" w:color="auto"/>
              <w:left w:val="outset" w:sz="6" w:space="0" w:color="auto"/>
              <w:bottom w:val="outset" w:sz="6" w:space="0" w:color="auto"/>
              <w:right w:val="outset" w:sz="6" w:space="0" w:color="auto"/>
            </w:tcBorders>
            <w:vAlign w:val="center"/>
          </w:tcPr>
          <w:p w14:paraId="0084DA99" w14:textId="77777777" w:rsidR="009D2416" w:rsidRPr="00792802" w:rsidRDefault="009D2416" w:rsidP="004A63CA">
            <w:pPr>
              <w:rPr>
                <w:color w:val="000000"/>
              </w:rPr>
            </w:pPr>
            <w:r w:rsidRPr="00792802">
              <w:rPr>
                <w:color w:val="000000"/>
              </w:rPr>
              <w:t>Rh=10000</w:t>
            </w:r>
            <w:r w:rsidRPr="00792802">
              <w:rPr>
                <w:color w:val="000000"/>
              </w:rPr>
              <w:br/>
              <w:t xml:space="preserve">Rh= </w:t>
            </w:r>
            <w:r w:rsidR="00146B6C">
              <w:rPr>
                <w:noProof/>
                <w:color w:val="000000"/>
              </w:rPr>
              <w:drawing>
                <wp:inline distT="0" distB="0" distL="0" distR="0" wp14:anchorId="0084E209" wp14:editId="0084E20A">
                  <wp:extent cx="190500" cy="95250"/>
                  <wp:effectExtent l="0" t="0" r="0" b="0"/>
                  <wp:docPr id="38" name="Afbeelding 38" descr="http://131.237.43.101/intranet/test/ict/rtw/RTW-2.4_ACAD2000-2008-1.3_MX-1.1/images/figuren/oneindi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131.237.43.101/intranet/test/ict/rtw/RTW-2.4_ACAD2000-2008-1.3_MX-1.1/images/figuren/oneindig.gif"/>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 cy="95250"/>
                          </a:xfrm>
                          <a:prstGeom prst="rect">
                            <a:avLst/>
                          </a:prstGeom>
                          <a:noFill/>
                          <a:ln>
                            <a:noFill/>
                          </a:ln>
                        </pic:spPr>
                      </pic:pic>
                    </a:graphicData>
                  </a:graphic>
                </wp:inline>
              </w:drawing>
            </w:r>
          </w:p>
        </w:tc>
      </w:tr>
      <w:tr w:rsidR="009D2416" w:rsidRPr="00792802" w14:paraId="0084DA9F"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9B" w14:textId="77777777" w:rsidR="009D2416" w:rsidRPr="00792802" w:rsidRDefault="009D2416" w:rsidP="004A63CA">
            <w:pPr>
              <w:rPr>
                <w:color w:val="000000"/>
              </w:rPr>
            </w:pPr>
            <w:r w:rsidRPr="00792802">
              <w:rPr>
                <w:color w:val="000000"/>
              </w:rPr>
              <w:t xml:space="preserve">alignementen-verticaal </w:t>
            </w:r>
          </w:p>
        </w:tc>
        <w:tc>
          <w:tcPr>
            <w:tcW w:w="2051" w:type="dxa"/>
            <w:tcBorders>
              <w:top w:val="outset" w:sz="6" w:space="0" w:color="auto"/>
              <w:left w:val="outset" w:sz="6" w:space="0" w:color="auto"/>
              <w:bottom w:val="outset" w:sz="6" w:space="0" w:color="auto"/>
              <w:right w:val="outset" w:sz="6" w:space="0" w:color="auto"/>
            </w:tcBorders>
            <w:vAlign w:val="center"/>
          </w:tcPr>
          <w:p w14:paraId="0084DA9C" w14:textId="77777777" w:rsidR="009D2416" w:rsidRPr="00792802" w:rsidRDefault="009D2416" w:rsidP="004A63CA">
            <w:pPr>
              <w:rPr>
                <w:color w:val="000000"/>
              </w:rPr>
            </w:pPr>
            <w:r w:rsidRPr="00792802">
              <w:rPr>
                <w:color w:val="000000"/>
              </w:rPr>
              <w:t xml:space="preserve">meters (m) </w:t>
            </w:r>
          </w:p>
        </w:tc>
        <w:tc>
          <w:tcPr>
            <w:tcW w:w="2410" w:type="dxa"/>
            <w:tcBorders>
              <w:top w:val="outset" w:sz="6" w:space="0" w:color="auto"/>
              <w:left w:val="outset" w:sz="6" w:space="0" w:color="auto"/>
              <w:bottom w:val="outset" w:sz="6" w:space="0" w:color="auto"/>
              <w:right w:val="outset" w:sz="6" w:space="0" w:color="auto"/>
            </w:tcBorders>
            <w:vAlign w:val="center"/>
          </w:tcPr>
          <w:p w14:paraId="0084DA9D" w14:textId="77777777" w:rsidR="009D2416" w:rsidRPr="00792802" w:rsidRDefault="009D2416" w:rsidP="004A63CA">
            <w:pPr>
              <w:rPr>
                <w:color w:val="000000"/>
              </w:rPr>
            </w:pPr>
            <w:r w:rsidRPr="00792802">
              <w:rPr>
                <w:color w:val="000000"/>
              </w:rPr>
              <w:t xml:space="preserve">0, 1, 2 of 3 * </w:t>
            </w:r>
          </w:p>
        </w:tc>
        <w:tc>
          <w:tcPr>
            <w:tcW w:w="1418" w:type="dxa"/>
            <w:tcBorders>
              <w:top w:val="outset" w:sz="6" w:space="0" w:color="auto"/>
              <w:left w:val="outset" w:sz="6" w:space="0" w:color="auto"/>
              <w:bottom w:val="outset" w:sz="6" w:space="0" w:color="auto"/>
              <w:right w:val="outset" w:sz="6" w:space="0" w:color="auto"/>
            </w:tcBorders>
            <w:vAlign w:val="center"/>
          </w:tcPr>
          <w:p w14:paraId="0084DA9E" w14:textId="77777777" w:rsidR="009D2416" w:rsidRPr="00792802" w:rsidRDefault="009D2416" w:rsidP="00547137">
            <w:pPr>
              <w:rPr>
                <w:color w:val="000000"/>
              </w:rPr>
            </w:pPr>
            <w:r w:rsidRPr="00792802">
              <w:rPr>
                <w:color w:val="000000"/>
              </w:rPr>
              <w:t>Rv=5000</w:t>
            </w:r>
            <w:r w:rsidRPr="00792802">
              <w:rPr>
                <w:color w:val="000000"/>
              </w:rPr>
              <w:br/>
              <w:t xml:space="preserve">Rv= </w:t>
            </w:r>
            <w:r w:rsidR="00547137">
              <w:rPr>
                <w:color w:val="000000"/>
                <w:lang w:val="en-US"/>
              </w:rPr>
              <w:t>500</w:t>
            </w:r>
          </w:p>
        </w:tc>
      </w:tr>
      <w:tr w:rsidR="009D2416" w:rsidRPr="00792802" w14:paraId="0084DAA4" w14:textId="77777777" w:rsidTr="004A63CA">
        <w:trPr>
          <w:tblCellSpacing w:w="0" w:type="dxa"/>
        </w:trPr>
        <w:tc>
          <w:tcPr>
            <w:tcW w:w="2135" w:type="dxa"/>
            <w:tcBorders>
              <w:top w:val="outset" w:sz="6" w:space="0" w:color="auto"/>
              <w:left w:val="outset" w:sz="6" w:space="0" w:color="auto"/>
              <w:bottom w:val="outset" w:sz="6" w:space="0" w:color="auto"/>
              <w:right w:val="outset" w:sz="6" w:space="0" w:color="auto"/>
            </w:tcBorders>
            <w:vAlign w:val="center"/>
          </w:tcPr>
          <w:p w14:paraId="0084DAA0" w14:textId="77777777" w:rsidR="009D2416" w:rsidRPr="00792802" w:rsidRDefault="009D2416" w:rsidP="004A63CA">
            <w:pPr>
              <w:rPr>
                <w:color w:val="000000"/>
              </w:rPr>
            </w:pPr>
            <w:r w:rsidRPr="00792802">
              <w:rPr>
                <w:color w:val="000000"/>
              </w:rPr>
              <w:t xml:space="preserve">coördinaten </w:t>
            </w:r>
          </w:p>
        </w:tc>
        <w:tc>
          <w:tcPr>
            <w:tcW w:w="2051" w:type="dxa"/>
            <w:tcBorders>
              <w:top w:val="outset" w:sz="6" w:space="0" w:color="auto"/>
              <w:left w:val="outset" w:sz="6" w:space="0" w:color="auto"/>
              <w:bottom w:val="outset" w:sz="6" w:space="0" w:color="auto"/>
              <w:right w:val="outset" w:sz="6" w:space="0" w:color="auto"/>
            </w:tcBorders>
            <w:vAlign w:val="center"/>
          </w:tcPr>
          <w:p w14:paraId="0084DAA1" w14:textId="77777777" w:rsidR="009D2416" w:rsidRPr="00792802" w:rsidRDefault="009D2416" w:rsidP="004A63CA">
            <w:pPr>
              <w:rPr>
                <w:color w:val="000000"/>
              </w:rPr>
            </w:pPr>
            <w:r w:rsidRPr="00792802">
              <w:rPr>
                <w:color w:val="000000"/>
              </w:rPr>
              <w:t xml:space="preserve">meters (m) </w:t>
            </w:r>
          </w:p>
        </w:tc>
        <w:tc>
          <w:tcPr>
            <w:tcW w:w="2410" w:type="dxa"/>
            <w:tcBorders>
              <w:top w:val="outset" w:sz="6" w:space="0" w:color="auto"/>
              <w:left w:val="outset" w:sz="6" w:space="0" w:color="auto"/>
              <w:bottom w:val="outset" w:sz="6" w:space="0" w:color="auto"/>
              <w:right w:val="outset" w:sz="6" w:space="0" w:color="auto"/>
            </w:tcBorders>
            <w:vAlign w:val="center"/>
          </w:tcPr>
          <w:p w14:paraId="0084DAA2" w14:textId="77777777" w:rsidR="009D2416" w:rsidRPr="00792802" w:rsidRDefault="009D2416" w:rsidP="00270C29">
            <w:pPr>
              <w:rPr>
                <w:color w:val="000000"/>
              </w:rPr>
            </w:pPr>
            <w:r w:rsidRPr="00792802">
              <w:rPr>
                <w:color w:val="000000"/>
              </w:rPr>
              <w:t xml:space="preserve">3 </w:t>
            </w:r>
          </w:p>
        </w:tc>
        <w:tc>
          <w:tcPr>
            <w:tcW w:w="1418" w:type="dxa"/>
            <w:tcBorders>
              <w:top w:val="outset" w:sz="6" w:space="0" w:color="auto"/>
              <w:left w:val="outset" w:sz="6" w:space="0" w:color="auto"/>
              <w:bottom w:val="outset" w:sz="6" w:space="0" w:color="auto"/>
              <w:right w:val="outset" w:sz="6" w:space="0" w:color="auto"/>
            </w:tcBorders>
            <w:vAlign w:val="center"/>
          </w:tcPr>
          <w:p w14:paraId="0084DAA3" w14:textId="77777777" w:rsidR="009D2416" w:rsidRPr="00792802" w:rsidRDefault="009D2416" w:rsidP="004A63CA">
            <w:pPr>
              <w:rPr>
                <w:color w:val="000000"/>
              </w:rPr>
            </w:pPr>
            <w:r w:rsidRPr="00792802">
              <w:rPr>
                <w:color w:val="000000"/>
              </w:rPr>
              <w:t>x=12345</w:t>
            </w:r>
            <w:r w:rsidRPr="00957EDF">
              <w:t>6</w:t>
            </w:r>
            <w:r w:rsidR="00997F60" w:rsidRPr="00957EDF">
              <w:t>.000</w:t>
            </w:r>
            <w:r w:rsidR="00997F60" w:rsidRPr="00957EDF">
              <w:br/>
              <w:t>y=987654.000</w:t>
            </w:r>
          </w:p>
        </w:tc>
      </w:tr>
    </w:tbl>
    <w:p w14:paraId="0084DAA5" w14:textId="77777777" w:rsidR="009D2416" w:rsidRPr="009D2416" w:rsidRDefault="009D2416" w:rsidP="009D2416">
      <w:r w:rsidRPr="00BD1052">
        <w:rPr>
          <w:color w:val="000000"/>
        </w:rPr>
        <w:t>* De nauwkeurigheid is afhankelijk van de gemaakte (project) afspraken.</w:t>
      </w:r>
    </w:p>
    <w:p w14:paraId="0084DAA6" w14:textId="77777777" w:rsidR="00832E41" w:rsidRPr="00514C25" w:rsidRDefault="00973761" w:rsidP="00F33846">
      <w:pPr>
        <w:pStyle w:val="Kop4"/>
      </w:pPr>
      <w:bookmarkStart w:id="103" w:name="_Toc90923623"/>
      <w:r>
        <w:t>4</w:t>
      </w:r>
      <w:r w:rsidR="00832E41">
        <w:t>.</w:t>
      </w:r>
      <w:r w:rsidR="007F764B" w:rsidRPr="00160076">
        <w:t>5</w:t>
      </w:r>
      <w:r w:rsidR="00832E41" w:rsidRPr="00160076">
        <w:t>.</w:t>
      </w:r>
      <w:r w:rsidR="00EE6431">
        <w:t>3</w:t>
      </w:r>
      <w:r w:rsidR="00832E41">
        <w:tab/>
        <w:t>Maataanduiding van rechte delen</w:t>
      </w:r>
      <w:bookmarkEnd w:id="103"/>
    </w:p>
    <w:p w14:paraId="0084DAA7" w14:textId="77777777" w:rsidR="00F33846" w:rsidRPr="00F33846" w:rsidRDefault="00832E41" w:rsidP="00231F6C">
      <w:pPr>
        <w:numPr>
          <w:ilvl w:val="0"/>
          <w:numId w:val="56"/>
        </w:numPr>
      </w:pPr>
      <w:r w:rsidRPr="00BD1052">
        <w:t xml:space="preserve">Maten van rechte delen </w:t>
      </w:r>
      <w:r>
        <w:t xml:space="preserve">moeten </w:t>
      </w:r>
      <w:r w:rsidRPr="00BD1052">
        <w:t xml:space="preserve">met één van de onderstaande drie methoden </w:t>
      </w:r>
      <w:r>
        <w:t xml:space="preserve">worden </w:t>
      </w:r>
      <w:r w:rsidRPr="00BD1052">
        <w:t xml:space="preserve">aangegeven. Binnen een project dient consequent dezelfde methode te worden gebruikt. </w:t>
      </w:r>
    </w:p>
    <w:p w14:paraId="0084DAA8" w14:textId="099A8F9B" w:rsidR="00832E41" w:rsidRPr="00BB5B39" w:rsidRDefault="00146B6C" w:rsidP="00F33846">
      <w:r>
        <w:rPr>
          <w:noProof/>
        </w:rPr>
        <mc:AlternateContent>
          <mc:Choice Requires="wps">
            <w:drawing>
              <wp:anchor distT="0" distB="0" distL="114300" distR="114300" simplePos="0" relativeHeight="251621888" behindDoc="0" locked="0" layoutInCell="1" allowOverlap="1" wp14:anchorId="0084E20B" wp14:editId="0084E20C">
                <wp:simplePos x="0" y="0"/>
                <wp:positionH relativeFrom="column">
                  <wp:posOffset>14605</wp:posOffset>
                </wp:positionH>
                <wp:positionV relativeFrom="paragraph">
                  <wp:posOffset>46990</wp:posOffset>
                </wp:positionV>
                <wp:extent cx="3839210" cy="3802380"/>
                <wp:effectExtent l="0" t="0" r="0" b="0"/>
                <wp:wrapSquare wrapText="bothSides"/>
                <wp:docPr id="125"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9210" cy="3802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6F" w14:textId="77777777" w:rsidR="00A43B9E" w:rsidRDefault="00A43B9E" w:rsidP="00F33846">
                            <w:pPr>
                              <w:spacing w:line="240" w:lineRule="atLeast"/>
                            </w:pPr>
                            <w:r>
                              <w:rPr>
                                <w:noProof/>
                              </w:rPr>
                              <w:drawing>
                                <wp:inline distT="0" distB="0" distL="0" distR="0" wp14:anchorId="0084E2A5" wp14:editId="0084E2A6">
                                  <wp:extent cx="3657600" cy="3714750"/>
                                  <wp:effectExtent l="0" t="0" r="0" b="0"/>
                                  <wp:docPr id="22" name="Afbeelding 22" descr="MAATVOERING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ATVOERING DONU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57600" cy="37147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0B" id="Text Box 191" o:spid="_x0000_s1037" type="#_x0000_t202" style="position:absolute;margin-left:1.15pt;margin-top:3.7pt;width:302.3pt;height:299.4pt;z-index:251621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" stroked="f">
                <v:textbox style="mso-fit-shape-to-text:t">
                  <w:txbxContent>
                    <w:p w14:paraId="0084E26F" w14:textId="77777777" w:rsidR="00A43B9E" w:rsidRDefault="00A43B9E" w:rsidP="00F33846">
                      <w:pPr>
                        <w:spacing w:line="240" w:lineRule="atLeast"/>
                      </w:pPr>
                      <w:r>
                        <w:rPr>
                          <w:noProof/>
                        </w:rPr>
                        <w:drawing>
                          <wp:inline distT="0" distB="0" distL="0" distR="0" wp14:anchorId="0084E2A5" wp14:editId="0084E2A6">
                            <wp:extent cx="3657600" cy="3714750"/>
                            <wp:effectExtent l="0" t="0" r="0" b="0"/>
                            <wp:docPr id="22" name="Afbeelding 22" descr="MAATVOERING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ATVOERING DONU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57600" cy="3714750"/>
                                    </a:xfrm>
                                    <a:prstGeom prst="rect">
                                      <a:avLst/>
                                    </a:prstGeom>
                                    <a:noFill/>
                                    <a:ln>
                                      <a:noFill/>
                                    </a:ln>
                                  </pic:spPr>
                                </pic:pic>
                              </a:graphicData>
                            </a:graphic>
                          </wp:inline>
                        </w:drawing>
                      </w:r>
                    </w:p>
                  </w:txbxContent>
                </v:textbox>
                <w10:wrap type="square"/>
              </v:shape>
            </w:pict>
          </mc:Fallback>
        </mc:AlternateContent>
      </w:r>
      <w:r w:rsidR="00832E41" w:rsidRPr="00BD1052">
        <w:rPr>
          <w:color w:val="000000"/>
        </w:rPr>
        <w:t xml:space="preserve">1) De maat aangeven met een maatlijn met haaks daarop twee hulplijnen. De maatlijn en de hulplijn doortrekken tot 2 mm voorbij het snijpunt. Op het snijpunt een </w:t>
      </w:r>
      <w:r w:rsidR="00DF33D9">
        <w:rPr>
          <w:color w:val="000000"/>
        </w:rPr>
        <w:t>(open)</w:t>
      </w:r>
      <w:commentRangeStart w:id="104"/>
      <w:r w:rsidR="00832E41" w:rsidRPr="00BD1052">
        <w:rPr>
          <w:color w:val="000000"/>
        </w:rPr>
        <w:t xml:space="preserve">bolletje </w:t>
      </w:r>
      <w:r w:rsidR="00832E41">
        <w:rPr>
          <w:color w:val="000000"/>
        </w:rPr>
        <w:t xml:space="preserve">(“dot”) </w:t>
      </w:r>
      <w:r w:rsidR="00832E41" w:rsidRPr="00BD1052">
        <w:rPr>
          <w:color w:val="000000"/>
        </w:rPr>
        <w:t xml:space="preserve">van 1 mm </w:t>
      </w:r>
      <w:commentRangeEnd w:id="104"/>
      <w:r w:rsidR="00165D4E">
        <w:rPr>
          <w:rStyle w:val="Verwijzingopmerking"/>
        </w:rPr>
        <w:commentReference w:id="104"/>
      </w:r>
      <w:r w:rsidR="00832E41" w:rsidRPr="00BD1052">
        <w:rPr>
          <w:color w:val="000000"/>
        </w:rPr>
        <w:t xml:space="preserve">plaatsen. De afstand tussen een hulplijn en het model </w:t>
      </w:r>
      <w:r w:rsidR="00832E41">
        <w:rPr>
          <w:color w:val="000000"/>
        </w:rPr>
        <w:t>is vrij te bepalen</w:t>
      </w:r>
      <w:r w:rsidR="00832E41" w:rsidRPr="00BD1052">
        <w:rPr>
          <w:color w:val="000000"/>
        </w:rPr>
        <w:t>. Alle lijnen hebben een dikte van 0,18 mm.</w:t>
      </w:r>
      <w:r w:rsidR="00832E41">
        <w:rPr>
          <w:color w:val="000000"/>
        </w:rPr>
        <w:t xml:space="preserve"> </w:t>
      </w:r>
    </w:p>
    <w:p w14:paraId="0084DAA9" w14:textId="77777777" w:rsidR="00832E41" w:rsidRPr="003C2114" w:rsidRDefault="00832E41" w:rsidP="006D7378">
      <w:pPr>
        <w:spacing w:line="240" w:lineRule="atLeast"/>
        <w:rPr>
          <w:color w:val="000000"/>
        </w:rPr>
      </w:pPr>
    </w:p>
    <w:p w14:paraId="0084DAAA" w14:textId="77777777" w:rsidR="00F33846" w:rsidRPr="003C2114" w:rsidRDefault="00F33846" w:rsidP="006D7378">
      <w:pPr>
        <w:spacing w:line="240" w:lineRule="atLeast"/>
        <w:rPr>
          <w:color w:val="000000"/>
        </w:rPr>
      </w:pPr>
    </w:p>
    <w:p w14:paraId="0084DAAB" w14:textId="22174858" w:rsidR="00F33846" w:rsidRDefault="007F764B" w:rsidP="007F764B">
      <w:pPr>
        <w:spacing w:line="240" w:lineRule="atLeast"/>
      </w:pPr>
      <w:r>
        <w:rPr>
          <w:color w:val="000000"/>
        </w:rPr>
        <w:br w:type="page"/>
      </w:r>
      <w:r w:rsidR="00146B6C">
        <w:rPr>
          <w:noProof/>
        </w:rPr>
        <w:lastRenderedPageBreak/>
        <mc:AlternateContent>
          <mc:Choice Requires="wps">
            <w:drawing>
              <wp:anchor distT="0" distB="0" distL="114300" distR="114300" simplePos="0" relativeHeight="251632128" behindDoc="0" locked="0" layoutInCell="1" allowOverlap="1" wp14:anchorId="0084E20D" wp14:editId="0084E20E">
                <wp:simplePos x="0" y="0"/>
                <wp:positionH relativeFrom="column">
                  <wp:posOffset>-57150</wp:posOffset>
                </wp:positionH>
                <wp:positionV relativeFrom="paragraph">
                  <wp:posOffset>75565</wp:posOffset>
                </wp:positionV>
                <wp:extent cx="3703320" cy="3905885"/>
                <wp:effectExtent l="0" t="0" r="0" b="0"/>
                <wp:wrapSquare wrapText="bothSides"/>
                <wp:docPr id="124"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3320" cy="3905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0" w14:textId="77777777" w:rsidR="00A43B9E" w:rsidRDefault="00A43B9E" w:rsidP="00D97160">
                            <w:pPr>
                              <w:spacing w:line="240" w:lineRule="atLeast"/>
                            </w:pPr>
                            <w:r>
                              <w:rPr>
                                <w:noProof/>
                              </w:rPr>
                              <w:drawing>
                                <wp:inline distT="0" distB="0" distL="0" distR="0" wp14:anchorId="0084E2A7" wp14:editId="0084E2A8">
                                  <wp:extent cx="3524250" cy="3810000"/>
                                  <wp:effectExtent l="0" t="0" r="0" b="0"/>
                                  <wp:docPr id="32" name="Afbeelding 32" descr="MAATVOERING sch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ATVOERING schra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24250" cy="38100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0D" id="Text Box 272" o:spid="_x0000_s1038" type="#_x0000_t202" style="position:absolute;margin-left:-4.5pt;margin-top:5.95pt;width:291.6pt;height:307.55pt;z-index:2516321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" stroked="f">
                <v:textbox style="mso-fit-shape-to-text:t">
                  <w:txbxContent>
                    <w:p w14:paraId="0084E270" w14:textId="77777777" w:rsidR="00A43B9E" w:rsidRDefault="00A43B9E" w:rsidP="00D97160">
                      <w:pPr>
                        <w:spacing w:line="240" w:lineRule="atLeast"/>
                      </w:pPr>
                      <w:r>
                        <w:rPr>
                          <w:noProof/>
                        </w:rPr>
                        <w:drawing>
                          <wp:inline distT="0" distB="0" distL="0" distR="0" wp14:anchorId="0084E2A7" wp14:editId="0084E2A8">
                            <wp:extent cx="3524250" cy="3810000"/>
                            <wp:effectExtent l="0" t="0" r="0" b="0"/>
                            <wp:docPr id="32" name="Afbeelding 32" descr="MAATVOERING schr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ATVOERING schra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24250" cy="3810000"/>
                                    </a:xfrm>
                                    <a:prstGeom prst="rect">
                                      <a:avLst/>
                                    </a:prstGeom>
                                    <a:noFill/>
                                    <a:ln>
                                      <a:noFill/>
                                    </a:ln>
                                  </pic:spPr>
                                </pic:pic>
                              </a:graphicData>
                            </a:graphic>
                          </wp:inline>
                        </w:drawing>
                      </w:r>
                    </w:p>
                  </w:txbxContent>
                </v:textbox>
                <w10:wrap type="square"/>
              </v:shape>
            </w:pict>
          </mc:Fallback>
        </mc:AlternateContent>
      </w:r>
      <w:r w:rsidR="00832E41" w:rsidRPr="00F33846">
        <w:t>2) De maataanduiding aangeven met een maatlijn met haaks daarop twee hulplijnen. De maatlijn en de hulplijn doortrekken tot 2 mm voorbij het snijpunt. Op het snijpunt een lijntje van 2 mm (een ‘schrap’ of ‘</w:t>
      </w:r>
      <w:proofErr w:type="spellStart"/>
      <w:r w:rsidR="00832E41" w:rsidRPr="00F33846">
        <w:t>tick</w:t>
      </w:r>
      <w:proofErr w:type="spellEnd"/>
      <w:r w:rsidR="00832E41" w:rsidRPr="00F33846">
        <w:t>’), onder 50 g / 45° plaatsen. De afstand tussen een hulplijn en het model bedraagt is vrij te bepalen  Alle lijnen hebben een dikte van 0,18 mm.</w:t>
      </w:r>
    </w:p>
    <w:p w14:paraId="0084DAAC" w14:textId="0C6BAC9E" w:rsidR="00F33846" w:rsidRDefault="00F33846" w:rsidP="006048C8"/>
    <w:p w14:paraId="0084DAAD" w14:textId="657E214C" w:rsidR="006048C8" w:rsidRDefault="006048C8" w:rsidP="006048C8"/>
    <w:p w14:paraId="0084DAAE" w14:textId="071139E2" w:rsidR="00D97160" w:rsidRDefault="00D97160" w:rsidP="006048C8"/>
    <w:p w14:paraId="0084DAAF" w14:textId="3E7563F0" w:rsidR="00D97160" w:rsidRDefault="00D97160" w:rsidP="006048C8"/>
    <w:p w14:paraId="0084DAB0" w14:textId="76964853" w:rsidR="00D97160" w:rsidRDefault="00D97160" w:rsidP="006048C8"/>
    <w:p w14:paraId="0084DAB1" w14:textId="1C954663" w:rsidR="008B2D6A" w:rsidRDefault="008B2D6A" w:rsidP="006048C8"/>
    <w:p w14:paraId="0084DAB2" w14:textId="06D14D39" w:rsidR="008B2D6A" w:rsidRDefault="008B2D6A" w:rsidP="006048C8"/>
    <w:p w14:paraId="0084DAB3" w14:textId="77777777" w:rsidR="008B2D6A" w:rsidRDefault="008B2D6A" w:rsidP="006048C8"/>
    <w:p w14:paraId="0084DAB4" w14:textId="1D0E6B87" w:rsidR="008B2D6A" w:rsidRDefault="008B2D6A" w:rsidP="006048C8"/>
    <w:p w14:paraId="0084DAB5" w14:textId="5601B8C7" w:rsidR="008B2D6A" w:rsidRDefault="008B2D6A" w:rsidP="006048C8"/>
    <w:p w14:paraId="0084DAB6" w14:textId="77777777" w:rsidR="008B2D6A" w:rsidRDefault="008B2D6A" w:rsidP="006048C8"/>
    <w:p w14:paraId="0084DAB7" w14:textId="1C22EB8E" w:rsidR="008B2D6A" w:rsidRDefault="008B2D6A" w:rsidP="006048C8"/>
    <w:p w14:paraId="0084DAB8" w14:textId="0C9EFA87" w:rsidR="008B2D6A" w:rsidRDefault="008B2D6A" w:rsidP="006048C8"/>
    <w:p w14:paraId="0084DAB9" w14:textId="0E361CBF" w:rsidR="008B2D6A" w:rsidRDefault="009B6346" w:rsidP="006048C8">
      <w:r>
        <w:rPr>
          <w:noProof/>
        </w:rPr>
        <w:drawing>
          <wp:anchor distT="0" distB="0" distL="114300" distR="114300" simplePos="0" relativeHeight="251712000" behindDoc="0" locked="0" layoutInCell="1" allowOverlap="1" wp14:anchorId="50DF316A" wp14:editId="4CF97A5E">
            <wp:simplePos x="0" y="0"/>
            <wp:positionH relativeFrom="margin">
              <wp:align>left</wp:align>
            </wp:positionH>
            <wp:positionV relativeFrom="paragraph">
              <wp:posOffset>9525</wp:posOffset>
            </wp:positionV>
            <wp:extent cx="3657600" cy="3688715"/>
            <wp:effectExtent l="0" t="0" r="0" b="6985"/>
            <wp:wrapSquare wrapText="bothSides"/>
            <wp:docPr id="66" name="Afbeelding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57600" cy="3688715"/>
                    </a:xfrm>
                    <a:prstGeom prst="rect">
                      <a:avLst/>
                    </a:prstGeom>
                    <a:noFill/>
                  </pic:spPr>
                </pic:pic>
              </a:graphicData>
            </a:graphic>
          </wp:anchor>
        </w:drawing>
      </w:r>
    </w:p>
    <w:p w14:paraId="0084DABA" w14:textId="77777777" w:rsidR="007F764B" w:rsidRDefault="007F764B" w:rsidP="006048C8"/>
    <w:p w14:paraId="0084DABB" w14:textId="77777777" w:rsidR="007F764B" w:rsidRDefault="007F764B" w:rsidP="006048C8"/>
    <w:p w14:paraId="0084DABC" w14:textId="7DB741FE" w:rsidR="00832E41" w:rsidRPr="00BB5B39" w:rsidRDefault="008B2D6A" w:rsidP="006048C8">
      <w:r>
        <w:t>3</w:t>
      </w:r>
      <w:r w:rsidR="00832E41">
        <w:t xml:space="preserve">) </w:t>
      </w:r>
      <w:r w:rsidR="00832E41" w:rsidRPr="00BD1052">
        <w:rPr>
          <w:color w:val="000000"/>
        </w:rPr>
        <w:t xml:space="preserve">De maataanduiding aangeven met een maatlijn met haaks daarop twee hulplijnen. De hulplijn doortrekken tot 2 mm voorbij het snijpunt. Op het snijpunt een gesloten pijlpunt van 2.5 mm plaatsen. De afstand tussen een hulplijn en het </w:t>
      </w:r>
      <w:r w:rsidR="00832E41">
        <w:rPr>
          <w:color w:val="000000"/>
        </w:rPr>
        <w:t>model is vrij te bepalen</w:t>
      </w:r>
      <w:r w:rsidR="00832E41" w:rsidRPr="00BD1052">
        <w:rPr>
          <w:color w:val="000000"/>
        </w:rPr>
        <w:t>. Alle lijnen hebben een dikte van 0,18 mm.</w:t>
      </w:r>
      <w:r w:rsidR="00832E41">
        <w:rPr>
          <w:color w:val="000000"/>
        </w:rPr>
        <w:br/>
      </w:r>
    </w:p>
    <w:p w14:paraId="51006FEA" w14:textId="1B959F7E" w:rsidR="00424E38" w:rsidRDefault="00424E38">
      <w:pPr>
        <w:overflowPunct/>
        <w:autoSpaceDE/>
        <w:autoSpaceDN/>
        <w:adjustRightInd/>
        <w:spacing w:line="240" w:lineRule="auto"/>
        <w:textAlignment w:val="auto"/>
        <w:rPr>
          <w:b/>
          <w:bCs/>
          <w:color w:val="00B0F0"/>
          <w:szCs w:val="28"/>
        </w:rPr>
      </w:pPr>
      <w:r>
        <w:br w:type="page"/>
      </w:r>
    </w:p>
    <w:p w14:paraId="0084DABD" w14:textId="7E424FE8" w:rsidR="00832E41" w:rsidRPr="00514C25" w:rsidRDefault="00832E41" w:rsidP="006048C8">
      <w:pPr>
        <w:pStyle w:val="Kop4"/>
        <w:rPr>
          <w:color w:val="000000"/>
        </w:rPr>
      </w:pPr>
      <w:bookmarkStart w:id="105" w:name="_Toc90923624"/>
      <w:r>
        <w:rPr>
          <w:rFonts w:ascii="ZWAdobeF" w:hAnsi="ZWAdobeF" w:cs="ZWAdobeF"/>
          <w:sz w:val="2"/>
          <w:szCs w:val="2"/>
        </w:rPr>
        <w:lastRenderedPageBreak/>
        <w:t>24B</w:t>
      </w:r>
      <w:r w:rsidR="00973761">
        <w:t>4</w:t>
      </w:r>
      <w:r>
        <w:t>.</w:t>
      </w:r>
      <w:r w:rsidR="007F764B" w:rsidRPr="00160076">
        <w:t>5</w:t>
      </w:r>
      <w:r w:rsidR="006048C8">
        <w:t>.4</w:t>
      </w:r>
      <w:r>
        <w:tab/>
      </w:r>
      <w:r w:rsidRPr="00BB5B39">
        <w:t>Maataanduidingen van cirkels/bogen (lengtemaat)</w:t>
      </w:r>
      <w:bookmarkEnd w:id="105"/>
    </w:p>
    <w:p w14:paraId="0084DABE" w14:textId="77777777" w:rsidR="00832E41" w:rsidRPr="006048C8" w:rsidRDefault="00832E41" w:rsidP="00231F6C">
      <w:pPr>
        <w:numPr>
          <w:ilvl w:val="0"/>
          <w:numId w:val="57"/>
        </w:numPr>
        <w:spacing w:before="100" w:beforeAutospacing="1" w:after="100" w:afterAutospacing="1"/>
        <w:rPr>
          <w:color w:val="000000"/>
          <w:lang w:val="en-US"/>
        </w:rPr>
      </w:pPr>
      <w:r w:rsidRPr="006048C8">
        <w:rPr>
          <w:color w:val="000000"/>
        </w:rPr>
        <w:t xml:space="preserve">De maataanduiding van de booglengte </w:t>
      </w:r>
      <w:r w:rsidR="00297520" w:rsidRPr="006048C8">
        <w:rPr>
          <w:color w:val="000000"/>
        </w:rPr>
        <w:t>moet worden</w:t>
      </w:r>
      <w:r w:rsidRPr="006048C8">
        <w:rPr>
          <w:color w:val="000000"/>
        </w:rPr>
        <w:t xml:space="preserve"> aangegeven met een maatlijn evenwijdig aan de boog - bij voorkeur buiten de afbeelding - met haaks daarop twee hulplijnen. De hulplijn doortrekken tot 2 mm voorbij het snijpunt. Op het snijpunt wordt een pijlpunt geplaatst van 2.5 mm. De afstand tussen een hulplijn en het model bedraagt 2 mm. </w:t>
      </w:r>
      <w:r w:rsidRPr="006048C8">
        <w:rPr>
          <w:color w:val="000000"/>
          <w:lang w:val="en-US"/>
        </w:rPr>
        <w:t xml:space="preserve">Alle </w:t>
      </w:r>
      <w:proofErr w:type="spellStart"/>
      <w:r w:rsidRPr="006048C8">
        <w:rPr>
          <w:color w:val="000000"/>
          <w:lang w:val="en-US"/>
        </w:rPr>
        <w:t>lijnen</w:t>
      </w:r>
      <w:proofErr w:type="spellEnd"/>
      <w:r w:rsidRPr="006048C8">
        <w:rPr>
          <w:color w:val="000000"/>
          <w:lang w:val="en-US"/>
        </w:rPr>
        <w:t xml:space="preserve"> </w:t>
      </w:r>
      <w:proofErr w:type="spellStart"/>
      <w:r w:rsidRPr="006048C8">
        <w:rPr>
          <w:color w:val="000000"/>
          <w:lang w:val="en-US"/>
        </w:rPr>
        <w:t>hebben</w:t>
      </w:r>
      <w:proofErr w:type="spellEnd"/>
      <w:r w:rsidRPr="006048C8">
        <w:rPr>
          <w:color w:val="000000"/>
          <w:lang w:val="en-US"/>
        </w:rPr>
        <w:t xml:space="preserve"> </w:t>
      </w:r>
      <w:proofErr w:type="spellStart"/>
      <w:r w:rsidRPr="006048C8">
        <w:rPr>
          <w:color w:val="000000"/>
          <w:lang w:val="en-US"/>
        </w:rPr>
        <w:t>een</w:t>
      </w:r>
      <w:proofErr w:type="spellEnd"/>
      <w:r w:rsidRPr="006048C8">
        <w:rPr>
          <w:color w:val="000000"/>
          <w:lang w:val="en-US"/>
        </w:rPr>
        <w:t xml:space="preserve"> </w:t>
      </w:r>
      <w:proofErr w:type="spellStart"/>
      <w:r w:rsidRPr="006048C8">
        <w:rPr>
          <w:color w:val="000000"/>
          <w:lang w:val="en-US"/>
        </w:rPr>
        <w:t>dikte</w:t>
      </w:r>
      <w:proofErr w:type="spellEnd"/>
      <w:r w:rsidRPr="006048C8">
        <w:rPr>
          <w:color w:val="000000"/>
          <w:lang w:val="en-US"/>
        </w:rPr>
        <w:t xml:space="preserve"> van 0,18 mm. </w:t>
      </w:r>
      <w:r w:rsidR="006048C8">
        <w:rPr>
          <w:color w:val="000000"/>
          <w:lang w:val="en-US"/>
        </w:rPr>
        <w:br/>
      </w:r>
      <w:proofErr w:type="spellStart"/>
      <w:r w:rsidRPr="006048C8">
        <w:rPr>
          <w:color w:val="000000"/>
          <w:lang w:val="en-US"/>
        </w:rPr>
        <w:t>Voorbeeld</w:t>
      </w:r>
      <w:proofErr w:type="spellEnd"/>
      <w:r w:rsidRPr="006048C8">
        <w:rPr>
          <w:color w:val="000000"/>
          <w:lang w:val="en-US"/>
        </w:rPr>
        <w:t xml:space="preserve">: </w:t>
      </w:r>
    </w:p>
    <w:p w14:paraId="0084DABF" w14:textId="77777777" w:rsidR="00832E41" w:rsidRDefault="00146B6C" w:rsidP="00832E41">
      <w:pPr>
        <w:spacing w:before="100" w:beforeAutospacing="1" w:after="100" w:afterAutospacing="1" w:line="240" w:lineRule="atLeast"/>
        <w:ind w:left="392"/>
        <w:rPr>
          <w:color w:val="000000"/>
          <w:lang w:val="en-US"/>
        </w:rPr>
      </w:pPr>
      <w:r>
        <w:rPr>
          <w:noProof/>
          <w:color w:val="000000"/>
        </w:rPr>
        <w:drawing>
          <wp:anchor distT="0" distB="0" distL="114300" distR="114300" simplePos="0" relativeHeight="251622912" behindDoc="0" locked="0" layoutInCell="1" allowOverlap="1" wp14:anchorId="0084E211" wp14:editId="0084E212">
            <wp:simplePos x="0" y="0"/>
            <wp:positionH relativeFrom="column">
              <wp:posOffset>168275</wp:posOffset>
            </wp:positionH>
            <wp:positionV relativeFrom="paragraph">
              <wp:posOffset>129540</wp:posOffset>
            </wp:positionV>
            <wp:extent cx="2543810" cy="3590925"/>
            <wp:effectExtent l="0" t="0" r="8890" b="9525"/>
            <wp:wrapSquare wrapText="bothSides"/>
            <wp:docPr id="195" name="Afbeelding 195" descr="Drawing1-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Drawing1-Model"/>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43810" cy="3590925"/>
                    </a:xfrm>
                    <a:prstGeom prst="rect">
                      <a:avLst/>
                    </a:prstGeom>
                    <a:noFill/>
                  </pic:spPr>
                </pic:pic>
              </a:graphicData>
            </a:graphic>
            <wp14:sizeRelH relativeFrom="page">
              <wp14:pctWidth>0</wp14:pctWidth>
            </wp14:sizeRelH>
            <wp14:sizeRelV relativeFrom="page">
              <wp14:pctHeight>0</wp14:pctHeight>
            </wp14:sizeRelV>
          </wp:anchor>
        </w:drawing>
      </w:r>
    </w:p>
    <w:p w14:paraId="0084DAC0" w14:textId="77777777" w:rsidR="006048C8" w:rsidRPr="00513FBE" w:rsidRDefault="00146B6C" w:rsidP="00231F6C">
      <w:pPr>
        <w:pStyle w:val="Lijstalinea"/>
        <w:numPr>
          <w:ilvl w:val="0"/>
          <w:numId w:val="57"/>
        </w:numPr>
        <w:ind w:left="4820" w:hanging="4820"/>
      </w:pPr>
      <w:r>
        <w:rPr>
          <w:noProof/>
        </w:rPr>
        <mc:AlternateContent>
          <mc:Choice Requires="wps">
            <w:drawing>
              <wp:anchor distT="0" distB="0" distL="114300" distR="114300" simplePos="0" relativeHeight="251645440" behindDoc="0" locked="0" layoutInCell="1" allowOverlap="1" wp14:anchorId="0084E213" wp14:editId="0084E214">
                <wp:simplePos x="0" y="0"/>
                <wp:positionH relativeFrom="column">
                  <wp:posOffset>1301750</wp:posOffset>
                </wp:positionH>
                <wp:positionV relativeFrom="paragraph">
                  <wp:posOffset>582930</wp:posOffset>
                </wp:positionV>
                <wp:extent cx="556895" cy="556895"/>
                <wp:effectExtent l="0" t="0" r="0" b="0"/>
                <wp:wrapNone/>
                <wp:docPr id="122" name="AutoShape 3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56895" cy="556895"/>
                        </a:xfrm>
                        <a:prstGeom prst="straightConnector1">
                          <a:avLst/>
                        </a:prstGeom>
                        <a:noFill/>
                        <a:ln w="6350">
                          <a:solidFill>
                            <a:srgbClr val="5A5A5A"/>
                          </a:solidFill>
                          <a:round/>
                          <a:headEnd/>
                          <a:tailEnd type="triangl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523F2D" id="AutoShape 325" o:spid="_x0000_s1026" type="#_x0000_t32" style="position:absolute;margin-left:102.5pt;margin-top:45.9pt;width:43.85pt;height:43.85pt;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" strokecolor="#5a5a5a" strokeweight=".5pt">
                <v:stroke endarrow="block" endarrowwidth="narrow"/>
              </v:shape>
            </w:pict>
          </mc:Fallback>
        </mc:AlternateContent>
      </w:r>
      <w:r w:rsidR="00F3613F" w:rsidRPr="00513FBE">
        <w:t>Het moet duidelijk zijn voor welke boog de maataanduiding geldt. Dit kan bijvoorbeeld met een pijl die loodrecht op de maatlijn staat en die de boog aanwijst waarvoor de maataanduiding geldt</w:t>
      </w:r>
      <w:r w:rsidR="0092262D" w:rsidRPr="00513FBE">
        <w:t xml:space="preserve"> (zie het voorbeeld)</w:t>
      </w:r>
      <w:r w:rsidR="00F3613F" w:rsidRPr="00513FBE">
        <w:t xml:space="preserve">. </w:t>
      </w:r>
      <w:r w:rsidR="00F3613F" w:rsidRPr="00513FBE">
        <w:br/>
        <w:t xml:space="preserve">Een andere mogelijkheid is om </w:t>
      </w:r>
      <w:r w:rsidR="0092262D" w:rsidRPr="00513FBE">
        <w:t>de maat van de straal van de betreffende cirkel aan te geven met behulp van een straallijn (zie 4.5.5) en bij de maataanduiding van de cirkelboog aan te geven dat deze de boog betreft, waarvoor de straal is aangegeven.</w:t>
      </w:r>
      <w:r w:rsidR="0092262D" w:rsidRPr="00513FBE">
        <w:br/>
      </w:r>
    </w:p>
    <w:p w14:paraId="0084DAC1" w14:textId="77777777" w:rsidR="006048C8" w:rsidRDefault="006048C8" w:rsidP="00832E41">
      <w:pPr>
        <w:spacing w:before="100" w:beforeAutospacing="1" w:after="100" w:afterAutospacing="1" w:line="240" w:lineRule="atLeast"/>
        <w:ind w:left="392"/>
        <w:rPr>
          <w:color w:val="000000"/>
        </w:rPr>
      </w:pPr>
    </w:p>
    <w:p w14:paraId="0084DAC2" w14:textId="77777777" w:rsidR="00785D4A" w:rsidRDefault="00785D4A" w:rsidP="00832E41">
      <w:pPr>
        <w:spacing w:before="100" w:beforeAutospacing="1" w:after="100" w:afterAutospacing="1" w:line="240" w:lineRule="atLeast"/>
        <w:ind w:left="392"/>
        <w:rPr>
          <w:color w:val="000000"/>
        </w:rPr>
      </w:pPr>
    </w:p>
    <w:p w14:paraId="0084DAC3" w14:textId="77777777" w:rsidR="00785D4A" w:rsidRPr="00F3613F" w:rsidRDefault="00785D4A" w:rsidP="00832E41">
      <w:pPr>
        <w:spacing w:before="100" w:beforeAutospacing="1" w:after="100" w:afterAutospacing="1" w:line="240" w:lineRule="atLeast"/>
        <w:ind w:left="392"/>
        <w:rPr>
          <w:color w:val="000000"/>
        </w:rPr>
      </w:pPr>
    </w:p>
    <w:p w14:paraId="0084DAC4" w14:textId="77777777" w:rsidR="00832E41" w:rsidRDefault="00832E41" w:rsidP="006D7378">
      <w:pPr>
        <w:spacing w:line="240" w:lineRule="atLeast"/>
        <w:rPr>
          <w:b/>
        </w:rPr>
      </w:pPr>
    </w:p>
    <w:p w14:paraId="0084DAC5" w14:textId="77777777" w:rsidR="00832E41" w:rsidRPr="00514C25" w:rsidRDefault="00832E41" w:rsidP="00832E41">
      <w:pPr>
        <w:pStyle w:val="Kop4"/>
        <w:rPr>
          <w:color w:val="000000"/>
        </w:rPr>
      </w:pPr>
      <w:bookmarkStart w:id="106" w:name="_Toc90923625"/>
      <w:r>
        <w:rPr>
          <w:rFonts w:ascii="ZWAdobeF" w:hAnsi="ZWAdobeF" w:cs="ZWAdobeF"/>
          <w:b w:val="0"/>
          <w:sz w:val="2"/>
          <w:szCs w:val="2"/>
        </w:rPr>
        <w:t>25B</w:t>
      </w:r>
      <w:r w:rsidR="00973761">
        <w:t>4</w:t>
      </w:r>
      <w:r>
        <w:t>.</w:t>
      </w:r>
      <w:r w:rsidR="007F764B" w:rsidRPr="00160076">
        <w:t>5</w:t>
      </w:r>
      <w:r w:rsidR="006048C8">
        <w:t>.5</w:t>
      </w:r>
      <w:r>
        <w:tab/>
      </w:r>
      <w:r w:rsidRPr="00BB5B39">
        <w:t>Aanduiding van cirkels/bogen (diameter/straal)</w:t>
      </w:r>
      <w:bookmarkEnd w:id="106"/>
    </w:p>
    <w:p w14:paraId="0084DAC6" w14:textId="1FA08556" w:rsidR="00832E41" w:rsidRDefault="00832E41" w:rsidP="00231F6C">
      <w:pPr>
        <w:numPr>
          <w:ilvl w:val="0"/>
          <w:numId w:val="58"/>
        </w:numPr>
      </w:pPr>
      <w:r w:rsidRPr="00BB5B39">
        <w:t xml:space="preserve">De maataanduiding van de straal van een cirkel </w:t>
      </w:r>
      <w:r w:rsidR="00297520">
        <w:t>moet worden</w:t>
      </w:r>
      <w:r w:rsidRPr="00BB5B39">
        <w:t xml:space="preserve"> aangegeven met een maatlijn vanuit het middelpunt en een pijlpunt rakend aan de cirkel. De maataanduiding van de diameter van een cirkel </w:t>
      </w:r>
      <w:r w:rsidR="00297520">
        <w:t>moet worden</w:t>
      </w:r>
      <w:r w:rsidRPr="00BB5B39">
        <w:t xml:space="preserve"> aangegeven met een maatlijn door het middelpunt en twee </w:t>
      </w:r>
      <w:commentRangeStart w:id="107"/>
      <w:commentRangeStart w:id="108"/>
      <w:r w:rsidRPr="00BB5B39">
        <w:t xml:space="preserve">pijlpunten </w:t>
      </w:r>
      <w:commentRangeEnd w:id="107"/>
      <w:r w:rsidR="0096146E">
        <w:rPr>
          <w:rStyle w:val="Verwijzingopmerking"/>
        </w:rPr>
        <w:commentReference w:id="107"/>
      </w:r>
      <w:commentRangeEnd w:id="108"/>
      <w:r w:rsidR="00464BCE">
        <w:rPr>
          <w:rStyle w:val="Verwijzingopmerking"/>
        </w:rPr>
        <w:commentReference w:id="108"/>
      </w:r>
      <w:r w:rsidRPr="00BB5B39">
        <w:t xml:space="preserve">rakend aan de cirkel. Indien, bij een kleine straal of diameter, de ruimte voor de pijlpunt(en) en de getalswaarde ontbreekt, mogen deze ook aan buitenzijde van de cirkel of boog worden geplaatst. De getalswaarde bij een diameter </w:t>
      </w:r>
      <w:r w:rsidR="006048C8">
        <w:t xml:space="preserve">moet worden </w:t>
      </w:r>
      <w:r w:rsidRPr="00BB5B39">
        <w:t>voorzien van het symbool</w:t>
      </w:r>
      <w:r w:rsidR="006048C8">
        <w:t xml:space="preserve"> “</w:t>
      </w:r>
      <w:r w:rsidRPr="00BB5B39">
        <w:t xml:space="preserve"> Ø</w:t>
      </w:r>
      <w:r w:rsidR="006048C8">
        <w:t xml:space="preserve"> “</w:t>
      </w:r>
      <w:r w:rsidRPr="00BB5B39">
        <w:t xml:space="preserve">. De getalswaarde bij een </w:t>
      </w:r>
      <w:r w:rsidR="004C64B8">
        <w:t>straal</w:t>
      </w:r>
      <w:r w:rsidR="004C64B8" w:rsidRPr="00BB5B39">
        <w:t xml:space="preserve"> </w:t>
      </w:r>
      <w:r w:rsidR="006048C8">
        <w:t xml:space="preserve">moet worden </w:t>
      </w:r>
      <w:r w:rsidRPr="00BB5B39">
        <w:t xml:space="preserve">voorzien van het symbool: </w:t>
      </w:r>
      <w:r w:rsidR="006048C8">
        <w:t xml:space="preserve">“ </w:t>
      </w:r>
      <w:r w:rsidRPr="00BB5B39">
        <w:t>R</w:t>
      </w:r>
      <w:r w:rsidR="00842A5D">
        <w:t>=</w:t>
      </w:r>
      <w:r w:rsidR="006048C8">
        <w:t xml:space="preserve"> “</w:t>
      </w:r>
      <w:r w:rsidRPr="00BB5B39">
        <w:t xml:space="preserve">. </w:t>
      </w:r>
    </w:p>
    <w:p w14:paraId="0084DAC7" w14:textId="77777777" w:rsidR="006048C8" w:rsidRPr="003C2114" w:rsidRDefault="00832E41" w:rsidP="00832E41">
      <w:pPr>
        <w:spacing w:before="100" w:beforeAutospacing="1" w:after="100" w:afterAutospacing="1" w:line="240" w:lineRule="atLeast"/>
        <w:ind w:left="378"/>
        <w:rPr>
          <w:color w:val="000000"/>
        </w:rPr>
      </w:pPr>
      <w:r>
        <w:br/>
      </w:r>
      <w:r>
        <w:br/>
      </w:r>
    </w:p>
    <w:p w14:paraId="0084DAC8" w14:textId="77777777" w:rsidR="00832E41" w:rsidRPr="00BB5B39" w:rsidRDefault="006048C8" w:rsidP="00832E41">
      <w:pPr>
        <w:spacing w:before="100" w:beforeAutospacing="1" w:after="100" w:afterAutospacing="1" w:line="240" w:lineRule="atLeast"/>
        <w:ind w:left="378"/>
        <w:rPr>
          <w:color w:val="000000"/>
        </w:rPr>
      </w:pPr>
      <w:r w:rsidRPr="006048C8">
        <w:rPr>
          <w:color w:val="000000"/>
        </w:rPr>
        <w:br w:type="page"/>
      </w:r>
      <w:r>
        <w:lastRenderedPageBreak/>
        <w:t>Voorbeelden:</w:t>
      </w:r>
    </w:p>
    <w:p w14:paraId="0084DAC9" w14:textId="77777777" w:rsidR="006048C8" w:rsidRDefault="00146B6C" w:rsidP="006D7378">
      <w:pPr>
        <w:spacing w:line="240" w:lineRule="atLeast"/>
        <w:rPr>
          <w:b/>
        </w:rPr>
      </w:pPr>
      <w:r>
        <w:rPr>
          <w:b/>
          <w:noProof/>
        </w:rPr>
        <w:drawing>
          <wp:inline distT="0" distB="0" distL="0" distR="0" wp14:anchorId="0084E215" wp14:editId="23ACE206">
            <wp:extent cx="4391025" cy="2514600"/>
            <wp:effectExtent l="0" t="0" r="9525" b="0"/>
            <wp:docPr id="42" name="Afbeelding 42" descr="stralen en diameter maatvo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stralen en diameter maatvoeri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91025" cy="2514600"/>
                    </a:xfrm>
                    <a:prstGeom prst="rect">
                      <a:avLst/>
                    </a:prstGeom>
                    <a:noFill/>
                    <a:ln>
                      <a:noFill/>
                    </a:ln>
                  </pic:spPr>
                </pic:pic>
              </a:graphicData>
            </a:graphic>
          </wp:inline>
        </w:drawing>
      </w:r>
    </w:p>
    <w:p w14:paraId="0084DACA" w14:textId="77777777" w:rsidR="006048C8" w:rsidRDefault="006048C8" w:rsidP="006D7378">
      <w:pPr>
        <w:spacing w:line="240" w:lineRule="atLeast"/>
        <w:rPr>
          <w:b/>
        </w:rPr>
      </w:pPr>
    </w:p>
    <w:p w14:paraId="0084DACB" w14:textId="77777777" w:rsidR="00832E41" w:rsidRPr="00514C25" w:rsidRDefault="00832E41" w:rsidP="00832E41">
      <w:pPr>
        <w:pStyle w:val="Kop4"/>
        <w:rPr>
          <w:color w:val="000000"/>
        </w:rPr>
      </w:pPr>
      <w:bookmarkStart w:id="109" w:name="_Toc90923626"/>
      <w:r>
        <w:rPr>
          <w:rFonts w:ascii="ZWAdobeF" w:hAnsi="ZWAdobeF" w:cs="ZWAdobeF"/>
          <w:b w:val="0"/>
          <w:sz w:val="2"/>
          <w:szCs w:val="2"/>
        </w:rPr>
        <w:t>26B</w:t>
      </w:r>
      <w:r w:rsidR="00973761">
        <w:t>4</w:t>
      </w:r>
      <w:r>
        <w:t>.</w:t>
      </w:r>
      <w:r w:rsidR="00255C38" w:rsidRPr="00160076">
        <w:t>5</w:t>
      </w:r>
      <w:r w:rsidR="006048C8">
        <w:t>.6</w:t>
      </w:r>
      <w:r>
        <w:tab/>
      </w:r>
      <w:r w:rsidRPr="00BB5B39">
        <w:t>Maataanduidingen van hoeken</w:t>
      </w:r>
      <w:bookmarkEnd w:id="109"/>
    </w:p>
    <w:p w14:paraId="0084DACC" w14:textId="77777777" w:rsidR="00832E41" w:rsidRPr="00BB5B39" w:rsidRDefault="00832E41" w:rsidP="00231F6C">
      <w:pPr>
        <w:numPr>
          <w:ilvl w:val="0"/>
          <w:numId w:val="59"/>
        </w:numPr>
      </w:pPr>
      <w:r w:rsidRPr="00BB5B39">
        <w:t xml:space="preserve">De maataanduiding van een hoek wordt aangeven met een boog voorzien van 2 </w:t>
      </w:r>
      <w:commentRangeStart w:id="110"/>
      <w:commentRangeStart w:id="111"/>
      <w:r w:rsidRPr="00BB5B39">
        <w:t xml:space="preserve">pijlpunten </w:t>
      </w:r>
      <w:commentRangeEnd w:id="110"/>
      <w:r w:rsidR="0096146E">
        <w:rPr>
          <w:rStyle w:val="Verwijzingopmerking"/>
        </w:rPr>
        <w:commentReference w:id="110"/>
      </w:r>
      <w:commentRangeEnd w:id="111"/>
      <w:r w:rsidR="00C962AA">
        <w:rPr>
          <w:rStyle w:val="Verwijzingopmerking"/>
        </w:rPr>
        <w:commentReference w:id="111"/>
      </w:r>
      <w:r w:rsidRPr="00BB5B39">
        <w:t xml:space="preserve">van 2.5 mm. Alle lijnen hebben een dikte van 0,18 mm. De getalswaarde van de hoek </w:t>
      </w:r>
      <w:r w:rsidR="00297520">
        <w:t xml:space="preserve">moet worden </w:t>
      </w:r>
      <w:r w:rsidRPr="00BB5B39">
        <w:t xml:space="preserve">aangeven in het </w:t>
      </w:r>
      <w:r w:rsidR="0060278F">
        <w:t>360 gradenstelsel (</w:t>
      </w:r>
      <w:r w:rsidR="00275BC2">
        <w:t>voor constructies en in infraprojecten</w:t>
      </w:r>
      <w:r w:rsidR="0060278F">
        <w:t xml:space="preserve">) of het </w:t>
      </w:r>
      <w:r w:rsidRPr="00BB5B39">
        <w:t>400 gradenstelsel</w:t>
      </w:r>
      <w:r w:rsidR="0060278F">
        <w:t xml:space="preserve"> (</w:t>
      </w:r>
      <w:r w:rsidR="00275BC2">
        <w:t>in landmeetkundig werk</w:t>
      </w:r>
      <w:r w:rsidR="0060278F">
        <w:t>)</w:t>
      </w:r>
      <w:r w:rsidRPr="00BB5B39">
        <w:t xml:space="preserve">. De getalswaarde van de hoek </w:t>
      </w:r>
      <w:r w:rsidR="00297520">
        <w:t xml:space="preserve">moet worden </w:t>
      </w:r>
      <w:r w:rsidRPr="00BB5B39">
        <w:t>aan</w:t>
      </w:r>
      <w:r w:rsidR="00297520">
        <w:t>ge</w:t>
      </w:r>
      <w:r w:rsidRPr="00BB5B39">
        <w:t>vul</w:t>
      </w:r>
      <w:r w:rsidR="00297520">
        <w:t xml:space="preserve">d </w:t>
      </w:r>
      <w:r w:rsidRPr="00513FBE">
        <w:t>met</w:t>
      </w:r>
      <w:r w:rsidR="00160076" w:rsidRPr="00513FBE">
        <w:t xml:space="preserve"> “</w:t>
      </w:r>
      <w:r w:rsidR="00160076" w:rsidRPr="00513FBE">
        <w:rPr>
          <w:vertAlign w:val="superscript"/>
        </w:rPr>
        <w:t>o</w:t>
      </w:r>
      <w:r w:rsidR="00160076" w:rsidRPr="00513FBE">
        <w:t>”</w:t>
      </w:r>
      <w:r w:rsidR="0060278F" w:rsidRPr="00513FBE">
        <w:t xml:space="preserve">, respectievelijk </w:t>
      </w:r>
      <w:r w:rsidR="00160076" w:rsidRPr="00513FBE">
        <w:t>"g"</w:t>
      </w:r>
      <w:r w:rsidRPr="00513FBE">
        <w:t>. Indien</w:t>
      </w:r>
      <w:r w:rsidRPr="00BB5B39">
        <w:t>,</w:t>
      </w:r>
      <w:r w:rsidR="00297520">
        <w:t xml:space="preserve"> </w:t>
      </w:r>
      <w:r w:rsidRPr="00BB5B39">
        <w:t xml:space="preserve">bij een kleine hoek, de ruimte voor de pijlpunten en de getalswaarde ontbreekt, mogen deze ook aan buitenzijde van de hoek worden geplaatst. </w:t>
      </w:r>
      <w:r w:rsidR="0060278F">
        <w:t xml:space="preserve">Naloopnullen mogen worden weggelaten. </w:t>
      </w:r>
      <w:r w:rsidR="0060278F">
        <w:br/>
      </w:r>
      <w:r w:rsidRPr="00BB5B39">
        <w:t xml:space="preserve">Voorbeelden: </w:t>
      </w:r>
    </w:p>
    <w:p w14:paraId="0084DACD" w14:textId="77777777" w:rsidR="0060278F" w:rsidRDefault="00146B6C" w:rsidP="00832E41">
      <w:pPr>
        <w:spacing w:before="100" w:beforeAutospacing="1" w:after="100" w:afterAutospacing="1" w:line="240" w:lineRule="atLeast"/>
        <w:ind w:left="357"/>
        <w:rPr>
          <w:color w:val="000000"/>
        </w:rPr>
      </w:pPr>
      <w:r>
        <w:rPr>
          <w:noProof/>
          <w:color w:val="000000"/>
        </w:rPr>
        <mc:AlternateContent>
          <mc:Choice Requires="wps">
            <w:drawing>
              <wp:anchor distT="0" distB="0" distL="114300" distR="114300" simplePos="0" relativeHeight="251634176" behindDoc="0" locked="0" layoutInCell="1" allowOverlap="1" wp14:anchorId="0084E217" wp14:editId="0084E218">
                <wp:simplePos x="0" y="0"/>
                <wp:positionH relativeFrom="column">
                  <wp:posOffset>33655</wp:posOffset>
                </wp:positionH>
                <wp:positionV relativeFrom="paragraph">
                  <wp:posOffset>114935</wp:posOffset>
                </wp:positionV>
                <wp:extent cx="5676900" cy="3317875"/>
                <wp:effectExtent l="0" t="0" r="0" b="0"/>
                <wp:wrapNone/>
                <wp:docPr id="121"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3317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2" w14:textId="77777777" w:rsidR="00A43B9E" w:rsidRDefault="00A43B9E" w:rsidP="00373332">
                            <w:pPr>
                              <w:spacing w:line="240" w:lineRule="atLeast"/>
                            </w:pPr>
                            <w:r>
                              <w:rPr>
                                <w:noProof/>
                              </w:rPr>
                              <w:drawing>
                                <wp:inline distT="0" distB="0" distL="0" distR="0" wp14:anchorId="0084E2AB" wp14:editId="0084E2AC">
                                  <wp:extent cx="5629275" cy="1581150"/>
                                  <wp:effectExtent l="0" t="0" r="9525" b="0"/>
                                  <wp:docPr id="35" name="Afbeelding 35" descr="maatvoering gr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atvoering grade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29275" cy="1581150"/>
                                          </a:xfrm>
                                          <a:prstGeom prst="rect">
                                            <a:avLst/>
                                          </a:prstGeom>
                                          <a:noFill/>
                                          <a:ln>
                                            <a:noFill/>
                                          </a:ln>
                                        </pic:spPr>
                                      </pic:pic>
                                    </a:graphicData>
                                  </a:graphic>
                                </wp:inline>
                              </w:drawing>
                            </w:r>
                          </w:p>
                          <w:p w14:paraId="0084E273" w14:textId="77777777" w:rsidR="00A43B9E" w:rsidRDefault="00A43B9E" w:rsidP="00373332">
                            <w:pPr>
                              <w:spacing w:line="240" w:lineRule="atLeast"/>
                            </w:pPr>
                            <w:r>
                              <w:rPr>
                                <w:noProof/>
                              </w:rPr>
                              <w:drawing>
                                <wp:inline distT="0" distB="0" distL="0" distR="0" wp14:anchorId="0084E2AD" wp14:editId="0084E2AE">
                                  <wp:extent cx="5572125" cy="1647825"/>
                                  <wp:effectExtent l="0" t="0" r="9525" b="9525"/>
                                  <wp:docPr id="36" name="Afbeelding 36" descr="maatvoering 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atvoering g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2125" cy="1647825"/>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7" id="Text Box 274" o:spid="_x0000_s1039" type="#_x0000_t202" style="position:absolute;left:0;text-align:left;margin-left:2.65pt;margin-top:9.05pt;width:447pt;height:261.2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" stroked="f">
                <v:textbox style="mso-fit-shape-to-text:t">
                  <w:txbxContent>
                    <w:p w14:paraId="0084E272" w14:textId="77777777" w:rsidR="00A43B9E" w:rsidRDefault="00A43B9E" w:rsidP="00373332">
                      <w:pPr>
                        <w:spacing w:line="240" w:lineRule="atLeast"/>
                      </w:pPr>
                      <w:r>
                        <w:rPr>
                          <w:noProof/>
                        </w:rPr>
                        <w:drawing>
                          <wp:inline distT="0" distB="0" distL="0" distR="0" wp14:anchorId="0084E2AB" wp14:editId="0084E2AC">
                            <wp:extent cx="5629275" cy="1581150"/>
                            <wp:effectExtent l="0" t="0" r="9525" b="0"/>
                            <wp:docPr id="35" name="Afbeelding 35" descr="maatvoering gra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atvoering grade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29275" cy="1581150"/>
                                    </a:xfrm>
                                    <a:prstGeom prst="rect">
                                      <a:avLst/>
                                    </a:prstGeom>
                                    <a:noFill/>
                                    <a:ln>
                                      <a:noFill/>
                                    </a:ln>
                                  </pic:spPr>
                                </pic:pic>
                              </a:graphicData>
                            </a:graphic>
                          </wp:inline>
                        </w:drawing>
                      </w:r>
                    </w:p>
                    <w:p w14:paraId="0084E273" w14:textId="77777777" w:rsidR="00A43B9E" w:rsidRDefault="00A43B9E" w:rsidP="00373332">
                      <w:pPr>
                        <w:spacing w:line="240" w:lineRule="atLeast"/>
                      </w:pPr>
                      <w:r>
                        <w:rPr>
                          <w:noProof/>
                        </w:rPr>
                        <w:drawing>
                          <wp:inline distT="0" distB="0" distL="0" distR="0" wp14:anchorId="0084E2AD" wp14:editId="0084E2AE">
                            <wp:extent cx="5572125" cy="1647825"/>
                            <wp:effectExtent l="0" t="0" r="9525" b="9525"/>
                            <wp:docPr id="36" name="Afbeelding 36" descr="maatvoering 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atvoering gon"/>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2125" cy="1647825"/>
                                    </a:xfrm>
                                    <a:prstGeom prst="rect">
                                      <a:avLst/>
                                    </a:prstGeom>
                                    <a:noFill/>
                                    <a:ln>
                                      <a:noFill/>
                                    </a:ln>
                                  </pic:spPr>
                                </pic:pic>
                              </a:graphicData>
                            </a:graphic>
                          </wp:inline>
                        </w:drawing>
                      </w:r>
                    </w:p>
                  </w:txbxContent>
                </v:textbox>
              </v:shape>
            </w:pict>
          </mc:Fallback>
        </mc:AlternateContent>
      </w:r>
      <w:r w:rsidR="00832E41">
        <w:rPr>
          <w:color w:val="000000"/>
          <w:lang w:val="en-US"/>
        </w:rPr>
        <w:br/>
      </w:r>
    </w:p>
    <w:p w14:paraId="0084DACE" w14:textId="77777777" w:rsidR="00832E41" w:rsidRPr="00B3179E" w:rsidRDefault="0060278F" w:rsidP="00373332">
      <w:pPr>
        <w:pStyle w:val="Kop4"/>
      </w:pPr>
      <w:r>
        <w:br w:type="page"/>
      </w:r>
      <w:bookmarkStart w:id="112" w:name="_Toc90923627"/>
      <w:r w:rsidR="00973761" w:rsidRPr="00B3179E">
        <w:lastRenderedPageBreak/>
        <w:t>4</w:t>
      </w:r>
      <w:r w:rsidR="00832E41" w:rsidRPr="00B3179E">
        <w:t>.</w:t>
      </w:r>
      <w:r w:rsidR="00255C38" w:rsidRPr="00B3179E">
        <w:t>5</w:t>
      </w:r>
      <w:r w:rsidRPr="00B3179E">
        <w:t>.7</w:t>
      </w:r>
      <w:r w:rsidR="00832E41" w:rsidRPr="00B3179E">
        <w:tab/>
        <w:t xml:space="preserve">Plaatsing van </w:t>
      </w:r>
      <w:proofErr w:type="spellStart"/>
      <w:r w:rsidR="00832E41" w:rsidRPr="00B3179E">
        <w:t>bemating</w:t>
      </w:r>
      <w:bookmarkEnd w:id="112"/>
      <w:proofErr w:type="spellEnd"/>
    </w:p>
    <w:p w14:paraId="0084DACF" w14:textId="6C27F80D" w:rsidR="00832E41" w:rsidRPr="00B3179E" w:rsidRDefault="00832E41" w:rsidP="00231F6C">
      <w:pPr>
        <w:numPr>
          <w:ilvl w:val="0"/>
          <w:numId w:val="69"/>
        </w:numPr>
      </w:pPr>
      <w:r w:rsidRPr="00B3179E">
        <w:t xml:space="preserve">Waar mogelijk moet de getalswaarde van de maat van een recht deel of boog/cirkel gecentreerd op de maatlijn worden geplaatst. De getalswaarde moet 1 mm boven de maatlijn worden geplaatst. Een maat moet van links naar rechts of van onder naar boven leesbaar zijn. Het lettertype voor de </w:t>
      </w:r>
      <w:proofErr w:type="spellStart"/>
      <w:r w:rsidRPr="00B3179E">
        <w:t>bemating</w:t>
      </w:r>
      <w:proofErr w:type="spellEnd"/>
      <w:r w:rsidRPr="00B3179E">
        <w:t xml:space="preserve"> heeft </w:t>
      </w:r>
      <w:r w:rsidR="005C3477">
        <w:t xml:space="preserve">afhankelijk van de toegepaste </w:t>
      </w:r>
      <w:r w:rsidR="003F6C5C">
        <w:t>STATUS</w:t>
      </w:r>
      <w:r w:rsidR="005C3477">
        <w:t xml:space="preserve"> </w:t>
      </w:r>
      <w:r w:rsidRPr="00B3179E">
        <w:t xml:space="preserve">een </w:t>
      </w:r>
      <w:r w:rsidR="004807DB" w:rsidRPr="00B3179E">
        <w:t>geplotte tekst</w:t>
      </w:r>
      <w:r w:rsidRPr="00B3179E">
        <w:t xml:space="preserve">hoogte van </w:t>
      </w:r>
      <w:r w:rsidR="005C3477">
        <w:t>1,8</w:t>
      </w:r>
      <w:r w:rsidR="0033310B">
        <w:t>mm</w:t>
      </w:r>
      <w:r w:rsidR="005C3477">
        <w:t xml:space="preserve"> </w:t>
      </w:r>
      <w:r w:rsidR="003F6C5C">
        <w:t xml:space="preserve">(BESTAAND) </w:t>
      </w:r>
      <w:r w:rsidR="005C3477">
        <w:t xml:space="preserve">of </w:t>
      </w:r>
      <w:r w:rsidRPr="00B3179E">
        <w:t>2,5 mm</w:t>
      </w:r>
      <w:r w:rsidR="0033310B">
        <w:t xml:space="preserve"> (overige)</w:t>
      </w:r>
      <w:r w:rsidRPr="00B3179E">
        <w:t>.</w:t>
      </w:r>
    </w:p>
    <w:p w14:paraId="0084DAD0" w14:textId="5463F352" w:rsidR="004807DB" w:rsidRPr="00B3179E" w:rsidRDefault="004807DB" w:rsidP="004807DB">
      <w:pPr>
        <w:pStyle w:val="Kop4"/>
      </w:pPr>
      <w:bookmarkStart w:id="113" w:name="_Toc90923628"/>
      <w:r w:rsidRPr="00B3179E">
        <w:rPr>
          <w:rFonts w:ascii="ZWAdobeF" w:hAnsi="ZWAdobeF" w:cs="ZWAdobeF"/>
          <w:b w:val="0"/>
          <w:sz w:val="2"/>
          <w:szCs w:val="2"/>
        </w:rPr>
        <w:t>28B</w:t>
      </w:r>
      <w:r w:rsidR="00973761" w:rsidRPr="00B3179E">
        <w:t>4</w:t>
      </w:r>
      <w:r w:rsidRPr="00B3179E">
        <w:t>.</w:t>
      </w:r>
      <w:r w:rsidR="00255C38" w:rsidRPr="00B3179E">
        <w:t>5.</w:t>
      </w:r>
      <w:r w:rsidR="0060278F" w:rsidRPr="00B3179E">
        <w:t>8</w:t>
      </w:r>
      <w:r w:rsidRPr="00B3179E">
        <w:tab/>
      </w:r>
      <w:r w:rsidR="004220A4">
        <w:t>Hoogtematen</w:t>
      </w:r>
      <w:bookmarkEnd w:id="113"/>
    </w:p>
    <w:p w14:paraId="656F7397" w14:textId="7A266C30" w:rsidR="00246B65" w:rsidRDefault="004807DB" w:rsidP="00957EDF">
      <w:pPr>
        <w:numPr>
          <w:ilvl w:val="0"/>
          <w:numId w:val="70"/>
        </w:numPr>
      </w:pPr>
      <w:r w:rsidRPr="00B3179E">
        <w:t xml:space="preserve">Hoogtematen boven een referentiepeil moeten worden aangeven met een plusteken (+) en beneden een referentiepeil met een minteken (-) voor de getalswaarde. Hoogtematen moeten worden aangeven in meters </w:t>
      </w:r>
      <w:r w:rsidR="0048430B" w:rsidRPr="00B3179E">
        <w:t xml:space="preserve">of in millimeters </w:t>
      </w:r>
      <w:r w:rsidRPr="00B3179E">
        <w:t>ten opzichte van N.A.P. of ten opzichte van een afgesproken peil</w:t>
      </w:r>
      <w:r w:rsidRPr="00513FBE">
        <w:t xml:space="preserve">. </w:t>
      </w:r>
      <w:r w:rsidR="00A97EF5" w:rsidRPr="00513FBE">
        <w:t>De vorm van de hoogteaanduiding is vrij, mits deze vorm consequent wordt gebruikt. In</w:t>
      </w:r>
      <w:r w:rsidRPr="00513FBE">
        <w:t xml:space="preserve"> </w:t>
      </w:r>
      <w:r w:rsidR="00A97EF5" w:rsidRPr="00513FBE">
        <w:t xml:space="preserve">de onderstaande figuur zijn verschillende voorbeelden gegeven. </w:t>
      </w:r>
      <w:r w:rsidRPr="00513FBE">
        <w:t>De</w:t>
      </w:r>
      <w:r w:rsidRPr="00B3179E">
        <w:t xml:space="preserve"> verwijzingslijn met tekst wordt getekend d.m.v. een lijn met een lengte afhankelijk van de bijgeplaatste tekst met de tekst boven de verwijzingslijn. Het lettertype voor </w:t>
      </w:r>
      <w:proofErr w:type="spellStart"/>
      <w:r w:rsidRPr="00B3179E">
        <w:t>bemating</w:t>
      </w:r>
      <w:proofErr w:type="spellEnd"/>
      <w:r w:rsidRPr="00B3179E">
        <w:t xml:space="preserve"> heeft een (geplotte) teksthoogte van </w:t>
      </w:r>
      <w:r w:rsidR="005E7332" w:rsidRPr="00997F60">
        <w:t>1,8</w:t>
      </w:r>
      <w:r w:rsidRPr="00997F60">
        <w:t xml:space="preserve"> mm</w:t>
      </w:r>
      <w:r w:rsidRPr="00B3179E">
        <w:t>. Bestaande maten moeten in cursief lettertype worden weergegeven, nieuwe maten moeten in recht lettertype worden</w:t>
      </w:r>
      <w:r w:rsidRPr="00297520">
        <w:t xml:space="preserve"> weergegeven. </w:t>
      </w:r>
      <w:r w:rsidR="00297520">
        <w:br/>
      </w:r>
      <w:r w:rsidR="0048430B">
        <w:br/>
      </w:r>
      <w:r w:rsidRPr="00297520">
        <w:t>Voorbeelden:</w:t>
      </w:r>
      <w:r w:rsidR="00146B6C">
        <w:rPr>
          <w:noProof/>
        </w:rPr>
        <mc:AlternateContent>
          <mc:Choice Requires="wps">
            <w:drawing>
              <wp:anchor distT="0" distB="0" distL="114300" distR="114300" simplePos="0" relativeHeight="251646464" behindDoc="0" locked="0" layoutInCell="1" allowOverlap="1" wp14:anchorId="0084E219" wp14:editId="0084E21A">
                <wp:simplePos x="0" y="0"/>
                <wp:positionH relativeFrom="column">
                  <wp:posOffset>0</wp:posOffset>
                </wp:positionH>
                <wp:positionV relativeFrom="paragraph">
                  <wp:posOffset>304800</wp:posOffset>
                </wp:positionV>
                <wp:extent cx="2968625" cy="1377950"/>
                <wp:effectExtent l="0" t="0" r="0" b="0"/>
                <wp:wrapSquare wrapText="bothSides"/>
                <wp:docPr id="120"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8625" cy="1377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4" w14:textId="165E3D77" w:rsidR="00A43B9E" w:rsidRPr="007F0673" w:rsidRDefault="00A43B9E" w:rsidP="002C3B62">
                            <w:pPr>
                              <w:spacing w:line="240" w:lineRule="atLeast"/>
                              <w:rPr>
                                <w:b/>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9" id="Text Box 326" o:spid="_x0000_s1040" type="#_x0000_t202" style="position:absolute;left:0;text-align:left;margin-left:0;margin-top:24pt;width:233.75pt;height:108.5pt;z-index:2516464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" stroked="f">
                <v:textbox style="mso-fit-shape-to-text:t">
                  <w:txbxContent>
                    <w:p w14:paraId="0084E274" w14:textId="165E3D77" w:rsidR="00A43B9E" w:rsidRPr="007F0673" w:rsidRDefault="00A43B9E" w:rsidP="002C3B62">
                      <w:pPr>
                        <w:spacing w:line="240" w:lineRule="atLeast"/>
                        <w:rPr>
                          <w:b/>
                        </w:rPr>
                      </w:pPr>
                    </w:p>
                  </w:txbxContent>
                </v:textbox>
                <w10:wrap type="square"/>
              </v:shape>
            </w:pict>
          </mc:Fallback>
        </mc:AlternateContent>
      </w:r>
      <w:r w:rsidR="00146B6C">
        <w:rPr>
          <w:noProof/>
        </w:rPr>
        <mc:AlternateContent>
          <mc:Choice Requires="wps">
            <w:drawing>
              <wp:anchor distT="0" distB="0" distL="114300" distR="114300" simplePos="0" relativeHeight="251647488" behindDoc="0" locked="0" layoutInCell="1" allowOverlap="1" wp14:anchorId="0084E21B" wp14:editId="0084E21C">
                <wp:simplePos x="0" y="0"/>
                <wp:positionH relativeFrom="column">
                  <wp:posOffset>234315</wp:posOffset>
                </wp:positionH>
                <wp:positionV relativeFrom="paragraph">
                  <wp:posOffset>1210310</wp:posOffset>
                </wp:positionV>
                <wp:extent cx="2308860" cy="2419985"/>
                <wp:effectExtent l="0" t="0" r="0" b="0"/>
                <wp:wrapSquare wrapText="bothSides"/>
                <wp:docPr id="119"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24199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5" w14:textId="07709952" w:rsidR="00A43B9E" w:rsidRPr="00D40FB5" w:rsidRDefault="00A43B9E" w:rsidP="002C3B62">
                            <w:pPr>
                              <w:spacing w:line="240" w:lineRule="atLeast"/>
                              <w:rPr>
                                <w:b/>
                              </w:rPr>
                            </w:pP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B" id="Text Box 327" o:spid="_x0000_s1041" type="#_x0000_t202" style="position:absolute;left:0;text-align:left;margin-left:18.45pt;margin-top:95.3pt;width:181.8pt;height:190.55pt;z-index:2516474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" stroked="f">
                <v:textbox style="mso-fit-shape-to-text:t">
                  <w:txbxContent>
                    <w:p w14:paraId="0084E275" w14:textId="07709952" w:rsidR="00A43B9E" w:rsidRPr="00D40FB5" w:rsidRDefault="00A43B9E" w:rsidP="002C3B62">
                      <w:pPr>
                        <w:spacing w:line="240" w:lineRule="atLeast"/>
                        <w:rPr>
                          <w:b/>
                        </w:rPr>
                      </w:pPr>
                    </w:p>
                  </w:txbxContent>
                </v:textbox>
                <w10:wrap type="square"/>
              </v:shape>
            </w:pict>
          </mc:Fallback>
        </mc:AlternateContent>
      </w:r>
    </w:p>
    <w:p w14:paraId="7715DE3C" w14:textId="31AC6D01" w:rsidR="00246B65" w:rsidRPr="00246B65" w:rsidRDefault="00246B65" w:rsidP="00957EDF"/>
    <w:p w14:paraId="7BC6F1A4" w14:textId="4ACFDB2E" w:rsidR="00246B65" w:rsidRPr="00246B65" w:rsidRDefault="005163D7" w:rsidP="00957EDF">
      <w:r>
        <w:rPr>
          <w:b/>
          <w:noProof/>
        </w:rPr>
        <w:drawing>
          <wp:anchor distT="0" distB="0" distL="114300" distR="114300" simplePos="0" relativeHeight="251709952" behindDoc="0" locked="0" layoutInCell="1" allowOverlap="1" wp14:anchorId="15AF8FC7" wp14:editId="231856FE">
            <wp:simplePos x="0" y="0"/>
            <wp:positionH relativeFrom="margin">
              <wp:align>left</wp:align>
            </wp:positionH>
            <wp:positionV relativeFrom="paragraph">
              <wp:posOffset>59055</wp:posOffset>
            </wp:positionV>
            <wp:extent cx="2781300" cy="1285875"/>
            <wp:effectExtent l="0" t="0" r="0" b="9525"/>
            <wp:wrapSquare wrapText="bothSides"/>
            <wp:docPr id="64" name="Afbeelding 64" descr="hoogteaandui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oogteaanduidi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781300" cy="1285875"/>
                    </a:xfrm>
                    <a:prstGeom prst="rect">
                      <a:avLst/>
                    </a:prstGeom>
                    <a:noFill/>
                    <a:ln>
                      <a:noFill/>
                    </a:ln>
                  </pic:spPr>
                </pic:pic>
              </a:graphicData>
            </a:graphic>
          </wp:anchor>
        </w:drawing>
      </w:r>
    </w:p>
    <w:p w14:paraId="6A1106FC" w14:textId="654AB7C2" w:rsidR="00246B65" w:rsidRPr="00246B65" w:rsidRDefault="00246B65" w:rsidP="00957EDF"/>
    <w:p w14:paraId="553068C3" w14:textId="37BF8EA3" w:rsidR="00246B65" w:rsidRPr="00246B65" w:rsidRDefault="00246B65" w:rsidP="00957EDF"/>
    <w:p w14:paraId="70E4EB5F" w14:textId="79F412D1" w:rsidR="00246B65" w:rsidRPr="00246B65" w:rsidRDefault="00246B65" w:rsidP="00957EDF"/>
    <w:p w14:paraId="4AC7566C" w14:textId="77777777" w:rsidR="005163D7" w:rsidRDefault="005163D7">
      <w:pPr>
        <w:overflowPunct/>
        <w:autoSpaceDE/>
        <w:autoSpaceDN/>
        <w:adjustRightInd/>
        <w:spacing w:line="240" w:lineRule="auto"/>
        <w:textAlignment w:val="auto"/>
        <w:rPr>
          <w:b/>
          <w:bCs/>
          <w:noProof/>
        </w:rPr>
      </w:pPr>
    </w:p>
    <w:p w14:paraId="75E65331" w14:textId="242F6F23" w:rsidR="00246B65" w:rsidRDefault="005163D7">
      <w:pPr>
        <w:overflowPunct/>
        <w:autoSpaceDE/>
        <w:autoSpaceDN/>
        <w:adjustRightInd/>
        <w:spacing w:line="240" w:lineRule="auto"/>
        <w:textAlignment w:val="auto"/>
        <w:rPr>
          <w:b/>
          <w:bCs/>
          <w:color w:val="00B0F0"/>
          <w:szCs w:val="28"/>
        </w:rPr>
      </w:pPr>
      <w:r>
        <w:rPr>
          <w:b/>
          <w:bCs/>
          <w:noProof/>
        </w:rPr>
        <w:drawing>
          <wp:anchor distT="0" distB="0" distL="114300" distR="114300" simplePos="0" relativeHeight="251710976" behindDoc="0" locked="0" layoutInCell="1" allowOverlap="1" wp14:anchorId="617DB752" wp14:editId="728F0896">
            <wp:simplePos x="0" y="0"/>
            <wp:positionH relativeFrom="column">
              <wp:posOffset>72390</wp:posOffset>
            </wp:positionH>
            <wp:positionV relativeFrom="paragraph">
              <wp:posOffset>688340</wp:posOffset>
            </wp:positionV>
            <wp:extent cx="2124075" cy="2324100"/>
            <wp:effectExtent l="0" t="0" r="9525" b="0"/>
            <wp:wrapSquare wrapText="bothSides"/>
            <wp:docPr id="57" name="Afbeelding 57" descr="hoog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oogten"/>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124075" cy="2324100"/>
                    </a:xfrm>
                    <a:prstGeom prst="rect">
                      <a:avLst/>
                    </a:prstGeom>
                    <a:noFill/>
                    <a:ln>
                      <a:noFill/>
                    </a:ln>
                  </pic:spPr>
                </pic:pic>
              </a:graphicData>
            </a:graphic>
          </wp:anchor>
        </w:drawing>
      </w:r>
      <w:r w:rsidR="00246B65">
        <w:br w:type="page"/>
      </w:r>
    </w:p>
    <w:p w14:paraId="0084DAD5" w14:textId="1BC0477D" w:rsidR="004807DB" w:rsidRPr="001210C4" w:rsidRDefault="00973761" w:rsidP="00944196">
      <w:pPr>
        <w:pStyle w:val="Kop4"/>
        <w:rPr>
          <w:rFonts w:ascii="ZWAdobeF" w:hAnsi="ZWAdobeF" w:cs="ZWAdobeF"/>
          <w:sz w:val="2"/>
          <w:szCs w:val="2"/>
        </w:rPr>
      </w:pPr>
      <w:bookmarkStart w:id="114" w:name="_Toc90923629"/>
      <w:r w:rsidRPr="001210C4">
        <w:lastRenderedPageBreak/>
        <w:t>4</w:t>
      </w:r>
      <w:r w:rsidR="004807DB" w:rsidRPr="001210C4">
        <w:t>.</w:t>
      </w:r>
      <w:r w:rsidR="00255C38" w:rsidRPr="00D238BD">
        <w:t>5</w:t>
      </w:r>
      <w:r w:rsidR="0060278F" w:rsidRPr="001210C4">
        <w:t>.9</w:t>
      </w:r>
      <w:r w:rsidR="004807DB" w:rsidRPr="001210C4">
        <w:t xml:space="preserve"> </w:t>
      </w:r>
      <w:r w:rsidR="004807DB" w:rsidRPr="001210C4">
        <w:tab/>
      </w:r>
      <w:proofErr w:type="spellStart"/>
      <w:r w:rsidR="000B3698" w:rsidRPr="001210C4">
        <w:t>M</w:t>
      </w:r>
      <w:r w:rsidR="004807DB" w:rsidRPr="001210C4">
        <w:t>etrering</w:t>
      </w:r>
      <w:bookmarkEnd w:id="114"/>
      <w:proofErr w:type="spellEnd"/>
    </w:p>
    <w:p w14:paraId="0084DAD6" w14:textId="6F990D2B" w:rsidR="004807DB" w:rsidRPr="000B3698" w:rsidRDefault="00146B6C" w:rsidP="00785D4A">
      <w:pPr>
        <w:ind w:left="3828" w:hanging="3828"/>
        <w:rPr>
          <w:b/>
        </w:rPr>
      </w:pPr>
      <w:r>
        <w:rPr>
          <w:noProof/>
        </w:rPr>
        <mc:AlternateContent>
          <mc:Choice Requires="wps">
            <w:drawing>
              <wp:anchor distT="0" distB="0" distL="114300" distR="114300" simplePos="0" relativeHeight="251623936" behindDoc="0" locked="0" layoutInCell="1" allowOverlap="1" wp14:anchorId="0084E21D" wp14:editId="0084E21E">
                <wp:simplePos x="0" y="0"/>
                <wp:positionH relativeFrom="column">
                  <wp:posOffset>-258445</wp:posOffset>
                </wp:positionH>
                <wp:positionV relativeFrom="paragraph">
                  <wp:posOffset>85090</wp:posOffset>
                </wp:positionV>
                <wp:extent cx="2637790" cy="4290060"/>
                <wp:effectExtent l="0" t="0" r="0" b="0"/>
                <wp:wrapSquare wrapText="bothSides"/>
                <wp:docPr id="118"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7790" cy="42900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6" w14:textId="77777777" w:rsidR="00A43B9E" w:rsidRPr="00C54720" w:rsidRDefault="00A43B9E" w:rsidP="004A63CA">
                            <w:pPr>
                              <w:spacing w:line="240" w:lineRule="atLeast"/>
                              <w:ind w:left="426"/>
                            </w:pPr>
                            <w:r>
                              <w:rPr>
                                <w:noProof/>
                              </w:rPr>
                              <w:drawing>
                                <wp:inline distT="0" distB="0" distL="0" distR="0" wp14:anchorId="0084E2B3" wp14:editId="0084E2B4">
                                  <wp:extent cx="1928975" cy="3714750"/>
                                  <wp:effectExtent l="0" t="0" r="0" b="0"/>
                                  <wp:docPr id="40" name="Afbeelding 40" descr="metr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etreri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31425" cy="3719467"/>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D" id="Text Box 199" o:spid="_x0000_s1042" type="#_x0000_t202" style="position:absolute;left:0;text-align:left;margin-left:-20.35pt;margin-top:6.7pt;width:207.7pt;height:337.8pt;z-index:2516239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" stroked="f">
                <v:textbox style="mso-fit-shape-to-text:t">
                  <w:txbxContent>
                    <w:p w14:paraId="0084E276" w14:textId="77777777" w:rsidR="00A43B9E" w:rsidRPr="00C54720" w:rsidRDefault="00A43B9E" w:rsidP="004A63CA">
                      <w:pPr>
                        <w:spacing w:line="240" w:lineRule="atLeast"/>
                        <w:ind w:left="426"/>
                      </w:pPr>
                      <w:r>
                        <w:rPr>
                          <w:noProof/>
                        </w:rPr>
                        <w:drawing>
                          <wp:inline distT="0" distB="0" distL="0" distR="0" wp14:anchorId="0084E2B3" wp14:editId="0084E2B4">
                            <wp:extent cx="1928975" cy="3714750"/>
                            <wp:effectExtent l="0" t="0" r="0" b="0"/>
                            <wp:docPr id="40" name="Afbeelding 40" descr="metr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etreri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31425" cy="3719467"/>
                                    </a:xfrm>
                                    <a:prstGeom prst="rect">
                                      <a:avLst/>
                                    </a:prstGeom>
                                    <a:noFill/>
                                    <a:ln>
                                      <a:noFill/>
                                    </a:ln>
                                  </pic:spPr>
                                </pic:pic>
                              </a:graphicData>
                            </a:graphic>
                          </wp:inline>
                        </w:drawing>
                      </w:r>
                    </w:p>
                  </w:txbxContent>
                </v:textbox>
                <w10:wrap type="square"/>
              </v:shape>
            </w:pict>
          </mc:Fallback>
        </mc:AlternateContent>
      </w:r>
      <w:r w:rsidR="00785D4A">
        <w:t>a.</w:t>
      </w:r>
      <w:r w:rsidR="00785D4A">
        <w:tab/>
      </w:r>
      <w:r w:rsidR="004807DB" w:rsidRPr="001210C4">
        <w:t xml:space="preserve">De </w:t>
      </w:r>
      <w:proofErr w:type="spellStart"/>
      <w:r w:rsidR="004807DB" w:rsidRPr="001210C4">
        <w:t>metrering</w:t>
      </w:r>
      <w:proofErr w:type="spellEnd"/>
      <w:r w:rsidR="004807DB" w:rsidRPr="001210C4">
        <w:t xml:space="preserve"> in een specifiek punt moet worden aangegeven met behulp van een lijn </w:t>
      </w:r>
      <w:r w:rsidR="004E1B79" w:rsidRPr="001210C4">
        <w:t>met tekst</w:t>
      </w:r>
      <w:r w:rsidR="00255C38" w:rsidRPr="001210C4">
        <w:t xml:space="preserve">. Het snijpunt tussen deze lijn en de as van het object (bijvoorbeeld de weg) </w:t>
      </w:r>
      <w:r w:rsidR="004807DB" w:rsidRPr="001210C4">
        <w:t>moet de locatie van het betreffende punt weergeven. De lijn moet in het betreffende punt loodrecht staan op de as van het</w:t>
      </w:r>
      <w:r w:rsidR="00255C38" w:rsidRPr="001210C4">
        <w:t xml:space="preserve"> object</w:t>
      </w:r>
      <w:r w:rsidR="004807DB" w:rsidRPr="001210C4">
        <w:t xml:space="preserve">, waarop de </w:t>
      </w:r>
      <w:proofErr w:type="spellStart"/>
      <w:r w:rsidR="004807DB" w:rsidRPr="001210C4">
        <w:t>metrering</w:t>
      </w:r>
      <w:proofErr w:type="spellEnd"/>
      <w:r w:rsidR="004807DB" w:rsidRPr="001210C4">
        <w:t xml:space="preserve"> betrekking heeft. De </w:t>
      </w:r>
      <w:r w:rsidR="004E1B79" w:rsidRPr="001210C4">
        <w:t xml:space="preserve">lengte van de </w:t>
      </w:r>
      <w:r w:rsidR="004807DB" w:rsidRPr="001210C4">
        <w:t xml:space="preserve">lijn </w:t>
      </w:r>
      <w:r w:rsidR="00297520" w:rsidRPr="001210C4">
        <w:t xml:space="preserve">is </w:t>
      </w:r>
      <w:r w:rsidR="004807DB" w:rsidRPr="001210C4">
        <w:t>afhankelijk van de bijgeplaatste tekst</w:t>
      </w:r>
      <w:r w:rsidR="004E1B79" w:rsidRPr="001210C4">
        <w:t xml:space="preserve">, </w:t>
      </w:r>
      <w:r w:rsidR="004807DB" w:rsidRPr="001210C4">
        <w:t xml:space="preserve">conform </w:t>
      </w:r>
      <w:commentRangeStart w:id="115"/>
      <w:r w:rsidR="004807DB" w:rsidRPr="001210C4">
        <w:t>NEN-ISO 128-22:1999.</w:t>
      </w:r>
      <w:r w:rsidR="004E1B79" w:rsidRPr="001210C4">
        <w:t xml:space="preserve"> </w:t>
      </w:r>
      <w:commentRangeEnd w:id="115"/>
      <w:r w:rsidR="00721F03">
        <w:rPr>
          <w:rStyle w:val="Verwijzingopmerking"/>
        </w:rPr>
        <w:commentReference w:id="115"/>
      </w:r>
      <w:r w:rsidR="00C74170" w:rsidRPr="00C74170">
        <w:t xml:space="preserve"> </w:t>
      </w:r>
      <w:r w:rsidR="00C74170" w:rsidRPr="00B3179E">
        <w:t xml:space="preserve">Het lettertype voor de </w:t>
      </w:r>
      <w:proofErr w:type="spellStart"/>
      <w:r w:rsidR="00C74170" w:rsidRPr="00B3179E">
        <w:t>bemating</w:t>
      </w:r>
      <w:proofErr w:type="spellEnd"/>
      <w:r w:rsidR="00C74170" w:rsidRPr="00B3179E">
        <w:t xml:space="preserve"> heeft </w:t>
      </w:r>
      <w:r w:rsidR="00C74170">
        <w:t xml:space="preserve">afhankelijk van de toegepaste STATUS </w:t>
      </w:r>
      <w:r w:rsidR="00C74170" w:rsidRPr="00B3179E">
        <w:t xml:space="preserve">een geplotte teksthoogte van </w:t>
      </w:r>
      <w:r w:rsidR="00C74170">
        <w:t xml:space="preserve">1,8mm (BESTAAND) of </w:t>
      </w:r>
      <w:r w:rsidR="00C74170" w:rsidRPr="00B3179E">
        <w:t>2,5 mm</w:t>
      </w:r>
      <w:r w:rsidR="00C74170">
        <w:t xml:space="preserve"> (overige)</w:t>
      </w:r>
      <w:r w:rsidR="00C74170" w:rsidRPr="00B3179E">
        <w:t>.</w:t>
      </w:r>
      <w:r w:rsidR="004807DB" w:rsidRPr="00BD1052">
        <w:t xml:space="preserve"> </w:t>
      </w:r>
      <w:r w:rsidR="00B70D5B">
        <w:br/>
      </w:r>
    </w:p>
    <w:p w14:paraId="0084DAD7" w14:textId="77777777" w:rsidR="000B3698" w:rsidRDefault="000B3698" w:rsidP="000B3698">
      <w:pPr>
        <w:rPr>
          <w:b/>
        </w:rPr>
      </w:pPr>
    </w:p>
    <w:p w14:paraId="0084DAD8" w14:textId="77777777" w:rsidR="004807DB" w:rsidRDefault="004807DB" w:rsidP="000B3698">
      <w:pPr>
        <w:rPr>
          <w:b/>
        </w:rPr>
      </w:pPr>
    </w:p>
    <w:p w14:paraId="0084DAD9" w14:textId="77777777" w:rsidR="00F63652" w:rsidRDefault="00F63652" w:rsidP="000B3698">
      <w:pPr>
        <w:rPr>
          <w:b/>
        </w:rPr>
      </w:pPr>
    </w:p>
    <w:p w14:paraId="0084DADA" w14:textId="77777777" w:rsidR="000B3698" w:rsidRDefault="000B3698" w:rsidP="000B3698">
      <w:pPr>
        <w:rPr>
          <w:b/>
        </w:rPr>
      </w:pPr>
    </w:p>
    <w:p w14:paraId="0084DADB" w14:textId="77777777" w:rsidR="000B3698" w:rsidRDefault="000B3698" w:rsidP="000B3698">
      <w:pPr>
        <w:rPr>
          <w:b/>
        </w:rPr>
      </w:pPr>
    </w:p>
    <w:p w14:paraId="0084DADC" w14:textId="77777777" w:rsidR="003B29BD" w:rsidRDefault="003B29BD" w:rsidP="000B3698">
      <w:pPr>
        <w:rPr>
          <w:b/>
        </w:rPr>
      </w:pPr>
    </w:p>
    <w:p w14:paraId="0084DADD" w14:textId="77777777" w:rsidR="003B29BD" w:rsidRDefault="003B29BD" w:rsidP="000B3698">
      <w:pPr>
        <w:rPr>
          <w:b/>
        </w:rPr>
      </w:pPr>
    </w:p>
    <w:p w14:paraId="0084DADE" w14:textId="77777777" w:rsidR="003B29BD" w:rsidRDefault="003B29BD" w:rsidP="000B3698">
      <w:pPr>
        <w:rPr>
          <w:b/>
        </w:rPr>
      </w:pPr>
    </w:p>
    <w:p w14:paraId="0084DADF" w14:textId="77777777" w:rsidR="003B29BD" w:rsidRDefault="003B29BD" w:rsidP="000B3698">
      <w:pPr>
        <w:rPr>
          <w:b/>
        </w:rPr>
      </w:pPr>
    </w:p>
    <w:p w14:paraId="0084DAE0" w14:textId="77777777" w:rsidR="003B29BD" w:rsidRDefault="003B29BD" w:rsidP="000B3698">
      <w:pPr>
        <w:rPr>
          <w:b/>
        </w:rPr>
      </w:pPr>
    </w:p>
    <w:p w14:paraId="0084DAE1" w14:textId="77777777" w:rsidR="003B29BD" w:rsidRDefault="003B29BD" w:rsidP="000B3698">
      <w:pPr>
        <w:rPr>
          <w:b/>
        </w:rPr>
      </w:pPr>
    </w:p>
    <w:p w14:paraId="0084DAE2" w14:textId="77777777" w:rsidR="00F63652" w:rsidRDefault="00F63652" w:rsidP="000B3698">
      <w:pPr>
        <w:rPr>
          <w:b/>
        </w:rPr>
      </w:pPr>
    </w:p>
    <w:p w14:paraId="0084DAE3" w14:textId="77777777" w:rsidR="00D213DA" w:rsidRPr="000B3698" w:rsidRDefault="00D213DA" w:rsidP="00D213DA">
      <w:pPr>
        <w:pStyle w:val="Kop4"/>
        <w:rPr>
          <w:color w:val="000000"/>
        </w:rPr>
      </w:pPr>
      <w:bookmarkStart w:id="116" w:name="_Toc90923630"/>
      <w:r>
        <w:rPr>
          <w:rFonts w:ascii="ZWAdobeF" w:hAnsi="ZWAdobeF" w:cs="ZWAdobeF"/>
          <w:b w:val="0"/>
          <w:sz w:val="2"/>
          <w:szCs w:val="2"/>
        </w:rPr>
        <w:lastRenderedPageBreak/>
        <w:t>30B</w:t>
      </w:r>
      <w:r w:rsidR="00973761">
        <w:t>4</w:t>
      </w:r>
      <w:r>
        <w:t>.</w:t>
      </w:r>
      <w:r w:rsidR="00255C38" w:rsidRPr="005906EC">
        <w:t>5</w:t>
      </w:r>
      <w:r w:rsidR="000B3698">
        <w:t>.10</w:t>
      </w:r>
      <w:r>
        <w:tab/>
      </w:r>
      <w:r w:rsidRPr="00BB5B39">
        <w:t>Alignementen</w:t>
      </w:r>
      <w:bookmarkEnd w:id="116"/>
    </w:p>
    <w:p w14:paraId="0084DAE4" w14:textId="2092CDC1" w:rsidR="000B3698" w:rsidRDefault="00146B6C" w:rsidP="00231F6C">
      <w:pPr>
        <w:numPr>
          <w:ilvl w:val="0"/>
          <w:numId w:val="71"/>
        </w:numPr>
        <w:ind w:left="3828" w:hanging="3828"/>
      </w:pPr>
      <w:r>
        <w:rPr>
          <w:noProof/>
        </w:rPr>
        <mc:AlternateContent>
          <mc:Choice Requires="wps">
            <w:drawing>
              <wp:anchor distT="0" distB="0" distL="114300" distR="114300" simplePos="0" relativeHeight="251624960" behindDoc="0" locked="0" layoutInCell="1" allowOverlap="1" wp14:anchorId="0084E21F" wp14:editId="0FBA1C0C">
                <wp:simplePos x="0" y="0"/>
                <wp:positionH relativeFrom="column">
                  <wp:posOffset>-22860</wp:posOffset>
                </wp:positionH>
                <wp:positionV relativeFrom="paragraph">
                  <wp:posOffset>135255</wp:posOffset>
                </wp:positionV>
                <wp:extent cx="2144395" cy="3517265"/>
                <wp:effectExtent l="0" t="0" r="8255" b="3810"/>
                <wp:wrapSquare wrapText="bothSides"/>
                <wp:docPr id="117"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4395" cy="351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7" w14:textId="77777777" w:rsidR="00A43B9E" w:rsidRDefault="00A43B9E" w:rsidP="00785D4A">
                            <w:pPr>
                              <w:spacing w:line="240" w:lineRule="atLeast"/>
                              <w:ind w:hanging="426"/>
                            </w:pPr>
                            <w:r>
                              <w:rPr>
                                <w:noProof/>
                              </w:rPr>
                              <w:drawing>
                                <wp:inline distT="0" distB="0" distL="0" distR="0" wp14:anchorId="0084E2B5" wp14:editId="0084E2B6">
                                  <wp:extent cx="2062480" cy="3200400"/>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62898" cy="3201049"/>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1F" id="Text Box 201" o:spid="_x0000_s1043" type="#_x0000_t202" style="position:absolute;left:0;text-align:left;margin-left:-1.8pt;margin-top:10.65pt;width:168.85pt;height:276.9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" stroked="f">
                <v:textbox style="mso-fit-shape-to-text:t">
                  <w:txbxContent>
                    <w:p w14:paraId="0084E277" w14:textId="77777777" w:rsidR="00A43B9E" w:rsidRDefault="00A43B9E" w:rsidP="00785D4A">
                      <w:pPr>
                        <w:spacing w:line="240" w:lineRule="atLeast"/>
                        <w:ind w:hanging="426"/>
                      </w:pPr>
                      <w:r>
                        <w:rPr>
                          <w:noProof/>
                        </w:rPr>
                        <w:drawing>
                          <wp:inline distT="0" distB="0" distL="0" distR="0" wp14:anchorId="0084E2B5" wp14:editId="0084E2B6">
                            <wp:extent cx="2062480" cy="3200400"/>
                            <wp:effectExtent l="0" t="0" r="0" b="0"/>
                            <wp:docPr id="41" name="Afbeelding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62898" cy="3201049"/>
                                    </a:xfrm>
                                    <a:prstGeom prst="rect">
                                      <a:avLst/>
                                    </a:prstGeom>
                                    <a:noFill/>
                                    <a:ln>
                                      <a:noFill/>
                                    </a:ln>
                                  </pic:spPr>
                                </pic:pic>
                              </a:graphicData>
                            </a:graphic>
                          </wp:inline>
                        </w:drawing>
                      </w:r>
                    </w:p>
                  </w:txbxContent>
                </v:textbox>
                <w10:wrap type="square"/>
              </v:shape>
            </w:pict>
          </mc:Fallback>
        </mc:AlternateContent>
      </w:r>
      <w:r w:rsidR="000B3698" w:rsidRPr="00BA42F1">
        <w:t xml:space="preserve">Het horizontale </w:t>
      </w:r>
      <w:r w:rsidR="000B3698">
        <w:t>alignement moet</w:t>
      </w:r>
      <w:r w:rsidR="000B3698" w:rsidRPr="00BA42F1">
        <w:t xml:space="preserve"> worden aangegeven met de stralen</w:t>
      </w:r>
      <w:r w:rsidR="002C5162">
        <w:t xml:space="preserve"> en toegepaste A-waarde indien een overgangsboog is gehanteerd</w:t>
      </w:r>
      <w:r w:rsidR="000B3698" w:rsidRPr="00BA42F1">
        <w:t>. Hiervoor moet een rechte aanhaallijn worden gebruikt</w:t>
      </w:r>
      <w:r w:rsidR="00255C38">
        <w:t>.</w:t>
      </w:r>
      <w:r w:rsidR="000B3698" w:rsidRPr="00BA42F1">
        <w:t xml:space="preserve"> De bijgeplaatste tekst moet boven of onder de aanhaallijn worden geplaatst. Het lettertype voor </w:t>
      </w:r>
      <w:proofErr w:type="spellStart"/>
      <w:r w:rsidR="000B3698" w:rsidRPr="00BA42F1">
        <w:t>bemating</w:t>
      </w:r>
      <w:proofErr w:type="spellEnd"/>
      <w:r w:rsidR="000B3698" w:rsidRPr="00BA42F1">
        <w:t xml:space="preserve"> heeft een geplotte teksthoogte van 2,5 mm. </w:t>
      </w:r>
      <w:r w:rsidR="000B3698">
        <w:t xml:space="preserve">De straal wordt voorafgegaan door Rh= en de A waarde door </w:t>
      </w:r>
      <w:commentRangeStart w:id="117"/>
      <w:commentRangeStart w:id="118"/>
      <w:r w:rsidR="000B3698">
        <w:t>A</w:t>
      </w:r>
      <w:commentRangeEnd w:id="117"/>
      <w:r w:rsidR="009676DE">
        <w:rPr>
          <w:rStyle w:val="Verwijzingopmerking"/>
        </w:rPr>
        <w:commentReference w:id="117"/>
      </w:r>
      <w:commentRangeEnd w:id="118"/>
      <w:r w:rsidR="00D47A2E">
        <w:rPr>
          <w:rStyle w:val="Verwijzingopmerking"/>
        </w:rPr>
        <w:commentReference w:id="118"/>
      </w:r>
      <w:r w:rsidR="000B3698">
        <w:t>=.</w:t>
      </w:r>
    </w:p>
    <w:p w14:paraId="0084DAE5" w14:textId="77777777" w:rsidR="000B3698" w:rsidRDefault="000B3698" w:rsidP="000B3698"/>
    <w:p w14:paraId="0084DAE6" w14:textId="3463304B" w:rsidR="00785D4A" w:rsidRDefault="00785D4A" w:rsidP="000B3698"/>
    <w:p w14:paraId="0084DAE7" w14:textId="27D12159" w:rsidR="00785D4A" w:rsidRDefault="00785D4A" w:rsidP="000B3698"/>
    <w:p w14:paraId="0084DAE8" w14:textId="5D45E8EF" w:rsidR="00785D4A" w:rsidRDefault="00785D4A" w:rsidP="000B3698"/>
    <w:p w14:paraId="0084DAE9" w14:textId="77777777" w:rsidR="00785D4A" w:rsidRDefault="00785D4A" w:rsidP="000B3698"/>
    <w:p w14:paraId="0084DAEA" w14:textId="7946EDDF" w:rsidR="00785D4A" w:rsidRDefault="00785D4A" w:rsidP="000B3698"/>
    <w:p w14:paraId="0084DAEB" w14:textId="77777777" w:rsidR="00785D4A" w:rsidRDefault="00785D4A" w:rsidP="000B3698"/>
    <w:p w14:paraId="0084DAEC" w14:textId="2FC95449" w:rsidR="00785D4A" w:rsidRDefault="00785D4A" w:rsidP="000B3698"/>
    <w:p w14:paraId="0084DAED" w14:textId="77777777" w:rsidR="00785D4A" w:rsidRDefault="00785D4A" w:rsidP="000B3698"/>
    <w:p w14:paraId="0084DAEE" w14:textId="77777777" w:rsidR="00785D4A" w:rsidRDefault="00785D4A" w:rsidP="000B3698"/>
    <w:p w14:paraId="0084DAEF" w14:textId="77777777" w:rsidR="00785D4A" w:rsidRDefault="00785D4A" w:rsidP="000B3698"/>
    <w:p w14:paraId="0084DAF0" w14:textId="6AD8CA6B" w:rsidR="00785D4A" w:rsidRDefault="00785D4A" w:rsidP="000B3698"/>
    <w:p w14:paraId="0084DAF2" w14:textId="05EC2808" w:rsidR="00D213DA" w:rsidRDefault="009F2BEF" w:rsidP="008F7C3E">
      <w:pPr>
        <w:numPr>
          <w:ilvl w:val="0"/>
          <w:numId w:val="71"/>
        </w:numPr>
        <w:spacing w:line="240" w:lineRule="atLeast"/>
        <w:ind w:left="350" w:hanging="350"/>
      </w:pPr>
      <w:r>
        <w:rPr>
          <w:noProof/>
        </w:rPr>
        <w:drawing>
          <wp:anchor distT="0" distB="0" distL="114300" distR="114300" simplePos="0" relativeHeight="251625984" behindDoc="1" locked="0" layoutInCell="1" allowOverlap="1" wp14:anchorId="0084E221" wp14:editId="374238FD">
            <wp:simplePos x="0" y="0"/>
            <wp:positionH relativeFrom="column">
              <wp:posOffset>100965</wp:posOffset>
            </wp:positionH>
            <wp:positionV relativeFrom="paragraph">
              <wp:posOffset>789305</wp:posOffset>
            </wp:positionV>
            <wp:extent cx="4754880" cy="3368040"/>
            <wp:effectExtent l="0" t="0" r="7620" b="3810"/>
            <wp:wrapNone/>
            <wp:docPr id="202" name="Afbeelding 202" descr="Drawing3-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Drawing3-Model"/>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754880" cy="3368040"/>
                    </a:xfrm>
                    <a:prstGeom prst="rect">
                      <a:avLst/>
                    </a:prstGeom>
                    <a:noFill/>
                  </pic:spPr>
                </pic:pic>
              </a:graphicData>
            </a:graphic>
            <wp14:sizeRelH relativeFrom="page">
              <wp14:pctWidth>0</wp14:pctWidth>
            </wp14:sizeRelH>
            <wp14:sizeRelV relativeFrom="page">
              <wp14:pctHeight>0</wp14:pctHeight>
            </wp14:sizeRelV>
          </wp:anchor>
        </w:drawing>
      </w:r>
      <w:r w:rsidR="008A2204" w:rsidRPr="00BA42F1">
        <w:t xml:space="preserve">Het </w:t>
      </w:r>
      <w:r w:rsidR="003B29BD">
        <w:t>vertic</w:t>
      </w:r>
      <w:r w:rsidR="003B29BD" w:rsidRPr="00BA42F1">
        <w:t>ale</w:t>
      </w:r>
      <w:r w:rsidR="008A2204" w:rsidRPr="00BA42F1">
        <w:t xml:space="preserve"> </w:t>
      </w:r>
      <w:r w:rsidR="008A2204">
        <w:t>alignement moet</w:t>
      </w:r>
      <w:r w:rsidR="008A2204" w:rsidRPr="00BA42F1">
        <w:t xml:space="preserve"> </w:t>
      </w:r>
      <w:r w:rsidR="008A2204">
        <w:t xml:space="preserve">worden aangegeven met de straal en lengte van de top- en </w:t>
      </w:r>
      <w:proofErr w:type="spellStart"/>
      <w:r w:rsidR="008A2204">
        <w:t>dalbogen</w:t>
      </w:r>
      <w:proofErr w:type="spellEnd"/>
      <w:r w:rsidR="008A2204">
        <w:t xml:space="preserve"> en met de </w:t>
      </w:r>
      <w:proofErr w:type="spellStart"/>
      <w:r w:rsidR="008A2204">
        <w:t>metrering</w:t>
      </w:r>
      <w:proofErr w:type="spellEnd"/>
      <w:r w:rsidR="008A2204">
        <w:t xml:space="preserve"> en hoogte van de tangent en knikpunten.</w:t>
      </w:r>
      <w:r w:rsidR="008A2204" w:rsidRPr="00BA42F1">
        <w:t xml:space="preserve"> </w:t>
      </w:r>
      <w:r w:rsidR="008A2204">
        <w:t xml:space="preserve">De straal en lengte van de boog worden aangegeven boven een horizontale lijn die aan weerskanten via twee </w:t>
      </w:r>
      <w:r w:rsidR="003B29BD">
        <w:t>verticale</w:t>
      </w:r>
      <w:r w:rsidR="008A2204">
        <w:t xml:space="preserve"> uithaallijnen naar het begin en einde van de boogeinden lopen.</w:t>
      </w:r>
      <w:r w:rsidR="008A2204" w:rsidRPr="00BA42F1">
        <w:t xml:space="preserve"> </w:t>
      </w:r>
      <w:r w:rsidR="008A2204">
        <w:t>De straal heeft een voorlooptekst "Rv=", de lengte "L=" en de hoogte "H=".</w:t>
      </w:r>
      <w:r w:rsidR="008A2204">
        <w:br/>
        <w:t xml:space="preserve">Boven het midden van de rechten moet een hellingpercentage worden geplaatst met een voorlooptekst "Helling=" en een percentage teken aan het eind. </w:t>
      </w:r>
      <w:r w:rsidR="008A2204">
        <w:br/>
      </w:r>
      <w:r w:rsidR="00E03BCF" w:rsidRPr="00B3179E">
        <w:t xml:space="preserve">Het lettertype voor de </w:t>
      </w:r>
      <w:proofErr w:type="spellStart"/>
      <w:r w:rsidR="00E03BCF" w:rsidRPr="00B3179E">
        <w:t>bemating</w:t>
      </w:r>
      <w:proofErr w:type="spellEnd"/>
      <w:r w:rsidR="00E03BCF" w:rsidRPr="00B3179E">
        <w:t xml:space="preserve"> heeft </w:t>
      </w:r>
      <w:r w:rsidR="00E03BCF">
        <w:t xml:space="preserve">afhankelijk van de toegepaste STATUS </w:t>
      </w:r>
      <w:r w:rsidR="00E03BCF" w:rsidRPr="00B3179E">
        <w:t xml:space="preserve">een geplotte teksthoogte van </w:t>
      </w:r>
      <w:r w:rsidR="00E03BCF">
        <w:t xml:space="preserve">1,8mm (BESTAAND) of </w:t>
      </w:r>
      <w:r w:rsidR="00E03BCF" w:rsidRPr="00B3179E">
        <w:t>2,5 mm</w:t>
      </w:r>
      <w:r w:rsidR="00E03BCF">
        <w:t xml:space="preserve"> (overige)</w:t>
      </w:r>
      <w:r w:rsidR="00E03BCF" w:rsidRPr="00B3179E">
        <w:t>.</w:t>
      </w:r>
    </w:p>
    <w:p w14:paraId="0084DAF3" w14:textId="00AFD65A" w:rsidR="00D213DA" w:rsidRDefault="00D213DA" w:rsidP="00D213DA"/>
    <w:p w14:paraId="0084DAF4" w14:textId="2E0D10C5" w:rsidR="008A2204" w:rsidRDefault="008A2204" w:rsidP="008A2204"/>
    <w:p w14:paraId="0084DAF5" w14:textId="3A4E5A15" w:rsidR="008A2204" w:rsidRDefault="008A2204" w:rsidP="008A2204"/>
    <w:p w14:paraId="0084DAF6" w14:textId="77777777" w:rsidR="008A2204" w:rsidRDefault="008A2204" w:rsidP="008A2204"/>
    <w:p w14:paraId="0084DAF7" w14:textId="77777777" w:rsidR="008A2204" w:rsidRDefault="008A2204" w:rsidP="008A2204"/>
    <w:p w14:paraId="0084DAF8" w14:textId="77777777" w:rsidR="008A2204" w:rsidRDefault="008A2204" w:rsidP="008A2204"/>
    <w:p w14:paraId="0084DAF9" w14:textId="77777777" w:rsidR="008A2204" w:rsidRDefault="008A2204" w:rsidP="008A2204"/>
    <w:p w14:paraId="0084DAFA" w14:textId="77777777" w:rsidR="008A2204" w:rsidRDefault="008A2204" w:rsidP="008A2204"/>
    <w:p w14:paraId="0084DAFB" w14:textId="77777777" w:rsidR="008A2204" w:rsidRDefault="008A2204" w:rsidP="008A2204"/>
    <w:p w14:paraId="0084DAFC" w14:textId="77777777" w:rsidR="008A2204" w:rsidRDefault="008A2204" w:rsidP="008A2204"/>
    <w:p w14:paraId="0084DAFD" w14:textId="77777777" w:rsidR="008A2204" w:rsidRDefault="008A2204" w:rsidP="008A2204"/>
    <w:p w14:paraId="0084DB01" w14:textId="77777777" w:rsidR="008A2204" w:rsidRDefault="008A2204" w:rsidP="008A2204"/>
    <w:p w14:paraId="0084DB02" w14:textId="77777777" w:rsidR="008A2204" w:rsidRDefault="008A2204" w:rsidP="008A2204"/>
    <w:p w14:paraId="0084DB03" w14:textId="77777777" w:rsidR="008A2204" w:rsidRDefault="008A2204" w:rsidP="008A2204"/>
    <w:p w14:paraId="0084DB04" w14:textId="77777777" w:rsidR="008A2204" w:rsidRDefault="008A2204" w:rsidP="008A2204"/>
    <w:p w14:paraId="0084DB05" w14:textId="77777777" w:rsidR="008A2204" w:rsidRDefault="008A2204" w:rsidP="008A2204"/>
    <w:p w14:paraId="737DE8C1" w14:textId="77777777" w:rsidR="00F13833" w:rsidRDefault="00F13833">
      <w:pPr>
        <w:overflowPunct/>
        <w:autoSpaceDE/>
        <w:autoSpaceDN/>
        <w:adjustRightInd/>
        <w:spacing w:line="240" w:lineRule="auto"/>
        <w:textAlignment w:val="auto"/>
        <w:rPr>
          <w:b/>
          <w:bCs/>
          <w:color w:val="00B0F0"/>
          <w:szCs w:val="28"/>
        </w:rPr>
      </w:pPr>
      <w:r>
        <w:br w:type="page"/>
      </w:r>
    </w:p>
    <w:p w14:paraId="0084DB06" w14:textId="292E624D" w:rsidR="00D213DA" w:rsidRPr="00513FBE" w:rsidRDefault="00973761" w:rsidP="00D213DA">
      <w:pPr>
        <w:pStyle w:val="Kop4"/>
      </w:pPr>
      <w:bookmarkStart w:id="119" w:name="_Toc90923631"/>
      <w:r w:rsidRPr="00513FBE">
        <w:lastRenderedPageBreak/>
        <w:t>4</w:t>
      </w:r>
      <w:r w:rsidR="00D213DA" w:rsidRPr="00513FBE">
        <w:t>.</w:t>
      </w:r>
      <w:r w:rsidR="00255C38" w:rsidRPr="00513FBE">
        <w:t>5</w:t>
      </w:r>
      <w:r w:rsidR="008A2204" w:rsidRPr="00513FBE">
        <w:t>.11</w:t>
      </w:r>
      <w:r w:rsidR="00D213DA" w:rsidRPr="00513FBE">
        <w:tab/>
        <w:t>Coördinaten</w:t>
      </w:r>
      <w:bookmarkEnd w:id="119"/>
    </w:p>
    <w:p w14:paraId="0084DB07" w14:textId="72830756" w:rsidR="00D213DA" w:rsidRDefault="00D213DA" w:rsidP="00231F6C">
      <w:pPr>
        <w:numPr>
          <w:ilvl w:val="0"/>
          <w:numId w:val="72"/>
        </w:numPr>
      </w:pPr>
      <w:r w:rsidRPr="00513FBE">
        <w:t xml:space="preserve">Coördinaten moeten worden aangegeven in de relevante punten. Hiervoor </w:t>
      </w:r>
      <w:r w:rsidR="009D4F29">
        <w:t>k</w:t>
      </w:r>
      <w:r w:rsidR="00B379B9">
        <w:t xml:space="preserve">unnen de symbolen uit de bibliotheek SAL gebruikt worden. </w:t>
      </w:r>
    </w:p>
    <w:p w14:paraId="0084DB08" w14:textId="77777777" w:rsidR="0049766F" w:rsidRDefault="00785D4A" w:rsidP="0049766F">
      <w:r>
        <w:rPr>
          <w:noProof/>
        </w:rPr>
        <w:drawing>
          <wp:anchor distT="0" distB="0" distL="114300" distR="114300" simplePos="0" relativeHeight="251638272" behindDoc="0" locked="0" layoutInCell="1" allowOverlap="1" wp14:anchorId="0084E223" wp14:editId="470CB197">
            <wp:simplePos x="0" y="0"/>
            <wp:positionH relativeFrom="column">
              <wp:posOffset>281940</wp:posOffset>
            </wp:positionH>
            <wp:positionV relativeFrom="paragraph">
              <wp:posOffset>103505</wp:posOffset>
            </wp:positionV>
            <wp:extent cx="4343400" cy="2046224"/>
            <wp:effectExtent l="0" t="0" r="0" b="0"/>
            <wp:wrapSquare wrapText="bothSides"/>
            <wp:docPr id="316" name="Afbeelding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343400" cy="2046224"/>
                    </a:xfrm>
                    <a:prstGeom prst="rect">
                      <a:avLst/>
                    </a:prstGeom>
                    <a:noFill/>
                  </pic:spPr>
                </pic:pic>
              </a:graphicData>
            </a:graphic>
            <wp14:sizeRelH relativeFrom="page">
              <wp14:pctWidth>0</wp14:pctWidth>
            </wp14:sizeRelH>
            <wp14:sizeRelV relativeFrom="page">
              <wp14:pctHeight>0</wp14:pctHeight>
            </wp14:sizeRelV>
          </wp:anchor>
        </w:drawing>
      </w:r>
    </w:p>
    <w:p w14:paraId="0084DB09" w14:textId="77777777" w:rsidR="0049766F" w:rsidRDefault="0049766F" w:rsidP="0049766F"/>
    <w:p w14:paraId="0084DB0A" w14:textId="77777777" w:rsidR="0049766F" w:rsidRDefault="0049766F" w:rsidP="0049766F"/>
    <w:p w14:paraId="0084DB14" w14:textId="4319BC7C" w:rsidR="008B6891" w:rsidRDefault="00D213DA" w:rsidP="00957EDF">
      <w:pPr>
        <w:rPr>
          <w:rFonts w:ascii="ZWAdobeF" w:hAnsi="ZWAdobeF" w:cs="ZWAdobeF"/>
          <w:sz w:val="2"/>
          <w:szCs w:val="2"/>
        </w:rPr>
      </w:pPr>
      <w:r>
        <w:br w:type="page"/>
      </w:r>
    </w:p>
    <w:p w14:paraId="00B53072" w14:textId="1AAF8C41" w:rsidR="00A57F31" w:rsidRPr="00834061" w:rsidRDefault="00A57F31" w:rsidP="00A57F31">
      <w:pPr>
        <w:pStyle w:val="Kop4"/>
      </w:pPr>
      <w:bookmarkStart w:id="120" w:name="_Toc90923632"/>
      <w:commentRangeStart w:id="121"/>
      <w:r w:rsidRPr="00834061">
        <w:lastRenderedPageBreak/>
        <w:t xml:space="preserve">4.5.12 </w:t>
      </w:r>
      <w:r w:rsidRPr="00834061">
        <w:tab/>
        <w:t>Benaming van maatvoeringstijlen</w:t>
      </w:r>
      <w:bookmarkEnd w:id="120"/>
      <w:commentRangeEnd w:id="121"/>
      <w:r w:rsidR="00DA7CEF">
        <w:rPr>
          <w:rStyle w:val="Verwijzingopmerking"/>
          <w:b w:val="0"/>
          <w:bCs w:val="0"/>
          <w:color w:val="auto"/>
        </w:rPr>
        <w:commentReference w:id="121"/>
      </w:r>
    </w:p>
    <w:p w14:paraId="0084DB16" w14:textId="77777777" w:rsidR="005C33B6" w:rsidRPr="00E31545" w:rsidRDefault="008B6891" w:rsidP="005838B8">
      <w:pPr>
        <w:numPr>
          <w:ilvl w:val="0"/>
          <w:numId w:val="94"/>
        </w:numPr>
      </w:pPr>
      <w:r w:rsidRPr="00834061">
        <w:t>De systematiek voor de benaming van maatvoeringstijlen in de NLCS</w:t>
      </w:r>
      <w:r w:rsidR="00C40F45" w:rsidRPr="00834061">
        <w:t xml:space="preserve"> is </w:t>
      </w:r>
      <w:r w:rsidRPr="00834061">
        <w:t>als volgt opgebouwd:</w:t>
      </w:r>
      <w:r w:rsidRPr="00834061">
        <w:br/>
      </w:r>
      <w:r w:rsidR="00C40F45" w:rsidRPr="00E31545">
        <w:t>NLCS-EENHEID</w:t>
      </w:r>
      <w:r w:rsidR="00557EE2" w:rsidRPr="00E31545">
        <w:t xml:space="preserve"> </w:t>
      </w:r>
      <w:r w:rsidR="00C40F45" w:rsidRPr="00E31545">
        <w:t>SCHAAL-TEKSTHOOGTE-MAATVOERINGSYMBOOL</w:t>
      </w:r>
      <w:r w:rsidR="005C33B6" w:rsidRPr="00E31545">
        <w:t>-</w:t>
      </w:r>
      <w:commentRangeStart w:id="122"/>
      <w:r w:rsidR="005C33B6" w:rsidRPr="00E31545">
        <w:t>[AANHAALLIJNEN]</w:t>
      </w:r>
      <w:commentRangeEnd w:id="122"/>
      <w:r w:rsidR="00EA2A16">
        <w:rPr>
          <w:rStyle w:val="Verwijzingopmerking"/>
        </w:rPr>
        <w:commentReference w:id="122"/>
      </w:r>
      <w:r w:rsidR="005C33B6" w:rsidRPr="00E31545">
        <w:t xml:space="preserve">-[AANTAL DECIMALEN LINEAR]-[AANTAL DECIMALEN HOEK] </w:t>
      </w:r>
    </w:p>
    <w:p w14:paraId="0084DB17" w14:textId="77777777" w:rsidR="005C33B6" w:rsidRPr="00E31545" w:rsidRDefault="005C33B6" w:rsidP="005C33B6">
      <w:pPr>
        <w:ind w:left="426"/>
      </w:pPr>
      <w:r w:rsidRPr="00E31545">
        <w:t>Toepasbare waarden voor MAATVOERINGSYMBOOL: PIJL (Arrow), SCHRAP (</w:t>
      </w:r>
      <w:proofErr w:type="spellStart"/>
      <w:r w:rsidRPr="00E31545">
        <w:t>Oblique</w:t>
      </w:r>
      <w:proofErr w:type="spellEnd"/>
      <w:r w:rsidRPr="00E31545">
        <w:t>), BOL (Dot), OPENBOL (</w:t>
      </w:r>
      <w:proofErr w:type="spellStart"/>
      <w:r w:rsidRPr="00E31545">
        <w:t>DotBlank</w:t>
      </w:r>
      <w:proofErr w:type="spellEnd"/>
      <w:r w:rsidRPr="00E31545">
        <w:t xml:space="preserve">). </w:t>
      </w:r>
    </w:p>
    <w:p w14:paraId="0084DB18" w14:textId="3AFE3EC5" w:rsidR="00B54820" w:rsidRPr="00E31545" w:rsidRDefault="005C33B6" w:rsidP="00D45B0A">
      <w:pPr>
        <w:ind w:left="350"/>
      </w:pPr>
      <w:r w:rsidRPr="00E31545">
        <w:t>Toepasbare waarde voor AANHAALLIJNEN: A (met</w:t>
      </w:r>
      <w:r w:rsidR="00952EAA">
        <w:t>)</w:t>
      </w:r>
      <w:r w:rsidR="00895C3D">
        <w:t xml:space="preserve"> of X (zonder)</w:t>
      </w:r>
      <w:r w:rsidR="00CB126C">
        <w:t>.</w:t>
      </w:r>
    </w:p>
    <w:p w14:paraId="0084DB19" w14:textId="77777777" w:rsidR="003E78A3" w:rsidRPr="00E31545" w:rsidRDefault="003E78A3" w:rsidP="003E78A3">
      <w:pPr>
        <w:tabs>
          <w:tab w:val="left" w:pos="4111"/>
        </w:tabs>
        <w:ind w:left="360"/>
      </w:pPr>
    </w:p>
    <w:p w14:paraId="0084DB1A" w14:textId="77777777" w:rsidR="003E78A3" w:rsidRPr="00E31545" w:rsidRDefault="00C40F45" w:rsidP="003E78A3">
      <w:pPr>
        <w:tabs>
          <w:tab w:val="left" w:pos="4111"/>
        </w:tabs>
        <w:ind w:left="360"/>
      </w:pPr>
      <w:r w:rsidRPr="00E31545">
        <w:t>Voorbeelden:</w:t>
      </w:r>
    </w:p>
    <w:p w14:paraId="0084DB1B" w14:textId="77777777" w:rsidR="008B6891" w:rsidRPr="00E31545" w:rsidRDefault="00A11B9B" w:rsidP="00A11B9B">
      <w:pPr>
        <w:tabs>
          <w:tab w:val="left" w:pos="4395"/>
        </w:tabs>
        <w:ind w:left="4395" w:hanging="4035"/>
      </w:pPr>
      <w:r>
        <w:t>NLCS-M100-T25-PIJL</w:t>
      </w:r>
      <w:r>
        <w:tab/>
      </w:r>
      <w:r w:rsidR="00C40F45" w:rsidRPr="00E31545">
        <w:t>NLCS maatvoeringstijl in meters</w:t>
      </w:r>
      <w:r w:rsidR="00D45B0A" w:rsidRPr="00E31545">
        <w:t>, schaal 1:100, teksthoogte 2</w:t>
      </w:r>
      <w:r w:rsidR="00E31545">
        <w:t xml:space="preserve">.5, </w:t>
      </w:r>
      <w:r w:rsidR="00C40F45" w:rsidRPr="00E31545">
        <w:t>pijl als symbool</w:t>
      </w:r>
      <w:r>
        <w:t>;</w:t>
      </w:r>
    </w:p>
    <w:p w14:paraId="0084DB1C" w14:textId="77777777" w:rsidR="00B54820" w:rsidRPr="00997F60" w:rsidRDefault="00B54820" w:rsidP="00A11B9B">
      <w:pPr>
        <w:tabs>
          <w:tab w:val="left" w:pos="4395"/>
        </w:tabs>
        <w:ind w:left="4395" w:hanging="4035"/>
        <w:rPr>
          <w:color w:val="000000" w:themeColor="text1"/>
        </w:rPr>
      </w:pPr>
      <w:r w:rsidRPr="00E31545">
        <w:t>NLCS-MM20-T25</w:t>
      </w:r>
      <w:r w:rsidR="00D45B0A" w:rsidRPr="00E31545">
        <w:t>_</w:t>
      </w:r>
      <w:r w:rsidR="00E31545" w:rsidRPr="00997F60">
        <w:rPr>
          <w:color w:val="000000" w:themeColor="text1"/>
        </w:rPr>
        <w:t>CURSIEF</w:t>
      </w:r>
      <w:r w:rsidR="00D45B0A" w:rsidRPr="00997F60">
        <w:rPr>
          <w:color w:val="000000" w:themeColor="text1"/>
        </w:rPr>
        <w:t>-BOL</w:t>
      </w:r>
      <w:r w:rsidR="00A11B9B" w:rsidRPr="00997F60">
        <w:rPr>
          <w:color w:val="000000" w:themeColor="text1"/>
        </w:rPr>
        <w:tab/>
      </w:r>
      <w:r w:rsidRPr="00997F60">
        <w:rPr>
          <w:color w:val="000000" w:themeColor="text1"/>
        </w:rPr>
        <w:t xml:space="preserve">NLCS maatvoeringstijl in millimeters, schaal 1:20, teksthoogte 2.5, </w:t>
      </w:r>
      <w:r w:rsidR="00D45B0A" w:rsidRPr="00997F60">
        <w:rPr>
          <w:color w:val="000000" w:themeColor="text1"/>
        </w:rPr>
        <w:t>tekst cursief, bol</w:t>
      </w:r>
      <w:r w:rsidRPr="00997F60">
        <w:rPr>
          <w:color w:val="000000" w:themeColor="text1"/>
        </w:rPr>
        <w:t xml:space="preserve"> als symbool</w:t>
      </w:r>
      <w:r w:rsidR="00A11B9B" w:rsidRPr="00997F60">
        <w:rPr>
          <w:color w:val="000000" w:themeColor="text1"/>
        </w:rPr>
        <w:t>;</w:t>
      </w:r>
    </w:p>
    <w:p w14:paraId="0084DB1D" w14:textId="77777777" w:rsidR="00670442" w:rsidRPr="00997F60" w:rsidRDefault="00670442" w:rsidP="00A11B9B">
      <w:pPr>
        <w:tabs>
          <w:tab w:val="left" w:pos="4395"/>
        </w:tabs>
        <w:ind w:left="4395" w:hanging="4035"/>
        <w:rPr>
          <w:color w:val="000000" w:themeColor="text1"/>
        </w:rPr>
      </w:pPr>
      <w:r w:rsidRPr="00997F60">
        <w:rPr>
          <w:color w:val="000000" w:themeColor="text1"/>
        </w:rPr>
        <w:t>NLCS-M500-T25</w:t>
      </w:r>
      <w:r w:rsidR="00A11B9B" w:rsidRPr="00997F60">
        <w:rPr>
          <w:color w:val="000000" w:themeColor="text1"/>
        </w:rPr>
        <w:t>-OPENBOL</w:t>
      </w:r>
      <w:r w:rsidR="00A11B9B" w:rsidRPr="00997F60">
        <w:rPr>
          <w:color w:val="000000" w:themeColor="text1"/>
        </w:rPr>
        <w:tab/>
      </w:r>
      <w:r w:rsidRPr="00997F60">
        <w:rPr>
          <w:color w:val="000000" w:themeColor="text1"/>
        </w:rPr>
        <w:t>NLCS maatvoeringstijl voor de to</w:t>
      </w:r>
      <w:r w:rsidR="00E31545" w:rsidRPr="00997F60">
        <w:rPr>
          <w:color w:val="000000" w:themeColor="text1"/>
        </w:rPr>
        <w:t>e</w:t>
      </w:r>
      <w:r w:rsidRPr="00997F60">
        <w:rPr>
          <w:color w:val="000000" w:themeColor="text1"/>
        </w:rPr>
        <w:t>passing van coördinaten: in meters, schaal 1:500, teksth</w:t>
      </w:r>
      <w:r w:rsidR="00A11B9B" w:rsidRPr="00997F60">
        <w:rPr>
          <w:color w:val="000000" w:themeColor="text1"/>
        </w:rPr>
        <w:t>oogte 2.5, open bol als symbool;</w:t>
      </w:r>
    </w:p>
    <w:p w14:paraId="0084DB1E" w14:textId="77777777" w:rsidR="00B54820" w:rsidRPr="00997F60" w:rsidRDefault="00B54820" w:rsidP="00A11B9B">
      <w:pPr>
        <w:tabs>
          <w:tab w:val="left" w:pos="4395"/>
        </w:tabs>
        <w:ind w:left="4395" w:hanging="4035"/>
        <w:rPr>
          <w:color w:val="000000" w:themeColor="text1"/>
        </w:rPr>
      </w:pPr>
      <w:r w:rsidRPr="00997F60">
        <w:rPr>
          <w:color w:val="000000" w:themeColor="text1"/>
        </w:rPr>
        <w:t>NLCS-M500-T18-SCHRAP</w:t>
      </w:r>
      <w:r w:rsidRPr="00997F60">
        <w:rPr>
          <w:color w:val="000000" w:themeColor="text1"/>
        </w:rPr>
        <w:tab/>
        <w:t>NLCS maatvoeringstijl in meters, schaal 1:500, teks</w:t>
      </w:r>
      <w:r w:rsidR="00A11B9B" w:rsidRPr="00997F60">
        <w:rPr>
          <w:color w:val="000000" w:themeColor="text1"/>
        </w:rPr>
        <w:t>thoogte 1.8, schrap als symbool;</w:t>
      </w:r>
    </w:p>
    <w:p w14:paraId="0084DB1F" w14:textId="77777777" w:rsidR="00B54820" w:rsidRPr="00E31545" w:rsidRDefault="00B54820" w:rsidP="00A11B9B">
      <w:pPr>
        <w:tabs>
          <w:tab w:val="left" w:pos="4395"/>
        </w:tabs>
        <w:ind w:left="4395" w:hanging="4035"/>
      </w:pPr>
      <w:r w:rsidRPr="00997F60">
        <w:rPr>
          <w:color w:val="000000" w:themeColor="text1"/>
        </w:rPr>
        <w:t>NLCS-</w:t>
      </w:r>
      <w:r w:rsidR="00E31545" w:rsidRPr="00997F60">
        <w:rPr>
          <w:color w:val="000000" w:themeColor="text1"/>
        </w:rPr>
        <w:t>ANNOTATIEF</w:t>
      </w:r>
      <w:r w:rsidR="00670442" w:rsidRPr="00997F60">
        <w:rPr>
          <w:color w:val="000000" w:themeColor="text1"/>
        </w:rPr>
        <w:t>-</w:t>
      </w:r>
      <w:r w:rsidRPr="00997F60">
        <w:rPr>
          <w:color w:val="000000" w:themeColor="text1"/>
        </w:rPr>
        <w:t>T2</w:t>
      </w:r>
      <w:r w:rsidR="00A11B9B" w:rsidRPr="00997F60">
        <w:rPr>
          <w:color w:val="000000" w:themeColor="text1"/>
        </w:rPr>
        <w:t>5-PIJL</w:t>
      </w:r>
      <w:r w:rsidR="00A11B9B" w:rsidRPr="00997F60">
        <w:rPr>
          <w:color w:val="000000" w:themeColor="text1"/>
        </w:rPr>
        <w:tab/>
      </w:r>
      <w:r w:rsidRPr="00997F60">
        <w:rPr>
          <w:color w:val="000000" w:themeColor="text1"/>
        </w:rPr>
        <w:t xml:space="preserve">NLCS maatvoeringstijl met teksthoogte 2.5, pijl als symbool, </w:t>
      </w:r>
      <w:proofErr w:type="spellStart"/>
      <w:r w:rsidRPr="00997F60">
        <w:rPr>
          <w:color w:val="000000" w:themeColor="text1"/>
        </w:rPr>
        <w:t>annotatief</w:t>
      </w:r>
      <w:proofErr w:type="spellEnd"/>
      <w:r w:rsidRPr="00997F60">
        <w:rPr>
          <w:color w:val="000000" w:themeColor="text1"/>
        </w:rPr>
        <w:t xml:space="preserve">; in dit geval </w:t>
      </w:r>
      <w:r w:rsidR="00670442" w:rsidRPr="00997F60">
        <w:rPr>
          <w:color w:val="000000" w:themeColor="text1"/>
        </w:rPr>
        <w:t>is de</w:t>
      </w:r>
      <w:r w:rsidRPr="00997F60">
        <w:rPr>
          <w:color w:val="000000" w:themeColor="text1"/>
        </w:rPr>
        <w:t xml:space="preserve"> eenheid </w:t>
      </w:r>
      <w:r w:rsidR="00557EE2" w:rsidRPr="00997F60">
        <w:rPr>
          <w:color w:val="000000" w:themeColor="text1"/>
        </w:rPr>
        <w:t xml:space="preserve">in de </w:t>
      </w:r>
      <w:r w:rsidR="00557EE2" w:rsidRPr="00E31545">
        <w:t xml:space="preserve">naam niet van belang vanwege de </w:t>
      </w:r>
      <w:proofErr w:type="spellStart"/>
      <w:r w:rsidR="00557EE2" w:rsidRPr="00E31545">
        <w:t>annotatieve</w:t>
      </w:r>
      <w:proofErr w:type="spellEnd"/>
      <w:r w:rsidR="00557EE2" w:rsidRPr="00E31545">
        <w:t xml:space="preserve"> schaal)</w:t>
      </w:r>
      <w:r w:rsidR="00A11B9B">
        <w:t>;</w:t>
      </w:r>
    </w:p>
    <w:p w14:paraId="0084DB20" w14:textId="77777777" w:rsidR="00670442" w:rsidRPr="00E31545" w:rsidRDefault="00A11B9B" w:rsidP="00A11B9B">
      <w:pPr>
        <w:tabs>
          <w:tab w:val="left" w:pos="4395"/>
        </w:tabs>
        <w:ind w:left="4395" w:hanging="4035"/>
      </w:pPr>
      <w:r>
        <w:t>NLCS-M100-T25-PIJL_X_L2_H1</w:t>
      </w:r>
      <w:r>
        <w:tab/>
      </w:r>
      <w:r w:rsidR="00670442" w:rsidRPr="00E31545">
        <w:t xml:space="preserve">NLCS maatvoeringstijl in meters, </w:t>
      </w:r>
      <w:r w:rsidR="00E31545">
        <w:t>sch</w:t>
      </w:r>
      <w:r w:rsidR="00670442" w:rsidRPr="00E31545">
        <w:t>aal 1:100, teksthoogte 2.5, pijl als symbool, zonder aanhaallijnen</w:t>
      </w:r>
      <w:r w:rsidR="003E78A3" w:rsidRPr="00E31545">
        <w:t xml:space="preserve">, 2 decimalen voor lineaire maten, </w:t>
      </w:r>
      <w:r>
        <w:br/>
      </w:r>
      <w:r w:rsidR="003E78A3" w:rsidRPr="00E31545">
        <w:t>1 decimaal voor hoeken</w:t>
      </w:r>
      <w:r>
        <w:t>;</w:t>
      </w:r>
    </w:p>
    <w:p w14:paraId="0084DB21" w14:textId="77777777" w:rsidR="003E78A3" w:rsidRPr="00E31545" w:rsidRDefault="003E78A3" w:rsidP="00A11B9B">
      <w:pPr>
        <w:tabs>
          <w:tab w:val="left" w:pos="3402"/>
          <w:tab w:val="left" w:pos="4395"/>
        </w:tabs>
        <w:ind w:left="4395" w:hanging="4035"/>
      </w:pPr>
      <w:r w:rsidRPr="00E31545">
        <w:t>NLCS-M500_T25-OPENBOL_X_L2_H1</w:t>
      </w:r>
      <w:r w:rsidRPr="00E31545">
        <w:tab/>
        <w:t>NLCS maatvoeringstijl voor de toepassing van coördinaten: in meters, schaal 1:500, teksthoogte 2.5, open bol als symbool, zonder aanhaallijnen, 2 decimalen voor lineaire maten, 1 decimaal voor hoeken</w:t>
      </w:r>
      <w:r w:rsidR="00A11B9B">
        <w:t>;</w:t>
      </w:r>
    </w:p>
    <w:p w14:paraId="0084DB22" w14:textId="77777777" w:rsidR="003E78A3" w:rsidRPr="00E31545" w:rsidRDefault="003E78A3" w:rsidP="00A11B9B">
      <w:pPr>
        <w:tabs>
          <w:tab w:val="left" w:pos="3402"/>
          <w:tab w:val="left" w:pos="4395"/>
        </w:tabs>
        <w:ind w:left="4395" w:hanging="4035"/>
      </w:pPr>
      <w:r w:rsidRPr="00E31545">
        <w:t>NLCS-MM20-T25_</w:t>
      </w:r>
      <w:r w:rsidR="00E31545" w:rsidRPr="00997F60">
        <w:rPr>
          <w:color w:val="000000" w:themeColor="text1"/>
        </w:rPr>
        <w:t>CURSIEF</w:t>
      </w:r>
      <w:r w:rsidR="00A11B9B" w:rsidRPr="00997F60">
        <w:rPr>
          <w:color w:val="000000" w:themeColor="text1"/>
        </w:rPr>
        <w:t>-BOL</w:t>
      </w:r>
      <w:r w:rsidR="00A11B9B">
        <w:t>_A_L2_H2</w:t>
      </w:r>
      <w:r w:rsidR="00A11B9B">
        <w:tab/>
      </w:r>
      <w:r w:rsidRPr="00E31545">
        <w:t xml:space="preserve">NLCS maatvoeringstijl in millimeters, schaal 1:20, teksthoogte 2.5, tekst cursief, bol als symbool, met aanhaallijnen, 2 decimalen voor lineaire maten, </w:t>
      </w:r>
      <w:r w:rsidR="00A11B9B">
        <w:br/>
        <w:t>2 decimalen voor hoeken.</w:t>
      </w:r>
    </w:p>
    <w:p w14:paraId="0084DB23" w14:textId="77777777" w:rsidR="00D213DA" w:rsidRPr="00B3179E" w:rsidRDefault="00973761" w:rsidP="00D213DA">
      <w:pPr>
        <w:pStyle w:val="Kop3"/>
      </w:pPr>
      <w:bookmarkStart w:id="123" w:name="_Toc90923633"/>
      <w:r w:rsidRPr="00B3179E">
        <w:t>4</w:t>
      </w:r>
      <w:r w:rsidR="00D213DA" w:rsidRPr="00B3179E">
        <w:t>.</w:t>
      </w:r>
      <w:r w:rsidR="00255C38" w:rsidRPr="00B3179E">
        <w:t>6</w:t>
      </w:r>
      <w:r w:rsidR="00D213DA" w:rsidRPr="00B3179E">
        <w:tab/>
        <w:t>Tekst</w:t>
      </w:r>
      <w:bookmarkEnd w:id="123"/>
    </w:p>
    <w:p w14:paraId="0084DB24" w14:textId="41A9E063" w:rsidR="00D213DA" w:rsidRPr="00B3179E" w:rsidRDefault="00D213DA" w:rsidP="00231F6C">
      <w:pPr>
        <w:numPr>
          <w:ilvl w:val="0"/>
          <w:numId w:val="73"/>
        </w:numPr>
      </w:pPr>
      <w:r w:rsidRPr="00B3179E">
        <w:t>Onder tekst wordt verstaan: een combinatie van letters, cijfers en tekens, zoals titels, bijschriften, maataanduidingen, enzovoort</w:t>
      </w:r>
      <w:r w:rsidR="00577AF4">
        <w:t>.</w:t>
      </w:r>
    </w:p>
    <w:p w14:paraId="0084DB25" w14:textId="77777777" w:rsidR="00D213DA" w:rsidRPr="00B3179E" w:rsidRDefault="00D213DA" w:rsidP="00D213DA">
      <w:pPr>
        <w:pStyle w:val="Kop4"/>
      </w:pPr>
      <w:bookmarkStart w:id="124" w:name="_Toc90923634"/>
      <w:r w:rsidRPr="00B3179E">
        <w:rPr>
          <w:rFonts w:ascii="ZWAdobeF" w:hAnsi="ZWAdobeF" w:cs="ZWAdobeF"/>
          <w:b w:val="0"/>
          <w:sz w:val="2"/>
          <w:szCs w:val="2"/>
        </w:rPr>
        <w:t>32B</w:t>
      </w:r>
      <w:r w:rsidR="00973761" w:rsidRPr="00B3179E">
        <w:t>4</w:t>
      </w:r>
      <w:r w:rsidRPr="00B3179E">
        <w:t>.</w:t>
      </w:r>
      <w:r w:rsidR="00255C38" w:rsidRPr="00B3179E">
        <w:t>6</w:t>
      </w:r>
      <w:r w:rsidRPr="00B3179E">
        <w:t>.1</w:t>
      </w:r>
      <w:r w:rsidRPr="00B3179E">
        <w:tab/>
        <w:t>Lettertype</w:t>
      </w:r>
      <w:bookmarkEnd w:id="124"/>
    </w:p>
    <w:p w14:paraId="0084DB26" w14:textId="77777777" w:rsidR="00D213DA" w:rsidRPr="00B3179E" w:rsidRDefault="00D213DA" w:rsidP="00231F6C">
      <w:pPr>
        <w:numPr>
          <w:ilvl w:val="0"/>
          <w:numId w:val="74"/>
        </w:numPr>
      </w:pPr>
      <w:r w:rsidRPr="00B3179E">
        <w:t xml:space="preserve">Alle teksten met betrekking tot het ontwerp moeten op tekening worden uitgevoerd op basis van de fontstijl </w:t>
      </w:r>
      <w:r w:rsidR="00D56106" w:rsidRPr="00513FBE">
        <w:t>NLCS-ISO</w:t>
      </w:r>
      <w:r w:rsidR="008F7D8F" w:rsidRPr="00513FBE">
        <w:t xml:space="preserve">, </w:t>
      </w:r>
      <w:r w:rsidR="00C241FC" w:rsidRPr="00513FBE">
        <w:t xml:space="preserve">volgens NEN-EN-ISO 3098-2:2000 (Latijns alfabet, cijfers en tekens) en </w:t>
      </w:r>
      <w:r w:rsidR="00C241FC" w:rsidRPr="00513FBE">
        <w:br/>
        <w:t>NEN-EN-ISO 3098-4:2000 (</w:t>
      </w:r>
      <w:proofErr w:type="spellStart"/>
      <w:r w:rsidR="00C241FC" w:rsidRPr="00513FBE">
        <w:t>diakrieten</w:t>
      </w:r>
      <w:proofErr w:type="spellEnd"/>
      <w:r w:rsidR="00C241FC" w:rsidRPr="00513FBE">
        <w:t xml:space="preserve"> en speciale tekens voor het Latijnse alfabet)</w:t>
      </w:r>
      <w:r w:rsidRPr="00513FBE">
        <w:t>.</w:t>
      </w:r>
      <w:r w:rsidRPr="00B3179E">
        <w:t xml:space="preserve"> </w:t>
      </w:r>
      <w:r w:rsidR="00E87A37" w:rsidRPr="00A11B9B">
        <w:t>Hiervoor is het bestand NLCS-ISO.ttf beschikbaar.</w:t>
      </w:r>
      <w:r w:rsidR="00E87A37" w:rsidRPr="00A11B9B">
        <w:br/>
      </w:r>
      <w:r w:rsidR="00C241FC">
        <w:lastRenderedPageBreak/>
        <w:br/>
      </w:r>
      <w:r w:rsidRPr="00B3179E">
        <w:t>Voorbeeld:</w:t>
      </w:r>
    </w:p>
    <w:p w14:paraId="0084DB27" w14:textId="77777777" w:rsidR="00D213DA" w:rsidRDefault="00D213DA" w:rsidP="00D213DA"/>
    <w:p w14:paraId="0084DB28" w14:textId="77777777" w:rsidR="00082E7F" w:rsidRPr="00082E7F" w:rsidRDefault="00082E7F" w:rsidP="00082E7F">
      <w:pPr>
        <w:spacing w:line="240" w:lineRule="atLeast"/>
        <w:ind w:left="425"/>
        <w:rPr>
          <w:rFonts w:ascii="NLCS-ISO" w:hAnsi="NLCS-ISO"/>
          <w:sz w:val="40"/>
          <w:szCs w:val="40"/>
        </w:rPr>
      </w:pPr>
      <w:proofErr w:type="spellStart"/>
      <w:r w:rsidRPr="00082E7F">
        <w:rPr>
          <w:rFonts w:ascii="NLCS-ISO" w:hAnsi="NLCS-ISO"/>
          <w:sz w:val="40"/>
          <w:szCs w:val="40"/>
        </w:rPr>
        <w:t>abcdefghijklmnopqrstuvw</w:t>
      </w:r>
      <w:r w:rsidR="00513FBE">
        <w:rPr>
          <w:rFonts w:ascii="NLCS-ISO" w:hAnsi="NLCS-ISO"/>
          <w:sz w:val="40"/>
          <w:szCs w:val="40"/>
        </w:rPr>
        <w:t>xyz</w:t>
      </w:r>
      <w:proofErr w:type="spellEnd"/>
    </w:p>
    <w:p w14:paraId="0084DB29" w14:textId="77777777" w:rsidR="00082E7F" w:rsidRPr="00082E7F" w:rsidRDefault="00082E7F" w:rsidP="00082E7F">
      <w:pPr>
        <w:spacing w:line="240" w:lineRule="atLeast"/>
        <w:ind w:left="425"/>
        <w:rPr>
          <w:rFonts w:ascii="NLCS-ISO" w:hAnsi="NLCS-ISO"/>
          <w:sz w:val="40"/>
          <w:szCs w:val="40"/>
        </w:rPr>
      </w:pPr>
      <w:r w:rsidRPr="00082E7F">
        <w:rPr>
          <w:rFonts w:ascii="NLCS-ISO" w:hAnsi="NLCS-ISO"/>
          <w:sz w:val="40"/>
          <w:szCs w:val="40"/>
        </w:rPr>
        <w:t>ABCDEFGHIJKLMNOPQRSTUVW</w:t>
      </w:r>
      <w:r w:rsidR="00513FBE">
        <w:rPr>
          <w:rFonts w:ascii="NLCS-ISO" w:hAnsi="NLCS-ISO"/>
          <w:sz w:val="40"/>
          <w:szCs w:val="40"/>
        </w:rPr>
        <w:t>XYZ</w:t>
      </w:r>
    </w:p>
    <w:p w14:paraId="0084DB2A" w14:textId="77777777" w:rsidR="00503814" w:rsidRDefault="00082E7F" w:rsidP="00503814">
      <w:pPr>
        <w:spacing w:line="240" w:lineRule="atLeast"/>
        <w:ind w:left="425"/>
        <w:rPr>
          <w:rFonts w:ascii="NLCS-ISO" w:hAnsi="NLCS-ISO"/>
          <w:sz w:val="40"/>
          <w:szCs w:val="40"/>
        </w:rPr>
      </w:pPr>
      <w:r w:rsidRPr="00082E7F">
        <w:rPr>
          <w:rFonts w:ascii="NLCS-ISO" w:hAnsi="NLCS-ISO"/>
          <w:sz w:val="40"/>
          <w:szCs w:val="40"/>
        </w:rPr>
        <w:t>1234567890</w:t>
      </w:r>
      <w:r w:rsidR="00503814">
        <w:rPr>
          <w:rFonts w:ascii="NLCS-ISO" w:hAnsi="NLCS-ISO"/>
          <w:sz w:val="40"/>
          <w:szCs w:val="40"/>
        </w:rPr>
        <w:t xml:space="preserve">    </w:t>
      </w:r>
    </w:p>
    <w:p w14:paraId="0084DB2B" w14:textId="77777777" w:rsidR="00503814" w:rsidRDefault="00503814" w:rsidP="00503814">
      <w:pPr>
        <w:spacing w:line="360" w:lineRule="auto"/>
        <w:ind w:left="425"/>
        <w:rPr>
          <w:rFonts w:ascii="NLCS-ISO" w:hAnsi="NLCS-ISO"/>
          <w:sz w:val="40"/>
          <w:szCs w:val="40"/>
        </w:rPr>
      </w:pPr>
      <w:r>
        <w:rPr>
          <w:rFonts w:ascii="NLCS-ISO" w:hAnsi="NLCS-ISO"/>
          <w:sz w:val="40"/>
          <w:szCs w:val="40"/>
        </w:rPr>
        <w:t xml:space="preserve">° ± ∅ ∞  ≈ ≠ </w:t>
      </w:r>
    </w:p>
    <w:p w14:paraId="0084DB2C" w14:textId="77777777" w:rsidR="00082E7F" w:rsidRPr="00082E7F" w:rsidRDefault="00082E7F" w:rsidP="00503814">
      <w:pPr>
        <w:spacing w:line="360" w:lineRule="auto"/>
        <w:ind w:left="425"/>
        <w:rPr>
          <w:rFonts w:ascii="NLCS-ISO" w:hAnsi="NLCS-ISO"/>
          <w:sz w:val="40"/>
          <w:szCs w:val="40"/>
        </w:rPr>
      </w:pP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w:t>
      </w:r>
      <w:r>
        <w:rPr>
          <w:rFonts w:ascii="NLCS-ISO" w:hAnsi="NLCS-ISO"/>
          <w:sz w:val="40"/>
          <w:szCs w:val="40"/>
        </w:rPr>
        <w:t></w:t>
      </w:r>
      <w:r w:rsidR="00503814">
        <w:rPr>
          <w:rFonts w:ascii="NLCS-ISO" w:hAnsi="NLCS-ISO"/>
          <w:sz w:val="40"/>
          <w:szCs w:val="40"/>
        </w:rPr>
        <w:t xml:space="preserve">        </w:t>
      </w:r>
    </w:p>
    <w:p w14:paraId="0084DB2D" w14:textId="77777777" w:rsidR="00D213DA" w:rsidRPr="00A11B9B" w:rsidRDefault="00D213DA" w:rsidP="00231F6C">
      <w:pPr>
        <w:numPr>
          <w:ilvl w:val="0"/>
          <w:numId w:val="94"/>
        </w:numPr>
      </w:pPr>
      <w:r w:rsidRPr="00D21037">
        <w:t xml:space="preserve">Andere fontstijlen mogen alleen worden toegepast in situaties waar geen sprake is </w:t>
      </w:r>
      <w:r>
        <w:t xml:space="preserve">van bijschriften van </w:t>
      </w:r>
      <w:r w:rsidRPr="00D21037">
        <w:t xml:space="preserve">technische </w:t>
      </w:r>
      <w:r>
        <w:t>aard</w:t>
      </w:r>
      <w:r w:rsidRPr="00D21037">
        <w:t xml:space="preserve">. Denk </w:t>
      </w:r>
      <w:r>
        <w:t>bijvoorbeeld</w:t>
      </w:r>
      <w:r w:rsidRPr="00D21037">
        <w:t xml:space="preserve"> aan </w:t>
      </w:r>
      <w:r>
        <w:t>tekeninghoofden</w:t>
      </w:r>
      <w:r w:rsidRPr="00D21037">
        <w:t xml:space="preserve"> en presentatietekeningen</w:t>
      </w:r>
      <w:r>
        <w:t xml:space="preserve"> of aan teksten binnen </w:t>
      </w:r>
      <w:r w:rsidRPr="00A11B9B">
        <w:t>een model, zoals teksten op ANWB-borden.</w:t>
      </w:r>
      <w:r w:rsidR="00E87A37" w:rsidRPr="00A11B9B">
        <w:t xml:space="preserve"> Voor teksten en cijfers op de RVV verkeersborden is de fontstijl NLCS-RVV beschikbaar (bestand NL</w:t>
      </w:r>
      <w:r w:rsidR="00E87A37" w:rsidRPr="00156B76">
        <w:rPr>
          <w:color w:val="FF0000"/>
        </w:rPr>
        <w:t>C</w:t>
      </w:r>
      <w:r w:rsidR="00156B76">
        <w:t>S</w:t>
      </w:r>
      <w:r w:rsidR="00E87A37" w:rsidRPr="00A11B9B">
        <w:t>-RVV.ttf).</w:t>
      </w:r>
    </w:p>
    <w:p w14:paraId="0084DB2E" w14:textId="77777777" w:rsidR="00BB5FB9" w:rsidRDefault="00BB5FB9" w:rsidP="00BB5FB9">
      <w:pPr>
        <w:pStyle w:val="Kop4"/>
      </w:pPr>
      <w:bookmarkStart w:id="125" w:name="_Toc90923635"/>
      <w:r>
        <w:rPr>
          <w:rFonts w:ascii="ZWAdobeF" w:hAnsi="ZWAdobeF" w:cs="ZWAdobeF"/>
          <w:b w:val="0"/>
          <w:sz w:val="2"/>
          <w:szCs w:val="2"/>
        </w:rPr>
        <w:t>33B</w:t>
      </w:r>
      <w:r w:rsidR="00973761">
        <w:t>4</w:t>
      </w:r>
      <w:r>
        <w:t>.</w:t>
      </w:r>
      <w:r w:rsidR="00255C38" w:rsidRPr="00156B76">
        <w:t>6</w:t>
      </w:r>
      <w:r>
        <w:t>.2</w:t>
      </w:r>
      <w:r>
        <w:tab/>
        <w:t>Teksthoogte en lijndikte</w:t>
      </w:r>
      <w:bookmarkEnd w:id="125"/>
    </w:p>
    <w:p w14:paraId="0084DB2F" w14:textId="77777777" w:rsidR="00BB5FB9" w:rsidRDefault="00BB5FB9" w:rsidP="00231F6C">
      <w:pPr>
        <w:numPr>
          <w:ilvl w:val="0"/>
          <w:numId w:val="75"/>
        </w:numPr>
      </w:pPr>
      <w:r>
        <w:t>Voor de afmetingen van teksten gelden eisen t.a.v. de hoogte en de lijndikte. De volgende hoogtes en lijndiktes moeten worden toegepast:</w:t>
      </w:r>
      <w:r>
        <w:br/>
      </w:r>
    </w:p>
    <w:tbl>
      <w:tblPr>
        <w:tblW w:w="0" w:type="auto"/>
        <w:tblCellSpacing w:w="0" w:type="dxa"/>
        <w:tblInd w:w="356" w:type="dxa"/>
        <w:tblBorders>
          <w:top w:val="outset" w:sz="6" w:space="0" w:color="auto"/>
          <w:left w:val="outset" w:sz="6" w:space="0" w:color="auto"/>
          <w:bottom w:val="outset" w:sz="6" w:space="0" w:color="auto"/>
          <w:right w:val="outset" w:sz="6" w:space="0" w:color="auto"/>
        </w:tblBorders>
        <w:tblCellMar>
          <w:top w:w="75" w:type="dxa"/>
          <w:left w:w="75" w:type="dxa"/>
          <w:bottom w:w="75" w:type="dxa"/>
          <w:right w:w="75" w:type="dxa"/>
        </w:tblCellMar>
        <w:tblLook w:val="0000" w:firstRow="0" w:lastRow="0" w:firstColumn="0" w:lastColumn="0" w:noHBand="0" w:noVBand="0"/>
      </w:tblPr>
      <w:tblGrid>
        <w:gridCol w:w="2509"/>
        <w:gridCol w:w="669"/>
        <w:gridCol w:w="669"/>
        <w:gridCol w:w="747"/>
        <w:gridCol w:w="569"/>
        <w:gridCol w:w="647"/>
      </w:tblGrid>
      <w:tr w:rsidR="00844FC2" w:rsidRPr="00400A1E" w14:paraId="0084DB33" w14:textId="77777777" w:rsidTr="00BA68A1">
        <w:trPr>
          <w:tblCellSpacing w:w="0" w:type="dxa"/>
        </w:trPr>
        <w:tc>
          <w:tcPr>
            <w:tcW w:w="2509" w:type="dxa"/>
            <w:tcBorders>
              <w:top w:val="outset" w:sz="6" w:space="0" w:color="auto"/>
              <w:left w:val="outset" w:sz="6" w:space="0" w:color="auto"/>
              <w:bottom w:val="outset" w:sz="6" w:space="0" w:color="auto"/>
              <w:right w:val="outset" w:sz="6" w:space="0" w:color="auto"/>
            </w:tcBorders>
            <w:shd w:val="clear" w:color="auto" w:fill="C6D9F1"/>
            <w:vAlign w:val="center"/>
          </w:tcPr>
          <w:p w14:paraId="0084DB30" w14:textId="77777777" w:rsidR="00844FC2" w:rsidRPr="00400A1E" w:rsidRDefault="00844FC2" w:rsidP="00B13F74">
            <w:pPr>
              <w:jc w:val="center"/>
              <w:rPr>
                <w:b/>
                <w:bCs/>
                <w:color w:val="000000"/>
                <w:lang w:val="en-US"/>
              </w:rPr>
            </w:pPr>
            <w:proofErr w:type="spellStart"/>
            <w:r w:rsidRPr="00400A1E">
              <w:rPr>
                <w:b/>
                <w:bCs/>
                <w:color w:val="000000"/>
                <w:lang w:val="en-US"/>
              </w:rPr>
              <w:t>kenmerk</w:t>
            </w:r>
            <w:proofErr w:type="spellEnd"/>
            <w:r w:rsidRPr="00400A1E">
              <w:rPr>
                <w:b/>
                <w:bCs/>
                <w:color w:val="000000"/>
                <w:lang w:val="en-US"/>
              </w:rPr>
              <w:t xml:space="preserve"> </w:t>
            </w:r>
          </w:p>
        </w:tc>
        <w:tc>
          <w:tcPr>
            <w:tcW w:w="3301" w:type="dxa"/>
            <w:gridSpan w:val="5"/>
            <w:tcBorders>
              <w:top w:val="outset" w:sz="6" w:space="0" w:color="auto"/>
              <w:left w:val="outset" w:sz="6" w:space="0" w:color="auto"/>
              <w:bottom w:val="outset" w:sz="6" w:space="0" w:color="auto"/>
              <w:right w:val="outset" w:sz="6" w:space="0" w:color="auto"/>
            </w:tcBorders>
            <w:shd w:val="clear" w:color="auto" w:fill="C6D9F1"/>
            <w:vAlign w:val="center"/>
          </w:tcPr>
          <w:p w14:paraId="0084DB31" w14:textId="77777777" w:rsidR="00844FC2" w:rsidRPr="00400A1E" w:rsidRDefault="00844FC2" w:rsidP="00B13F74">
            <w:pPr>
              <w:jc w:val="center"/>
              <w:rPr>
                <w:b/>
                <w:bCs/>
                <w:color w:val="000000"/>
                <w:lang w:val="en-US"/>
              </w:rPr>
            </w:pPr>
            <w:proofErr w:type="spellStart"/>
            <w:r w:rsidRPr="00400A1E">
              <w:rPr>
                <w:b/>
                <w:bCs/>
                <w:color w:val="000000"/>
                <w:lang w:val="en-US"/>
              </w:rPr>
              <w:t>afmetingen</w:t>
            </w:r>
            <w:proofErr w:type="spellEnd"/>
            <w:r w:rsidRPr="00400A1E">
              <w:rPr>
                <w:b/>
                <w:bCs/>
                <w:color w:val="000000"/>
                <w:lang w:val="en-US"/>
              </w:rPr>
              <w:t xml:space="preserve"> in mm </w:t>
            </w:r>
          </w:p>
        </w:tc>
      </w:tr>
      <w:tr w:rsidR="00844FC2" w:rsidRPr="00400A1E" w14:paraId="0084DB3B" w14:textId="77777777" w:rsidTr="00397453">
        <w:trPr>
          <w:tblCellSpacing w:w="0" w:type="dxa"/>
        </w:trPr>
        <w:tc>
          <w:tcPr>
            <w:tcW w:w="2509" w:type="dxa"/>
            <w:tcBorders>
              <w:top w:val="outset" w:sz="6" w:space="0" w:color="auto"/>
              <w:left w:val="outset" w:sz="6" w:space="0" w:color="auto"/>
              <w:bottom w:val="outset" w:sz="6" w:space="0" w:color="auto"/>
              <w:right w:val="outset" w:sz="6" w:space="0" w:color="auto"/>
            </w:tcBorders>
            <w:vAlign w:val="center"/>
          </w:tcPr>
          <w:p w14:paraId="0084DB34" w14:textId="77777777" w:rsidR="00844FC2" w:rsidRPr="00400A1E" w:rsidRDefault="00844FC2" w:rsidP="00B13F74">
            <w:pPr>
              <w:rPr>
                <w:color w:val="000000"/>
              </w:rPr>
            </w:pPr>
            <w:r w:rsidRPr="00400A1E">
              <w:rPr>
                <w:color w:val="000000"/>
              </w:rPr>
              <w:t xml:space="preserve">hoogte van hoofdletters en cijfers </w:t>
            </w:r>
          </w:p>
        </w:tc>
        <w:tc>
          <w:tcPr>
            <w:tcW w:w="669" w:type="dxa"/>
            <w:tcBorders>
              <w:top w:val="outset" w:sz="6" w:space="0" w:color="auto"/>
              <w:left w:val="outset" w:sz="6" w:space="0" w:color="auto"/>
              <w:bottom w:val="outset" w:sz="6" w:space="0" w:color="auto"/>
              <w:right w:val="outset" w:sz="6" w:space="0" w:color="auto"/>
            </w:tcBorders>
            <w:vAlign w:val="center"/>
          </w:tcPr>
          <w:p w14:paraId="0084DB35" w14:textId="77777777" w:rsidR="00844FC2" w:rsidRPr="00400A1E" w:rsidRDefault="00844FC2" w:rsidP="00B13F74">
            <w:pPr>
              <w:rPr>
                <w:color w:val="000000"/>
                <w:lang w:val="en-US"/>
              </w:rPr>
            </w:pPr>
            <w:r w:rsidRPr="00400A1E">
              <w:rPr>
                <w:color w:val="000000"/>
                <w:lang w:val="en-US"/>
              </w:rPr>
              <w:t xml:space="preserve">1.8 </w:t>
            </w:r>
          </w:p>
        </w:tc>
        <w:tc>
          <w:tcPr>
            <w:tcW w:w="669" w:type="dxa"/>
            <w:tcBorders>
              <w:top w:val="outset" w:sz="6" w:space="0" w:color="auto"/>
              <w:left w:val="outset" w:sz="6" w:space="0" w:color="auto"/>
              <w:bottom w:val="outset" w:sz="6" w:space="0" w:color="auto"/>
              <w:right w:val="outset" w:sz="6" w:space="0" w:color="auto"/>
            </w:tcBorders>
            <w:vAlign w:val="center"/>
          </w:tcPr>
          <w:p w14:paraId="0084DB36" w14:textId="77777777" w:rsidR="00844FC2" w:rsidRPr="00400A1E" w:rsidRDefault="00844FC2" w:rsidP="00B13F74">
            <w:pPr>
              <w:rPr>
                <w:color w:val="000000"/>
                <w:lang w:val="en-US"/>
              </w:rPr>
            </w:pPr>
            <w:r w:rsidRPr="00400A1E">
              <w:rPr>
                <w:color w:val="000000"/>
                <w:lang w:val="en-US"/>
              </w:rPr>
              <w:t xml:space="preserve">2.5 </w:t>
            </w:r>
          </w:p>
        </w:tc>
        <w:tc>
          <w:tcPr>
            <w:tcW w:w="747" w:type="dxa"/>
            <w:tcBorders>
              <w:top w:val="outset" w:sz="6" w:space="0" w:color="auto"/>
              <w:left w:val="outset" w:sz="6" w:space="0" w:color="auto"/>
              <w:bottom w:val="outset" w:sz="6" w:space="0" w:color="auto"/>
              <w:right w:val="outset" w:sz="6" w:space="0" w:color="auto"/>
            </w:tcBorders>
            <w:vAlign w:val="center"/>
          </w:tcPr>
          <w:p w14:paraId="0084DB37" w14:textId="77777777" w:rsidR="00844FC2" w:rsidRPr="00400A1E" w:rsidRDefault="00844FC2" w:rsidP="00B13F74">
            <w:pPr>
              <w:rPr>
                <w:color w:val="000000"/>
                <w:lang w:val="en-US"/>
              </w:rPr>
            </w:pPr>
            <w:r w:rsidRPr="00400A1E">
              <w:rPr>
                <w:color w:val="000000"/>
                <w:lang w:val="en-US"/>
              </w:rPr>
              <w:t xml:space="preserve">3.5 </w:t>
            </w:r>
          </w:p>
        </w:tc>
        <w:tc>
          <w:tcPr>
            <w:tcW w:w="569" w:type="dxa"/>
            <w:tcBorders>
              <w:top w:val="outset" w:sz="6" w:space="0" w:color="auto"/>
              <w:left w:val="outset" w:sz="6" w:space="0" w:color="auto"/>
              <w:bottom w:val="outset" w:sz="6" w:space="0" w:color="auto"/>
              <w:right w:val="outset" w:sz="6" w:space="0" w:color="auto"/>
            </w:tcBorders>
            <w:vAlign w:val="center"/>
          </w:tcPr>
          <w:p w14:paraId="0084DB38" w14:textId="77777777" w:rsidR="00844FC2" w:rsidRPr="00400A1E" w:rsidRDefault="00844FC2" w:rsidP="00C53BF4">
            <w:pPr>
              <w:rPr>
                <w:color w:val="000000"/>
                <w:lang w:val="en-US"/>
              </w:rPr>
            </w:pPr>
            <w:r w:rsidRPr="00400A1E">
              <w:rPr>
                <w:color w:val="000000"/>
                <w:lang w:val="en-US"/>
              </w:rPr>
              <w:t>5</w:t>
            </w:r>
            <w:r>
              <w:rPr>
                <w:color w:val="C00000"/>
                <w:lang w:val="en-US"/>
              </w:rPr>
              <w:t>.</w:t>
            </w:r>
            <w:r>
              <w:rPr>
                <w:color w:val="000000"/>
                <w:lang w:val="en-US"/>
              </w:rPr>
              <w:t>0</w:t>
            </w:r>
            <w:r w:rsidRPr="00400A1E">
              <w:rPr>
                <w:color w:val="000000"/>
                <w:lang w:val="en-US"/>
              </w:rPr>
              <w:t xml:space="preserve"> </w:t>
            </w:r>
          </w:p>
        </w:tc>
        <w:tc>
          <w:tcPr>
            <w:tcW w:w="647" w:type="dxa"/>
            <w:tcBorders>
              <w:top w:val="outset" w:sz="6" w:space="0" w:color="auto"/>
              <w:left w:val="outset" w:sz="6" w:space="0" w:color="auto"/>
              <w:bottom w:val="outset" w:sz="6" w:space="0" w:color="auto"/>
              <w:right w:val="outset" w:sz="6" w:space="0" w:color="auto"/>
            </w:tcBorders>
            <w:vAlign w:val="center"/>
          </w:tcPr>
          <w:p w14:paraId="0084DB39" w14:textId="77777777" w:rsidR="00844FC2" w:rsidRPr="00400A1E" w:rsidRDefault="00844FC2" w:rsidP="00C53BF4">
            <w:pPr>
              <w:rPr>
                <w:color w:val="000000"/>
                <w:lang w:val="en-US"/>
              </w:rPr>
            </w:pPr>
            <w:r w:rsidRPr="00400A1E">
              <w:rPr>
                <w:color w:val="000000"/>
                <w:lang w:val="en-US"/>
              </w:rPr>
              <w:t>7</w:t>
            </w:r>
            <w:r w:rsidRPr="00C53BF4">
              <w:rPr>
                <w:color w:val="C00000"/>
                <w:lang w:val="en-US"/>
              </w:rPr>
              <w:t>.</w:t>
            </w:r>
            <w:r>
              <w:rPr>
                <w:color w:val="000000"/>
                <w:lang w:val="en-US"/>
              </w:rPr>
              <w:t>0</w:t>
            </w:r>
          </w:p>
        </w:tc>
      </w:tr>
      <w:tr w:rsidR="00844FC2" w:rsidRPr="00400A1E" w14:paraId="0084DB43" w14:textId="77777777" w:rsidTr="00397453">
        <w:trPr>
          <w:tblCellSpacing w:w="0" w:type="dxa"/>
        </w:trPr>
        <w:tc>
          <w:tcPr>
            <w:tcW w:w="2509" w:type="dxa"/>
            <w:tcBorders>
              <w:top w:val="outset" w:sz="6" w:space="0" w:color="auto"/>
              <w:left w:val="outset" w:sz="6" w:space="0" w:color="auto"/>
              <w:bottom w:val="outset" w:sz="6" w:space="0" w:color="auto"/>
              <w:right w:val="outset" w:sz="6" w:space="0" w:color="auto"/>
            </w:tcBorders>
            <w:vAlign w:val="center"/>
          </w:tcPr>
          <w:p w14:paraId="0084DB3C" w14:textId="77777777" w:rsidR="00844FC2" w:rsidRPr="00400A1E" w:rsidRDefault="00844FC2" w:rsidP="00B13F74">
            <w:pPr>
              <w:rPr>
                <w:color w:val="000000"/>
                <w:lang w:val="en-US"/>
              </w:rPr>
            </w:pPr>
            <w:proofErr w:type="spellStart"/>
            <w:r w:rsidRPr="00400A1E">
              <w:rPr>
                <w:color w:val="000000"/>
                <w:lang w:val="en-US"/>
              </w:rPr>
              <w:t>lijndikte</w:t>
            </w:r>
            <w:proofErr w:type="spellEnd"/>
            <w:r w:rsidRPr="00400A1E">
              <w:rPr>
                <w:color w:val="000000"/>
                <w:lang w:val="en-US"/>
              </w:rPr>
              <w:t xml:space="preserve"> </w:t>
            </w:r>
          </w:p>
        </w:tc>
        <w:tc>
          <w:tcPr>
            <w:tcW w:w="669" w:type="dxa"/>
            <w:tcBorders>
              <w:top w:val="outset" w:sz="6" w:space="0" w:color="auto"/>
              <w:left w:val="outset" w:sz="6" w:space="0" w:color="auto"/>
              <w:bottom w:val="outset" w:sz="6" w:space="0" w:color="auto"/>
              <w:right w:val="outset" w:sz="6" w:space="0" w:color="auto"/>
            </w:tcBorders>
            <w:vAlign w:val="center"/>
          </w:tcPr>
          <w:p w14:paraId="0084DB3D" w14:textId="77777777" w:rsidR="00844FC2" w:rsidRPr="00400A1E" w:rsidRDefault="00844FC2" w:rsidP="00B13F74">
            <w:pPr>
              <w:rPr>
                <w:color w:val="000000"/>
                <w:lang w:val="en-US"/>
              </w:rPr>
            </w:pPr>
            <w:r w:rsidRPr="00400A1E">
              <w:rPr>
                <w:color w:val="000000"/>
                <w:lang w:val="en-US"/>
              </w:rPr>
              <w:t xml:space="preserve">0.18 </w:t>
            </w:r>
          </w:p>
        </w:tc>
        <w:tc>
          <w:tcPr>
            <w:tcW w:w="669" w:type="dxa"/>
            <w:tcBorders>
              <w:top w:val="outset" w:sz="6" w:space="0" w:color="auto"/>
              <w:left w:val="outset" w:sz="6" w:space="0" w:color="auto"/>
              <w:bottom w:val="outset" w:sz="6" w:space="0" w:color="auto"/>
              <w:right w:val="outset" w:sz="6" w:space="0" w:color="auto"/>
            </w:tcBorders>
            <w:vAlign w:val="center"/>
          </w:tcPr>
          <w:p w14:paraId="0084DB3E" w14:textId="77777777" w:rsidR="00844FC2" w:rsidRPr="00400A1E" w:rsidRDefault="00844FC2" w:rsidP="00B13F74">
            <w:pPr>
              <w:rPr>
                <w:color w:val="000000"/>
                <w:lang w:val="en-US"/>
              </w:rPr>
            </w:pPr>
            <w:r w:rsidRPr="00400A1E">
              <w:rPr>
                <w:color w:val="000000"/>
                <w:lang w:val="en-US"/>
              </w:rPr>
              <w:t xml:space="preserve">0.25 </w:t>
            </w:r>
          </w:p>
        </w:tc>
        <w:tc>
          <w:tcPr>
            <w:tcW w:w="747" w:type="dxa"/>
            <w:tcBorders>
              <w:top w:val="outset" w:sz="6" w:space="0" w:color="auto"/>
              <w:left w:val="outset" w:sz="6" w:space="0" w:color="auto"/>
              <w:bottom w:val="outset" w:sz="6" w:space="0" w:color="auto"/>
              <w:right w:val="outset" w:sz="6" w:space="0" w:color="auto"/>
            </w:tcBorders>
            <w:vAlign w:val="center"/>
          </w:tcPr>
          <w:p w14:paraId="0084DB3F" w14:textId="77777777" w:rsidR="00844FC2" w:rsidRPr="00400A1E" w:rsidRDefault="00844FC2" w:rsidP="00B13F74">
            <w:pPr>
              <w:rPr>
                <w:color w:val="000000"/>
                <w:lang w:val="en-US"/>
              </w:rPr>
            </w:pPr>
            <w:r w:rsidRPr="00400A1E">
              <w:rPr>
                <w:color w:val="000000"/>
                <w:lang w:val="en-US"/>
              </w:rPr>
              <w:t xml:space="preserve">0.35 </w:t>
            </w:r>
          </w:p>
        </w:tc>
        <w:tc>
          <w:tcPr>
            <w:tcW w:w="569" w:type="dxa"/>
            <w:tcBorders>
              <w:top w:val="outset" w:sz="6" w:space="0" w:color="auto"/>
              <w:left w:val="outset" w:sz="6" w:space="0" w:color="auto"/>
              <w:bottom w:val="outset" w:sz="6" w:space="0" w:color="auto"/>
              <w:right w:val="outset" w:sz="6" w:space="0" w:color="auto"/>
            </w:tcBorders>
            <w:vAlign w:val="center"/>
          </w:tcPr>
          <w:p w14:paraId="0084DB40" w14:textId="77777777" w:rsidR="00844FC2" w:rsidRPr="00400A1E" w:rsidRDefault="00844FC2" w:rsidP="00B13F74">
            <w:pPr>
              <w:rPr>
                <w:color w:val="000000"/>
                <w:lang w:val="en-US"/>
              </w:rPr>
            </w:pPr>
            <w:r w:rsidRPr="00400A1E">
              <w:rPr>
                <w:color w:val="000000"/>
                <w:lang w:val="en-US"/>
              </w:rPr>
              <w:t xml:space="preserve">0.5 </w:t>
            </w:r>
          </w:p>
        </w:tc>
        <w:tc>
          <w:tcPr>
            <w:tcW w:w="647" w:type="dxa"/>
            <w:tcBorders>
              <w:top w:val="outset" w:sz="6" w:space="0" w:color="auto"/>
              <w:left w:val="outset" w:sz="6" w:space="0" w:color="auto"/>
              <w:bottom w:val="outset" w:sz="6" w:space="0" w:color="auto"/>
              <w:right w:val="outset" w:sz="6" w:space="0" w:color="auto"/>
            </w:tcBorders>
            <w:vAlign w:val="center"/>
          </w:tcPr>
          <w:p w14:paraId="0084DB41" w14:textId="77777777" w:rsidR="00844FC2" w:rsidRPr="00400A1E" w:rsidRDefault="00844FC2" w:rsidP="00B13F74">
            <w:pPr>
              <w:rPr>
                <w:color w:val="000000"/>
                <w:lang w:val="en-US"/>
              </w:rPr>
            </w:pPr>
            <w:r w:rsidRPr="00400A1E">
              <w:rPr>
                <w:color w:val="000000"/>
                <w:lang w:val="en-US"/>
              </w:rPr>
              <w:t xml:space="preserve">0.7 </w:t>
            </w:r>
          </w:p>
        </w:tc>
      </w:tr>
    </w:tbl>
    <w:p w14:paraId="0084DB45" w14:textId="03476FFD" w:rsidR="00397453" w:rsidRDefault="00973761" w:rsidP="002F1F29">
      <w:pPr>
        <w:pStyle w:val="Kop4"/>
      </w:pPr>
      <w:bookmarkStart w:id="126" w:name="_Toc90923636"/>
      <w:r>
        <w:t>4</w:t>
      </w:r>
      <w:r w:rsidR="002F1F29">
        <w:t>.</w:t>
      </w:r>
      <w:r w:rsidR="00255C38" w:rsidRPr="00156B76">
        <w:t>6</w:t>
      </w:r>
      <w:r w:rsidR="002F1F29">
        <w:t xml:space="preserve">.3 </w:t>
      </w:r>
      <w:r w:rsidR="002F1F29">
        <w:tab/>
      </w:r>
      <w:r w:rsidR="00E5454F">
        <w:t>Aanbevelingen</w:t>
      </w:r>
      <w:r w:rsidR="002F1F29">
        <w:t xml:space="preserve"> voor tekstgebruik en -hoogte</w:t>
      </w:r>
      <w:bookmarkEnd w:id="126"/>
    </w:p>
    <w:p w14:paraId="0084DB46" w14:textId="77777777" w:rsidR="00BB5FB9" w:rsidRDefault="00BB5FB9" w:rsidP="00BB5FB9">
      <w:pPr>
        <w:ind w:left="360"/>
      </w:pPr>
    </w:p>
    <w:tbl>
      <w:tblPr>
        <w:tblW w:w="8626" w:type="dxa"/>
        <w:tblCellSpacing w:w="0" w:type="dxa"/>
        <w:tblInd w:w="34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000" w:firstRow="0" w:lastRow="0" w:firstColumn="0" w:lastColumn="0" w:noHBand="0" w:noVBand="0"/>
      </w:tblPr>
      <w:tblGrid>
        <w:gridCol w:w="2300"/>
        <w:gridCol w:w="1337"/>
        <w:gridCol w:w="1337"/>
        <w:gridCol w:w="1480"/>
        <w:gridCol w:w="2172"/>
      </w:tblGrid>
      <w:tr w:rsidR="00BB5FB9" w:rsidRPr="00400A1E" w14:paraId="0084DB4C" w14:textId="77777777" w:rsidTr="00957EDF">
        <w:trPr>
          <w:tblHeader/>
          <w:tblCellSpacing w:w="0" w:type="dxa"/>
        </w:trPr>
        <w:tc>
          <w:tcPr>
            <w:tcW w:w="2300"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7" w14:textId="77777777" w:rsidR="00BB5FB9" w:rsidRPr="00400A1E" w:rsidRDefault="00BB5FB9" w:rsidP="00B13F74">
            <w:pPr>
              <w:jc w:val="center"/>
              <w:rPr>
                <w:b/>
                <w:bCs/>
                <w:color w:val="000000"/>
                <w:lang w:val="en-US"/>
              </w:rPr>
            </w:pPr>
            <w:proofErr w:type="spellStart"/>
            <w:r w:rsidRPr="00400A1E">
              <w:rPr>
                <w:b/>
                <w:bCs/>
                <w:color w:val="000000"/>
                <w:lang w:val="en-US"/>
              </w:rPr>
              <w:t>aard</w:t>
            </w:r>
            <w:proofErr w:type="spellEnd"/>
            <w:r w:rsidRPr="00400A1E">
              <w:rPr>
                <w:b/>
                <w:bCs/>
                <w:color w:val="000000"/>
                <w:lang w:val="en-US"/>
              </w:rPr>
              <w:t xml:space="preserve"> van de </w:t>
            </w:r>
            <w:proofErr w:type="spellStart"/>
            <w:r w:rsidRPr="00400A1E">
              <w:rPr>
                <w:b/>
                <w:bCs/>
                <w:color w:val="000000"/>
                <w:lang w:val="en-US"/>
              </w:rPr>
              <w:t>tekst</w:t>
            </w:r>
            <w:proofErr w:type="spellEnd"/>
            <w:r w:rsidRPr="00400A1E">
              <w:rPr>
                <w:b/>
                <w:bCs/>
                <w:color w:val="000000"/>
                <w:lang w:val="en-US"/>
              </w:rPr>
              <w:t xml:space="preserve"> </w:t>
            </w:r>
          </w:p>
        </w:tc>
        <w:tc>
          <w:tcPr>
            <w:tcW w:w="1337"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8" w14:textId="77777777" w:rsidR="00BB5FB9" w:rsidRPr="00400A1E" w:rsidRDefault="00D50297" w:rsidP="00B13F74">
            <w:pPr>
              <w:jc w:val="center"/>
              <w:rPr>
                <w:b/>
                <w:bCs/>
                <w:color w:val="000000"/>
                <w:lang w:val="en-US"/>
              </w:rPr>
            </w:pPr>
            <w:proofErr w:type="spellStart"/>
            <w:r>
              <w:rPr>
                <w:b/>
                <w:bCs/>
                <w:color w:val="000000"/>
                <w:lang w:val="en-US"/>
              </w:rPr>
              <w:t>h</w:t>
            </w:r>
            <w:r w:rsidR="00BB5FB9" w:rsidRPr="00400A1E">
              <w:rPr>
                <w:b/>
                <w:bCs/>
                <w:color w:val="000000"/>
                <w:lang w:val="en-US"/>
              </w:rPr>
              <w:t>oogte</w:t>
            </w:r>
            <w:proofErr w:type="spellEnd"/>
            <w:r>
              <w:rPr>
                <w:b/>
                <w:bCs/>
                <w:color w:val="000000"/>
                <w:lang w:val="en-US"/>
              </w:rPr>
              <w:t xml:space="preserve"> </w:t>
            </w:r>
            <w:r w:rsidR="00BB5FB9" w:rsidRPr="00400A1E">
              <w:rPr>
                <w:b/>
                <w:bCs/>
                <w:color w:val="000000"/>
                <w:lang w:val="en-US"/>
              </w:rPr>
              <w:t xml:space="preserve">(mm) </w:t>
            </w:r>
          </w:p>
        </w:tc>
        <w:tc>
          <w:tcPr>
            <w:tcW w:w="1337"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9" w14:textId="77777777" w:rsidR="00BB5FB9" w:rsidRPr="00400A1E" w:rsidRDefault="00BB5FB9" w:rsidP="00B13F74">
            <w:pPr>
              <w:jc w:val="center"/>
              <w:rPr>
                <w:b/>
                <w:bCs/>
                <w:color w:val="000000"/>
                <w:lang w:val="en-US"/>
              </w:rPr>
            </w:pPr>
            <w:proofErr w:type="spellStart"/>
            <w:r w:rsidRPr="00400A1E">
              <w:rPr>
                <w:b/>
                <w:bCs/>
                <w:color w:val="000000"/>
                <w:lang w:val="en-US"/>
              </w:rPr>
              <w:t>hoofdletters</w:t>
            </w:r>
            <w:proofErr w:type="spellEnd"/>
            <w:r w:rsidRPr="00400A1E">
              <w:rPr>
                <w:b/>
                <w:bCs/>
                <w:color w:val="000000"/>
                <w:lang w:val="en-US"/>
              </w:rPr>
              <w:t xml:space="preserve"> of</w:t>
            </w:r>
            <w:r w:rsidRPr="00400A1E">
              <w:rPr>
                <w:b/>
                <w:bCs/>
                <w:color w:val="000000"/>
                <w:lang w:val="en-US"/>
              </w:rPr>
              <w:br/>
            </w:r>
            <w:proofErr w:type="spellStart"/>
            <w:r w:rsidRPr="00400A1E">
              <w:rPr>
                <w:b/>
                <w:bCs/>
                <w:color w:val="000000"/>
                <w:lang w:val="en-US"/>
              </w:rPr>
              <w:t>kleine</w:t>
            </w:r>
            <w:proofErr w:type="spellEnd"/>
            <w:r w:rsidRPr="00400A1E">
              <w:rPr>
                <w:b/>
                <w:bCs/>
                <w:color w:val="000000"/>
                <w:lang w:val="en-US"/>
              </w:rPr>
              <w:t xml:space="preserve"> letters </w:t>
            </w:r>
          </w:p>
        </w:tc>
        <w:tc>
          <w:tcPr>
            <w:tcW w:w="1480"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A" w14:textId="77777777" w:rsidR="00BB5FB9" w:rsidRPr="00400A1E" w:rsidRDefault="00BB5FB9" w:rsidP="00B13F74">
            <w:pPr>
              <w:jc w:val="center"/>
              <w:rPr>
                <w:b/>
                <w:bCs/>
                <w:color w:val="000000"/>
                <w:lang w:val="en-US"/>
              </w:rPr>
            </w:pPr>
            <w:proofErr w:type="spellStart"/>
            <w:r w:rsidRPr="00400A1E">
              <w:rPr>
                <w:b/>
                <w:bCs/>
                <w:color w:val="000000"/>
                <w:lang w:val="en-US"/>
              </w:rPr>
              <w:t>opmerking</w:t>
            </w:r>
            <w:proofErr w:type="spellEnd"/>
            <w:r w:rsidRPr="00400A1E">
              <w:rPr>
                <w:b/>
                <w:bCs/>
                <w:color w:val="000000"/>
                <w:lang w:val="en-US"/>
              </w:rPr>
              <w:t xml:space="preserve"> </w:t>
            </w:r>
          </w:p>
        </w:tc>
        <w:tc>
          <w:tcPr>
            <w:tcW w:w="2172" w:type="dxa"/>
            <w:tcBorders>
              <w:top w:val="outset" w:sz="6" w:space="0" w:color="auto"/>
              <w:left w:val="outset" w:sz="6" w:space="0" w:color="auto"/>
              <w:bottom w:val="outset" w:sz="6" w:space="0" w:color="auto"/>
              <w:right w:val="outset" w:sz="6" w:space="0" w:color="auto"/>
            </w:tcBorders>
            <w:shd w:val="clear" w:color="auto" w:fill="C6D9F1"/>
            <w:vAlign w:val="center"/>
          </w:tcPr>
          <w:p w14:paraId="0084DB4B" w14:textId="77777777" w:rsidR="00BB5FB9" w:rsidRPr="00400A1E" w:rsidRDefault="00BB5FB9" w:rsidP="00B13F74">
            <w:pPr>
              <w:rPr>
                <w:b/>
                <w:bCs/>
                <w:color w:val="000000"/>
                <w:lang w:val="en-US"/>
              </w:rPr>
            </w:pPr>
            <w:proofErr w:type="spellStart"/>
            <w:r w:rsidRPr="00400A1E">
              <w:rPr>
                <w:b/>
                <w:bCs/>
                <w:color w:val="000000"/>
                <w:lang w:val="en-US"/>
              </w:rPr>
              <w:t>voorbeeld</w:t>
            </w:r>
            <w:proofErr w:type="spellEnd"/>
            <w:r w:rsidRPr="00400A1E">
              <w:rPr>
                <w:b/>
                <w:bCs/>
                <w:color w:val="000000"/>
                <w:lang w:val="en-US"/>
              </w:rPr>
              <w:br/>
              <w:t>(</w:t>
            </w:r>
            <w:proofErr w:type="spellStart"/>
            <w:r w:rsidRPr="00400A1E">
              <w:rPr>
                <w:b/>
                <w:bCs/>
                <w:color w:val="000000"/>
                <w:lang w:val="en-US"/>
              </w:rPr>
              <w:t>niet</w:t>
            </w:r>
            <w:proofErr w:type="spellEnd"/>
            <w:r w:rsidRPr="00400A1E">
              <w:rPr>
                <w:b/>
                <w:bCs/>
                <w:color w:val="000000"/>
                <w:lang w:val="en-US"/>
              </w:rPr>
              <w:t xml:space="preserve"> op </w:t>
            </w:r>
            <w:proofErr w:type="spellStart"/>
            <w:r w:rsidRPr="00400A1E">
              <w:rPr>
                <w:b/>
                <w:bCs/>
                <w:color w:val="000000"/>
                <w:lang w:val="en-US"/>
              </w:rPr>
              <w:t>schaal</w:t>
            </w:r>
            <w:proofErr w:type="spellEnd"/>
            <w:r w:rsidRPr="00400A1E">
              <w:rPr>
                <w:b/>
                <w:bCs/>
                <w:color w:val="000000"/>
                <w:lang w:val="en-US"/>
              </w:rPr>
              <w:t xml:space="preserve">) </w:t>
            </w:r>
          </w:p>
        </w:tc>
      </w:tr>
      <w:tr w:rsidR="00BB5FB9" w:rsidRPr="00400A1E" w14:paraId="0084DB52"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4D" w14:textId="77777777" w:rsidR="00BB5FB9" w:rsidRPr="00400A1E" w:rsidRDefault="00BB5FB9" w:rsidP="00B13F74">
            <w:pPr>
              <w:rPr>
                <w:lang w:val="en-US"/>
              </w:rPr>
            </w:pPr>
            <w:proofErr w:type="spellStart"/>
            <w:r w:rsidRPr="00400A1E">
              <w:rPr>
                <w:lang w:val="en-US"/>
              </w:rPr>
              <w:t>onderschriften</w:t>
            </w:r>
            <w:proofErr w:type="spellEnd"/>
            <w:r w:rsidRPr="00400A1E">
              <w:rPr>
                <w:lang w:val="en-US"/>
              </w:rPr>
              <w:t xml:space="preserve"> </w:t>
            </w:r>
            <w:proofErr w:type="spellStart"/>
            <w:r w:rsidRPr="00400A1E">
              <w:rPr>
                <w:lang w:val="en-US"/>
              </w:rPr>
              <w:t>en</w:t>
            </w:r>
            <w:proofErr w:type="spellEnd"/>
            <w:r w:rsidRPr="00400A1E">
              <w:rPr>
                <w:lang w:val="en-US"/>
              </w:rPr>
              <w:t xml:space="preserve"> </w:t>
            </w:r>
            <w:proofErr w:type="spellStart"/>
            <w:r w:rsidRPr="00400A1E">
              <w:rPr>
                <w:lang w:val="en-US"/>
              </w:rPr>
              <w:t>titels</w:t>
            </w:r>
            <w:proofErr w:type="spellEnd"/>
            <w:r w:rsidRPr="00400A1E">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4E" w14:textId="77777777" w:rsidR="00BB5FB9" w:rsidRPr="00400A1E" w:rsidRDefault="00BB5FB9" w:rsidP="00C53BF4">
            <w:pPr>
              <w:rPr>
                <w:lang w:val="en-US"/>
              </w:rPr>
            </w:pPr>
            <w:r w:rsidRPr="00400A1E">
              <w:rPr>
                <w:lang w:val="en-US"/>
              </w:rPr>
              <w:t>5</w:t>
            </w:r>
            <w:r w:rsidR="00C53BF4">
              <w:rPr>
                <w:lang w:val="en-US"/>
              </w:rPr>
              <w:t>.</w:t>
            </w:r>
            <w:r w:rsidRPr="00400A1E">
              <w:rPr>
                <w:lang w:val="en-US"/>
              </w:rPr>
              <w:t xml:space="preserve">0 </w:t>
            </w:r>
          </w:p>
        </w:tc>
        <w:tc>
          <w:tcPr>
            <w:tcW w:w="1337" w:type="dxa"/>
            <w:tcBorders>
              <w:top w:val="outset" w:sz="6" w:space="0" w:color="auto"/>
              <w:left w:val="outset" w:sz="6" w:space="0" w:color="auto"/>
              <w:bottom w:val="outset" w:sz="6" w:space="0" w:color="auto"/>
              <w:right w:val="outset" w:sz="6" w:space="0" w:color="auto"/>
            </w:tcBorders>
          </w:tcPr>
          <w:p w14:paraId="0084DB4F" w14:textId="77777777" w:rsidR="00BB5FB9" w:rsidRPr="00400A1E" w:rsidRDefault="00BB5FB9" w:rsidP="00B13F74">
            <w:pPr>
              <w:rPr>
                <w:lang w:val="en-US"/>
              </w:rPr>
            </w:pPr>
            <w:proofErr w:type="spellStart"/>
            <w:r w:rsidRPr="00400A1E">
              <w:rPr>
                <w:lang w:val="en-US"/>
              </w:rPr>
              <w:t>hoofd</w:t>
            </w:r>
            <w:proofErr w:type="spellEnd"/>
            <w:r w:rsidRPr="00400A1E">
              <w:rPr>
                <w:lang w:val="en-US"/>
              </w:rPr>
              <w:t xml:space="preserve">- of </w:t>
            </w:r>
            <w:proofErr w:type="spellStart"/>
            <w:r w:rsidRPr="00400A1E">
              <w:rPr>
                <w:lang w:val="en-US"/>
              </w:rPr>
              <w:t>kleine</w:t>
            </w:r>
            <w:proofErr w:type="spellEnd"/>
            <w:r w:rsidRPr="00400A1E">
              <w:rPr>
                <w:lang w:val="en-US"/>
              </w:rPr>
              <w:t xml:space="preserve"> letters </w:t>
            </w:r>
          </w:p>
        </w:tc>
        <w:tc>
          <w:tcPr>
            <w:tcW w:w="1480" w:type="dxa"/>
            <w:tcBorders>
              <w:top w:val="outset" w:sz="6" w:space="0" w:color="auto"/>
              <w:left w:val="outset" w:sz="6" w:space="0" w:color="auto"/>
              <w:bottom w:val="outset" w:sz="6" w:space="0" w:color="auto"/>
              <w:right w:val="outset" w:sz="6" w:space="0" w:color="auto"/>
            </w:tcBorders>
          </w:tcPr>
          <w:p w14:paraId="0084DB50" w14:textId="77777777" w:rsidR="00BB5FB9" w:rsidRPr="00400A1E" w:rsidRDefault="00BB5FB9" w:rsidP="00B13F74">
            <w:pPr>
              <w:rPr>
                <w:lang w:val="en-US"/>
              </w:rPr>
            </w:pPr>
            <w:proofErr w:type="spellStart"/>
            <w:r w:rsidRPr="00400A1E">
              <w:rPr>
                <w:lang w:val="en-US"/>
              </w:rPr>
              <w:t>onderstreept</w:t>
            </w:r>
            <w:proofErr w:type="spellEnd"/>
            <w:r w:rsidRPr="00400A1E">
              <w:rPr>
                <w:lang w:val="en-US"/>
              </w:rPr>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51" w14:textId="77777777" w:rsidR="00BB5FB9" w:rsidRPr="00CD0555" w:rsidRDefault="00CD0555" w:rsidP="00B13F74">
            <w:pPr>
              <w:spacing w:line="240" w:lineRule="atLeast"/>
              <w:rPr>
                <w:rFonts w:ascii="NLCS-ISO" w:hAnsi="NLCS-ISO"/>
                <w:sz w:val="32"/>
                <w:szCs w:val="32"/>
                <w:u w:val="single"/>
                <w:lang w:val="en-US"/>
              </w:rPr>
            </w:pPr>
            <w:r w:rsidRPr="00CD0555">
              <w:rPr>
                <w:rFonts w:ascii="NLCS-ISO" w:hAnsi="NLCS-ISO"/>
                <w:noProof/>
                <w:sz w:val="32"/>
                <w:szCs w:val="32"/>
                <w:u w:val="single"/>
              </w:rPr>
              <w:t>DOORSNEDE A-A</w:t>
            </w:r>
          </w:p>
        </w:tc>
      </w:tr>
      <w:tr w:rsidR="00BB5FB9" w:rsidRPr="00400A1E" w14:paraId="0084DB58"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53" w14:textId="77777777" w:rsidR="00BB5FB9" w:rsidRPr="00400A1E" w:rsidRDefault="00BB5FB9" w:rsidP="00B13F74">
            <w:pPr>
              <w:rPr>
                <w:lang w:val="en-US"/>
              </w:rPr>
            </w:pPr>
            <w:proofErr w:type="spellStart"/>
            <w:r w:rsidRPr="00400A1E">
              <w:rPr>
                <w:lang w:val="en-US"/>
              </w:rPr>
              <w:t>schaalaanduiding</w:t>
            </w:r>
            <w:proofErr w:type="spellEnd"/>
            <w:r w:rsidRPr="00400A1E">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54" w14:textId="77777777" w:rsidR="00BB5FB9" w:rsidRPr="00400A1E" w:rsidRDefault="00BB5FB9" w:rsidP="00C53BF4">
            <w:pPr>
              <w:rPr>
                <w:lang w:val="en-US"/>
              </w:rPr>
            </w:pPr>
            <w:r w:rsidRPr="00400A1E">
              <w:rPr>
                <w:lang w:val="en-US"/>
              </w:rPr>
              <w:t>2</w:t>
            </w:r>
            <w:r w:rsidR="00C53BF4">
              <w:rPr>
                <w:lang w:val="en-US"/>
              </w:rPr>
              <w:t>.</w:t>
            </w:r>
            <w:r w:rsidRPr="00400A1E">
              <w:rPr>
                <w:lang w:val="en-US"/>
              </w:rPr>
              <w:t xml:space="preserve">5 </w:t>
            </w:r>
          </w:p>
        </w:tc>
        <w:tc>
          <w:tcPr>
            <w:tcW w:w="1337" w:type="dxa"/>
            <w:tcBorders>
              <w:top w:val="outset" w:sz="6" w:space="0" w:color="auto"/>
              <w:left w:val="outset" w:sz="6" w:space="0" w:color="auto"/>
              <w:bottom w:val="outset" w:sz="6" w:space="0" w:color="auto"/>
              <w:right w:val="outset" w:sz="6" w:space="0" w:color="auto"/>
            </w:tcBorders>
          </w:tcPr>
          <w:p w14:paraId="0084DB55" w14:textId="77777777" w:rsidR="00BB5FB9" w:rsidRPr="00400A1E" w:rsidRDefault="00BB5FB9" w:rsidP="00B13F74">
            <w:pPr>
              <w:rPr>
                <w:lang w:val="en-US"/>
              </w:rPr>
            </w:pPr>
            <w:proofErr w:type="spellStart"/>
            <w:r w:rsidRPr="00400A1E">
              <w:rPr>
                <w:lang w:val="en-US"/>
              </w:rPr>
              <w:t>hoofd</w:t>
            </w:r>
            <w:proofErr w:type="spellEnd"/>
            <w:r w:rsidRPr="00400A1E">
              <w:rPr>
                <w:lang w:val="en-US"/>
              </w:rPr>
              <w:t xml:space="preserve">- of </w:t>
            </w:r>
            <w:proofErr w:type="spellStart"/>
            <w:r w:rsidRPr="00400A1E">
              <w:rPr>
                <w:lang w:val="en-US"/>
              </w:rPr>
              <w:t>kleine</w:t>
            </w:r>
            <w:proofErr w:type="spellEnd"/>
            <w:r w:rsidRPr="00400A1E">
              <w:rPr>
                <w:lang w:val="en-US"/>
              </w:rPr>
              <w:t xml:space="preserve"> letters </w:t>
            </w:r>
          </w:p>
        </w:tc>
        <w:tc>
          <w:tcPr>
            <w:tcW w:w="1480" w:type="dxa"/>
            <w:tcBorders>
              <w:top w:val="outset" w:sz="6" w:space="0" w:color="auto"/>
              <w:left w:val="outset" w:sz="6" w:space="0" w:color="auto"/>
              <w:bottom w:val="outset" w:sz="6" w:space="0" w:color="auto"/>
              <w:right w:val="outset" w:sz="6" w:space="0" w:color="auto"/>
            </w:tcBorders>
          </w:tcPr>
          <w:p w14:paraId="0084DB56" w14:textId="77777777" w:rsidR="00BB5FB9" w:rsidRPr="00400A1E" w:rsidRDefault="00BB5FB9" w:rsidP="00397453">
            <w:r w:rsidRPr="00400A1E">
              <w:t xml:space="preserve">direct onder of naast de modeltitel </w:t>
            </w:r>
          </w:p>
        </w:tc>
        <w:tc>
          <w:tcPr>
            <w:tcW w:w="2172" w:type="dxa"/>
            <w:tcBorders>
              <w:top w:val="outset" w:sz="6" w:space="0" w:color="auto"/>
              <w:left w:val="outset" w:sz="6" w:space="0" w:color="auto"/>
              <w:bottom w:val="outset" w:sz="6" w:space="0" w:color="auto"/>
              <w:right w:val="outset" w:sz="6" w:space="0" w:color="auto"/>
            </w:tcBorders>
            <w:vAlign w:val="center"/>
          </w:tcPr>
          <w:p w14:paraId="0084DB57" w14:textId="77777777" w:rsidR="00BB5FB9" w:rsidRPr="00785D4A" w:rsidRDefault="00785D4A" w:rsidP="00785D4A">
            <w:pPr>
              <w:spacing w:line="240" w:lineRule="atLeast"/>
              <w:jc w:val="center"/>
              <w:rPr>
                <w:rFonts w:ascii="NLCS-ISO" w:hAnsi="NLCS-ISO"/>
                <w:sz w:val="36"/>
                <w:szCs w:val="36"/>
                <w:lang w:val="en-US"/>
              </w:rPr>
            </w:pPr>
            <w:r>
              <w:rPr>
                <w:rFonts w:ascii="NLCS-ISO" w:hAnsi="NLCS-ISO"/>
                <w:noProof/>
                <w:sz w:val="36"/>
                <w:szCs w:val="36"/>
              </w:rPr>
              <w:t>SCHAAL 1:100</w:t>
            </w:r>
          </w:p>
        </w:tc>
      </w:tr>
      <w:tr w:rsidR="00BB5FB9" w:rsidRPr="00400A1E" w14:paraId="0084DB5E"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59" w14:textId="77777777" w:rsidR="00BB5FB9" w:rsidRPr="00400A1E" w:rsidRDefault="00BB5FB9" w:rsidP="00B13F74">
            <w:r w:rsidRPr="00400A1E">
              <w:lastRenderedPageBreak/>
              <w:t xml:space="preserve">geografische aanduidingen (plaatsnamen, wijknamen, poldernamen, riviernamen etc.) </w:t>
            </w:r>
          </w:p>
        </w:tc>
        <w:tc>
          <w:tcPr>
            <w:tcW w:w="1337" w:type="dxa"/>
            <w:tcBorders>
              <w:top w:val="outset" w:sz="6" w:space="0" w:color="auto"/>
              <w:left w:val="outset" w:sz="6" w:space="0" w:color="auto"/>
              <w:bottom w:val="outset" w:sz="6" w:space="0" w:color="auto"/>
              <w:right w:val="outset" w:sz="6" w:space="0" w:color="auto"/>
            </w:tcBorders>
          </w:tcPr>
          <w:p w14:paraId="0084DB5A" w14:textId="77777777" w:rsidR="00BB5FB9" w:rsidRPr="00400A1E" w:rsidRDefault="00BB5FB9" w:rsidP="00B13F74">
            <w:r w:rsidRPr="00400A1E">
              <w:t xml:space="preserve">afhankelijk van het soort tekening </w:t>
            </w:r>
          </w:p>
        </w:tc>
        <w:tc>
          <w:tcPr>
            <w:tcW w:w="1337" w:type="dxa"/>
            <w:tcBorders>
              <w:top w:val="outset" w:sz="6" w:space="0" w:color="auto"/>
              <w:left w:val="outset" w:sz="6" w:space="0" w:color="auto"/>
              <w:bottom w:val="outset" w:sz="6" w:space="0" w:color="auto"/>
              <w:right w:val="outset" w:sz="6" w:space="0" w:color="auto"/>
            </w:tcBorders>
          </w:tcPr>
          <w:p w14:paraId="0084DB5B" w14:textId="77777777" w:rsidR="00BB5FB9" w:rsidRPr="00400A1E" w:rsidRDefault="00BB5FB9" w:rsidP="00B13F74">
            <w:r w:rsidRPr="00400A1E">
              <w:t xml:space="preserve">kleine letters, beginnend met een hoofdletter </w:t>
            </w:r>
          </w:p>
        </w:tc>
        <w:tc>
          <w:tcPr>
            <w:tcW w:w="1480" w:type="dxa"/>
            <w:tcBorders>
              <w:top w:val="outset" w:sz="6" w:space="0" w:color="auto"/>
              <w:left w:val="outset" w:sz="6" w:space="0" w:color="auto"/>
              <w:bottom w:val="outset" w:sz="6" w:space="0" w:color="auto"/>
              <w:right w:val="outset" w:sz="6" w:space="0" w:color="auto"/>
            </w:tcBorders>
          </w:tcPr>
          <w:p w14:paraId="0084DB5C" w14:textId="77777777" w:rsidR="00BB5FB9" w:rsidRPr="00400A1E" w:rsidRDefault="00BB5FB9" w:rsidP="00B13F74">
            <w:r w:rsidRPr="00400A1E">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5D" w14:textId="77777777" w:rsidR="00BB5FB9" w:rsidRPr="00785D4A" w:rsidRDefault="00785D4A" w:rsidP="00785D4A">
            <w:pPr>
              <w:spacing w:line="240" w:lineRule="atLeast"/>
              <w:jc w:val="center"/>
              <w:rPr>
                <w:rFonts w:ascii="NLCS-ISO" w:hAnsi="NLCS-ISO"/>
                <w:sz w:val="36"/>
                <w:szCs w:val="36"/>
                <w:lang w:val="en-US"/>
              </w:rPr>
            </w:pPr>
            <w:r w:rsidRPr="00785D4A">
              <w:rPr>
                <w:rFonts w:ascii="NLCS-ISO" w:hAnsi="NLCS-ISO"/>
                <w:noProof/>
                <w:sz w:val="36"/>
                <w:szCs w:val="36"/>
              </w:rPr>
              <w:t>Nootdorp</w:t>
            </w:r>
          </w:p>
        </w:tc>
      </w:tr>
      <w:tr w:rsidR="00BB5FB9" w:rsidRPr="00400A1E" w14:paraId="0084DB64"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5F" w14:textId="77777777" w:rsidR="00BB5FB9" w:rsidRPr="00400A1E" w:rsidRDefault="00BB5FB9" w:rsidP="00B13F74">
            <w:pPr>
              <w:rPr>
                <w:lang w:val="en-US"/>
              </w:rPr>
            </w:pPr>
            <w:r w:rsidRPr="00400A1E">
              <w:rPr>
                <w:lang w:val="en-US"/>
              </w:rPr>
              <w:t>N.A.P.-</w:t>
            </w:r>
            <w:proofErr w:type="spellStart"/>
            <w:r w:rsidRPr="00400A1E">
              <w:rPr>
                <w:lang w:val="en-US"/>
              </w:rPr>
              <w:t>aanduiding</w:t>
            </w:r>
            <w:proofErr w:type="spellEnd"/>
            <w:r w:rsidRPr="00400A1E">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60" w14:textId="77777777" w:rsidR="00BB5FB9" w:rsidRPr="00400A1E" w:rsidRDefault="00BB5FB9" w:rsidP="00C53BF4">
            <w:pPr>
              <w:rPr>
                <w:lang w:val="en-US"/>
              </w:rPr>
            </w:pPr>
            <w:r w:rsidRPr="00400A1E">
              <w:rPr>
                <w:lang w:val="en-US"/>
              </w:rPr>
              <w:t>3</w:t>
            </w:r>
            <w:r w:rsidR="00C53BF4">
              <w:rPr>
                <w:lang w:val="en-US"/>
              </w:rPr>
              <w:t>.</w:t>
            </w:r>
            <w:r w:rsidRPr="00400A1E">
              <w:rPr>
                <w:lang w:val="en-US"/>
              </w:rPr>
              <w:t xml:space="preserve">5 </w:t>
            </w:r>
          </w:p>
        </w:tc>
        <w:tc>
          <w:tcPr>
            <w:tcW w:w="1337" w:type="dxa"/>
            <w:tcBorders>
              <w:top w:val="outset" w:sz="6" w:space="0" w:color="auto"/>
              <w:left w:val="outset" w:sz="6" w:space="0" w:color="auto"/>
              <w:bottom w:val="outset" w:sz="6" w:space="0" w:color="auto"/>
              <w:right w:val="outset" w:sz="6" w:space="0" w:color="auto"/>
            </w:tcBorders>
          </w:tcPr>
          <w:p w14:paraId="0084DB61" w14:textId="77777777" w:rsidR="00BB5FB9" w:rsidRPr="00400A1E" w:rsidRDefault="00BB5FB9" w:rsidP="00B13F74">
            <w:pPr>
              <w:rPr>
                <w:lang w:val="en-US"/>
              </w:rPr>
            </w:pPr>
            <w:proofErr w:type="spellStart"/>
            <w:r w:rsidRPr="00400A1E">
              <w:rPr>
                <w:lang w:val="en-US"/>
              </w:rPr>
              <w:t>hoofdletters</w:t>
            </w:r>
            <w:proofErr w:type="spellEnd"/>
            <w:r w:rsidRPr="00400A1E">
              <w:rPr>
                <w:lang w:val="en-US"/>
              </w:rPr>
              <w:t xml:space="preserve"> </w:t>
            </w:r>
          </w:p>
        </w:tc>
        <w:tc>
          <w:tcPr>
            <w:tcW w:w="1480" w:type="dxa"/>
            <w:tcBorders>
              <w:top w:val="outset" w:sz="6" w:space="0" w:color="auto"/>
              <w:left w:val="outset" w:sz="6" w:space="0" w:color="auto"/>
              <w:bottom w:val="outset" w:sz="6" w:space="0" w:color="auto"/>
              <w:right w:val="outset" w:sz="6" w:space="0" w:color="auto"/>
            </w:tcBorders>
          </w:tcPr>
          <w:p w14:paraId="0084DB62" w14:textId="77777777" w:rsidR="00BB5FB9" w:rsidRPr="00400A1E" w:rsidRDefault="00BB5FB9" w:rsidP="00B13F74">
            <w:pPr>
              <w:rPr>
                <w:lang w:val="en-US"/>
              </w:rPr>
            </w:pPr>
            <w:r w:rsidRPr="00400A1E">
              <w:rPr>
                <w:lang w:val="en-US"/>
              </w:rPr>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63" w14:textId="77777777" w:rsidR="00BB5FB9" w:rsidRPr="00785D4A" w:rsidRDefault="00CD0555" w:rsidP="00CD0555">
            <w:pPr>
              <w:spacing w:line="240" w:lineRule="atLeast"/>
              <w:jc w:val="center"/>
              <w:rPr>
                <w:rFonts w:ascii="NLCS-ISO" w:hAnsi="NLCS-ISO"/>
                <w:sz w:val="36"/>
                <w:szCs w:val="36"/>
                <w:lang w:val="en-US"/>
              </w:rPr>
            </w:pPr>
            <w:r>
              <w:rPr>
                <w:rFonts w:ascii="NLCS-ISO" w:hAnsi="NLCS-ISO"/>
                <w:sz w:val="36"/>
                <w:szCs w:val="36"/>
                <w:lang w:val="en-US"/>
              </w:rPr>
              <w:t>N.A.P.</w:t>
            </w:r>
          </w:p>
        </w:tc>
      </w:tr>
      <w:tr w:rsidR="006E5A5E" w:rsidRPr="0026572C" w14:paraId="0084DB6A"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65" w14:textId="77777777" w:rsidR="006E5A5E" w:rsidRPr="0026572C" w:rsidRDefault="006E5A5E" w:rsidP="00B13F74">
            <w:pPr>
              <w:rPr>
                <w:lang w:val="en-US"/>
              </w:rPr>
            </w:pPr>
            <w:proofErr w:type="spellStart"/>
            <w:r w:rsidRPr="0026572C">
              <w:rPr>
                <w:lang w:val="en-US"/>
              </w:rPr>
              <w:t>aanduiding</w:t>
            </w:r>
            <w:proofErr w:type="spellEnd"/>
            <w:r w:rsidRPr="0026572C">
              <w:rPr>
                <w:lang w:val="en-US"/>
              </w:rPr>
              <w:t xml:space="preserve"> </w:t>
            </w:r>
            <w:proofErr w:type="spellStart"/>
            <w:r w:rsidRPr="0026572C">
              <w:rPr>
                <w:lang w:val="en-US"/>
              </w:rPr>
              <w:t>chemische</w:t>
            </w:r>
            <w:proofErr w:type="spellEnd"/>
            <w:r w:rsidRPr="0026572C">
              <w:rPr>
                <w:lang w:val="en-US"/>
              </w:rPr>
              <w:t xml:space="preserve"> </w:t>
            </w:r>
            <w:proofErr w:type="spellStart"/>
            <w:r w:rsidRPr="0026572C">
              <w:rPr>
                <w:lang w:val="en-US"/>
              </w:rPr>
              <w:t>stoffen</w:t>
            </w:r>
            <w:proofErr w:type="spellEnd"/>
          </w:p>
        </w:tc>
        <w:tc>
          <w:tcPr>
            <w:tcW w:w="1337" w:type="dxa"/>
            <w:tcBorders>
              <w:top w:val="outset" w:sz="6" w:space="0" w:color="auto"/>
              <w:left w:val="outset" w:sz="6" w:space="0" w:color="auto"/>
              <w:bottom w:val="outset" w:sz="6" w:space="0" w:color="auto"/>
              <w:right w:val="outset" w:sz="6" w:space="0" w:color="auto"/>
            </w:tcBorders>
          </w:tcPr>
          <w:p w14:paraId="0084DB66" w14:textId="77777777" w:rsidR="006E5A5E" w:rsidRPr="0026572C" w:rsidRDefault="006E5A5E" w:rsidP="00C53BF4">
            <w:pPr>
              <w:rPr>
                <w:lang w:val="en-US"/>
              </w:rPr>
            </w:pPr>
            <w:r w:rsidRPr="0026572C">
              <w:rPr>
                <w:lang w:val="en-US"/>
              </w:rPr>
              <w:t>3.5</w:t>
            </w:r>
          </w:p>
        </w:tc>
        <w:tc>
          <w:tcPr>
            <w:tcW w:w="1337" w:type="dxa"/>
            <w:tcBorders>
              <w:top w:val="outset" w:sz="6" w:space="0" w:color="auto"/>
              <w:left w:val="outset" w:sz="6" w:space="0" w:color="auto"/>
              <w:bottom w:val="outset" w:sz="6" w:space="0" w:color="auto"/>
              <w:right w:val="outset" w:sz="6" w:space="0" w:color="auto"/>
            </w:tcBorders>
          </w:tcPr>
          <w:p w14:paraId="0084DB67" w14:textId="77777777" w:rsidR="006E5A5E" w:rsidRPr="0026572C" w:rsidRDefault="00785D4A" w:rsidP="00785D4A">
            <w:pPr>
              <w:rPr>
                <w:lang w:val="en-US"/>
              </w:rPr>
            </w:pPr>
            <w:proofErr w:type="spellStart"/>
            <w:r w:rsidRPr="0026572C">
              <w:rPr>
                <w:lang w:val="en-US"/>
              </w:rPr>
              <w:t>H</w:t>
            </w:r>
            <w:r w:rsidR="006E5A5E" w:rsidRPr="0026572C">
              <w:rPr>
                <w:lang w:val="en-US"/>
              </w:rPr>
              <w:t>oofdletters</w:t>
            </w:r>
            <w:proofErr w:type="spellEnd"/>
            <w:r w:rsidRPr="0026572C">
              <w:rPr>
                <w:lang w:val="en-US"/>
              </w:rPr>
              <w:t xml:space="preserve"> </w:t>
            </w:r>
            <w:proofErr w:type="spellStart"/>
            <w:r w:rsidRPr="0026572C">
              <w:rPr>
                <w:lang w:val="en-US"/>
              </w:rPr>
              <w:t>zonder</w:t>
            </w:r>
            <w:proofErr w:type="spellEnd"/>
            <w:r w:rsidRPr="0026572C">
              <w:rPr>
                <w:lang w:val="en-US"/>
              </w:rPr>
              <w:t xml:space="preserve"> </w:t>
            </w:r>
            <w:proofErr w:type="spellStart"/>
            <w:r w:rsidRPr="0026572C">
              <w:rPr>
                <w:lang w:val="en-US"/>
              </w:rPr>
              <w:t>puntjes</w:t>
            </w:r>
            <w:proofErr w:type="spellEnd"/>
            <w:r w:rsidRPr="0026572C">
              <w:rPr>
                <w:lang w:val="en-US"/>
              </w:rPr>
              <w:t xml:space="preserve"> </w:t>
            </w:r>
          </w:p>
        </w:tc>
        <w:tc>
          <w:tcPr>
            <w:tcW w:w="1480" w:type="dxa"/>
            <w:tcBorders>
              <w:top w:val="outset" w:sz="6" w:space="0" w:color="auto"/>
              <w:left w:val="outset" w:sz="6" w:space="0" w:color="auto"/>
              <w:bottom w:val="outset" w:sz="6" w:space="0" w:color="auto"/>
              <w:right w:val="outset" w:sz="6" w:space="0" w:color="auto"/>
            </w:tcBorders>
          </w:tcPr>
          <w:p w14:paraId="0084DB68" w14:textId="77777777" w:rsidR="006E5A5E" w:rsidRPr="0026572C" w:rsidRDefault="006E5A5E" w:rsidP="00B13F74">
            <w:pPr>
              <w:rPr>
                <w:lang w:val="en-US"/>
              </w:rPr>
            </w:pPr>
          </w:p>
        </w:tc>
        <w:tc>
          <w:tcPr>
            <w:tcW w:w="2172" w:type="dxa"/>
            <w:tcBorders>
              <w:top w:val="outset" w:sz="6" w:space="0" w:color="auto"/>
              <w:left w:val="outset" w:sz="6" w:space="0" w:color="auto"/>
              <w:bottom w:val="outset" w:sz="6" w:space="0" w:color="auto"/>
              <w:right w:val="outset" w:sz="6" w:space="0" w:color="auto"/>
            </w:tcBorders>
            <w:vAlign w:val="center"/>
          </w:tcPr>
          <w:p w14:paraId="0084DB69" w14:textId="77777777" w:rsidR="006E5A5E" w:rsidRPr="0026572C" w:rsidRDefault="00785D4A" w:rsidP="00785D4A">
            <w:pPr>
              <w:spacing w:line="240" w:lineRule="atLeast"/>
              <w:jc w:val="center"/>
              <w:rPr>
                <w:rFonts w:ascii="NLCS-ISO" w:hAnsi="NLCS-ISO"/>
                <w:noProof/>
                <w:sz w:val="36"/>
                <w:szCs w:val="36"/>
              </w:rPr>
            </w:pPr>
            <w:r w:rsidRPr="0026572C">
              <w:rPr>
                <w:rFonts w:ascii="NLCS-ISO" w:hAnsi="NLCS-ISO"/>
                <w:noProof/>
                <w:sz w:val="36"/>
                <w:szCs w:val="36"/>
              </w:rPr>
              <w:t>PVC</w:t>
            </w:r>
          </w:p>
        </w:tc>
      </w:tr>
      <w:tr w:rsidR="00BB5FB9" w:rsidRPr="0026572C" w14:paraId="0084DB70"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6B" w14:textId="77777777" w:rsidR="00BB5FB9" w:rsidRPr="0026572C" w:rsidRDefault="00BB5FB9" w:rsidP="00B13F74">
            <w:pPr>
              <w:rPr>
                <w:lang w:val="en-US"/>
              </w:rPr>
            </w:pPr>
            <w:proofErr w:type="spellStart"/>
            <w:r w:rsidRPr="0026572C">
              <w:rPr>
                <w:lang w:val="en-US"/>
              </w:rPr>
              <w:t>asnamen</w:t>
            </w:r>
            <w:proofErr w:type="spellEnd"/>
            <w:r w:rsidRPr="0026572C">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6C" w14:textId="77777777" w:rsidR="00BB5FB9" w:rsidRPr="0026572C" w:rsidRDefault="00BB5FB9" w:rsidP="00C53BF4">
            <w:pPr>
              <w:rPr>
                <w:lang w:val="en-US"/>
              </w:rPr>
            </w:pPr>
            <w:r w:rsidRPr="0026572C">
              <w:rPr>
                <w:lang w:val="en-US"/>
              </w:rPr>
              <w:t>2</w:t>
            </w:r>
            <w:r w:rsidR="00C53BF4" w:rsidRPr="0026572C">
              <w:rPr>
                <w:lang w:val="en-US"/>
              </w:rPr>
              <w:t>.</w:t>
            </w:r>
            <w:r w:rsidRPr="0026572C">
              <w:rPr>
                <w:lang w:val="en-US"/>
              </w:rPr>
              <w:t xml:space="preserve">5 </w:t>
            </w:r>
          </w:p>
        </w:tc>
        <w:tc>
          <w:tcPr>
            <w:tcW w:w="1337" w:type="dxa"/>
            <w:tcBorders>
              <w:top w:val="outset" w:sz="6" w:space="0" w:color="auto"/>
              <w:left w:val="outset" w:sz="6" w:space="0" w:color="auto"/>
              <w:bottom w:val="outset" w:sz="6" w:space="0" w:color="auto"/>
              <w:right w:val="outset" w:sz="6" w:space="0" w:color="auto"/>
            </w:tcBorders>
          </w:tcPr>
          <w:p w14:paraId="0084DB6D" w14:textId="77777777" w:rsidR="00BB5FB9" w:rsidRPr="0026572C" w:rsidRDefault="00BB5FB9" w:rsidP="00B13F74">
            <w:pPr>
              <w:rPr>
                <w:lang w:val="en-US"/>
              </w:rPr>
            </w:pPr>
            <w:proofErr w:type="spellStart"/>
            <w:r w:rsidRPr="0026572C">
              <w:rPr>
                <w:lang w:val="en-US"/>
              </w:rPr>
              <w:t>hoofdletters</w:t>
            </w:r>
            <w:proofErr w:type="spellEnd"/>
            <w:r w:rsidRPr="0026572C">
              <w:rPr>
                <w:lang w:val="en-US"/>
              </w:rPr>
              <w:t xml:space="preserve"> </w:t>
            </w:r>
          </w:p>
        </w:tc>
        <w:tc>
          <w:tcPr>
            <w:tcW w:w="1480" w:type="dxa"/>
            <w:tcBorders>
              <w:top w:val="outset" w:sz="6" w:space="0" w:color="auto"/>
              <w:left w:val="outset" w:sz="6" w:space="0" w:color="auto"/>
              <w:bottom w:val="outset" w:sz="6" w:space="0" w:color="auto"/>
              <w:right w:val="outset" w:sz="6" w:space="0" w:color="auto"/>
            </w:tcBorders>
          </w:tcPr>
          <w:p w14:paraId="0084DB6E" w14:textId="77777777" w:rsidR="00BB5FB9" w:rsidRPr="0026572C" w:rsidRDefault="00BB5FB9" w:rsidP="00B13F74">
            <w:pPr>
              <w:rPr>
                <w:lang w:val="en-US"/>
              </w:rPr>
            </w:pPr>
            <w:r w:rsidRPr="0026572C">
              <w:rPr>
                <w:lang w:val="en-US"/>
              </w:rPr>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6F" w14:textId="77777777" w:rsidR="00BB5FB9" w:rsidRPr="0026572C" w:rsidRDefault="00CD0555" w:rsidP="00CD0555">
            <w:pPr>
              <w:spacing w:line="240" w:lineRule="atLeast"/>
              <w:jc w:val="center"/>
              <w:rPr>
                <w:rFonts w:ascii="NLCS-ISO" w:hAnsi="NLCS-ISO"/>
                <w:sz w:val="36"/>
                <w:szCs w:val="36"/>
                <w:lang w:val="en-US"/>
              </w:rPr>
            </w:pPr>
            <w:r w:rsidRPr="0026572C">
              <w:rPr>
                <w:rFonts w:ascii="NLCS-ISO" w:hAnsi="NLCS-ISO"/>
                <w:noProof/>
                <w:sz w:val="36"/>
                <w:szCs w:val="36"/>
              </w:rPr>
              <w:t>ALM A6</w:t>
            </w:r>
          </w:p>
        </w:tc>
      </w:tr>
      <w:tr w:rsidR="00BB5FB9" w:rsidRPr="0026572C" w14:paraId="0084DB76"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71" w14:textId="77777777" w:rsidR="00BB5FB9" w:rsidRPr="0026572C" w:rsidRDefault="00BB5FB9" w:rsidP="00B13F74">
            <w:r w:rsidRPr="0026572C">
              <w:t xml:space="preserve">polderpeil, waterpeil, winterpeil en zomerpeil </w:t>
            </w:r>
          </w:p>
        </w:tc>
        <w:tc>
          <w:tcPr>
            <w:tcW w:w="1337" w:type="dxa"/>
            <w:tcBorders>
              <w:top w:val="outset" w:sz="6" w:space="0" w:color="auto"/>
              <w:left w:val="outset" w:sz="6" w:space="0" w:color="auto"/>
              <w:bottom w:val="outset" w:sz="6" w:space="0" w:color="auto"/>
              <w:right w:val="outset" w:sz="6" w:space="0" w:color="auto"/>
            </w:tcBorders>
          </w:tcPr>
          <w:p w14:paraId="0084DB72" w14:textId="77777777" w:rsidR="00BB5FB9" w:rsidRPr="0026572C" w:rsidRDefault="00BB5FB9" w:rsidP="00C53BF4">
            <w:pPr>
              <w:rPr>
                <w:lang w:val="en-US"/>
              </w:rPr>
            </w:pPr>
            <w:r w:rsidRPr="0026572C">
              <w:rPr>
                <w:lang w:val="en-US"/>
              </w:rPr>
              <w:t>2</w:t>
            </w:r>
            <w:r w:rsidR="00C53BF4" w:rsidRPr="0026572C">
              <w:rPr>
                <w:lang w:val="en-US"/>
              </w:rPr>
              <w:t>.</w:t>
            </w:r>
            <w:r w:rsidRPr="0026572C">
              <w:rPr>
                <w:lang w:val="en-US"/>
              </w:rPr>
              <w:t xml:space="preserve">5 </w:t>
            </w:r>
          </w:p>
        </w:tc>
        <w:tc>
          <w:tcPr>
            <w:tcW w:w="1337" w:type="dxa"/>
            <w:tcBorders>
              <w:top w:val="outset" w:sz="6" w:space="0" w:color="auto"/>
              <w:left w:val="outset" w:sz="6" w:space="0" w:color="auto"/>
              <w:bottom w:val="outset" w:sz="6" w:space="0" w:color="auto"/>
              <w:right w:val="outset" w:sz="6" w:space="0" w:color="auto"/>
            </w:tcBorders>
          </w:tcPr>
          <w:p w14:paraId="0084DB73" w14:textId="77777777" w:rsidR="00BB5FB9" w:rsidRPr="0026572C" w:rsidRDefault="00BB5FB9" w:rsidP="00B13F74">
            <w:pPr>
              <w:rPr>
                <w:lang w:val="en-US"/>
              </w:rPr>
            </w:pPr>
            <w:proofErr w:type="spellStart"/>
            <w:r w:rsidRPr="0026572C">
              <w:rPr>
                <w:lang w:val="en-US"/>
              </w:rPr>
              <w:t>kleine</w:t>
            </w:r>
            <w:proofErr w:type="spellEnd"/>
            <w:r w:rsidRPr="0026572C">
              <w:rPr>
                <w:lang w:val="en-US"/>
              </w:rPr>
              <w:t xml:space="preserve"> letters </w:t>
            </w:r>
          </w:p>
        </w:tc>
        <w:tc>
          <w:tcPr>
            <w:tcW w:w="1480" w:type="dxa"/>
            <w:tcBorders>
              <w:top w:val="outset" w:sz="6" w:space="0" w:color="auto"/>
              <w:left w:val="outset" w:sz="6" w:space="0" w:color="auto"/>
              <w:bottom w:val="outset" w:sz="6" w:space="0" w:color="auto"/>
              <w:right w:val="outset" w:sz="6" w:space="0" w:color="auto"/>
            </w:tcBorders>
          </w:tcPr>
          <w:p w14:paraId="0084DB74" w14:textId="77777777" w:rsidR="00BB5FB9" w:rsidRPr="0026572C" w:rsidRDefault="00BB5FB9" w:rsidP="00B13F74">
            <w:pPr>
              <w:rPr>
                <w:lang w:val="en-US"/>
              </w:rPr>
            </w:pPr>
            <w:r w:rsidRPr="0026572C">
              <w:rPr>
                <w:lang w:val="en-US"/>
              </w:rPr>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75" w14:textId="77777777" w:rsidR="00BB5FB9" w:rsidRPr="0026572C" w:rsidRDefault="00CD0555" w:rsidP="00CD0555">
            <w:pPr>
              <w:spacing w:line="240" w:lineRule="atLeast"/>
              <w:jc w:val="center"/>
              <w:rPr>
                <w:rFonts w:ascii="NLCS-ISO" w:hAnsi="NLCS-ISO"/>
                <w:sz w:val="36"/>
                <w:szCs w:val="36"/>
                <w:lang w:val="en-US"/>
              </w:rPr>
            </w:pPr>
            <w:r w:rsidRPr="0026572C">
              <w:rPr>
                <w:rFonts w:ascii="NLCS-ISO" w:hAnsi="NLCS-ISO"/>
                <w:noProof/>
                <w:sz w:val="36"/>
                <w:szCs w:val="36"/>
              </w:rPr>
              <w:t>zp = -2.60</w:t>
            </w:r>
          </w:p>
        </w:tc>
      </w:tr>
      <w:tr w:rsidR="00BB5FB9" w:rsidRPr="0026572C" w14:paraId="0084DB7C"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77" w14:textId="77777777" w:rsidR="00BB5FB9" w:rsidRPr="0026572C" w:rsidRDefault="00BB5FB9" w:rsidP="00B13F74">
            <w:pPr>
              <w:rPr>
                <w:lang w:val="en-US"/>
              </w:rPr>
            </w:pPr>
            <w:proofErr w:type="spellStart"/>
            <w:r w:rsidRPr="0026572C">
              <w:rPr>
                <w:lang w:val="en-US"/>
              </w:rPr>
              <w:t>wereldcoördinaten</w:t>
            </w:r>
            <w:proofErr w:type="spellEnd"/>
            <w:r w:rsidRPr="0026572C">
              <w:rPr>
                <w:lang w:val="en-US"/>
              </w:rPr>
              <w:t xml:space="preserve"> </w:t>
            </w:r>
          </w:p>
        </w:tc>
        <w:tc>
          <w:tcPr>
            <w:tcW w:w="1337" w:type="dxa"/>
            <w:tcBorders>
              <w:top w:val="outset" w:sz="6" w:space="0" w:color="auto"/>
              <w:left w:val="outset" w:sz="6" w:space="0" w:color="auto"/>
              <w:bottom w:val="outset" w:sz="6" w:space="0" w:color="auto"/>
              <w:right w:val="outset" w:sz="6" w:space="0" w:color="auto"/>
            </w:tcBorders>
          </w:tcPr>
          <w:p w14:paraId="0084DB78" w14:textId="77777777" w:rsidR="00BB5FB9" w:rsidRPr="0026572C" w:rsidRDefault="00395E2D" w:rsidP="00C53BF4">
            <w:r w:rsidRPr="0026572C">
              <w:t>2.5</w:t>
            </w:r>
            <w:r w:rsidR="00BB5FB9" w:rsidRPr="0026572C">
              <w:t xml:space="preserve"> </w:t>
            </w:r>
          </w:p>
        </w:tc>
        <w:tc>
          <w:tcPr>
            <w:tcW w:w="1337" w:type="dxa"/>
            <w:tcBorders>
              <w:top w:val="outset" w:sz="6" w:space="0" w:color="auto"/>
              <w:left w:val="outset" w:sz="6" w:space="0" w:color="auto"/>
              <w:bottom w:val="outset" w:sz="6" w:space="0" w:color="auto"/>
              <w:right w:val="outset" w:sz="6" w:space="0" w:color="auto"/>
            </w:tcBorders>
          </w:tcPr>
          <w:p w14:paraId="0084DB79" w14:textId="77777777" w:rsidR="00BB5FB9" w:rsidRPr="0026572C" w:rsidRDefault="00BB5FB9" w:rsidP="00B13F74">
            <w:r w:rsidRPr="0026572C">
              <w:t xml:space="preserve">cijfers </w:t>
            </w:r>
          </w:p>
        </w:tc>
        <w:tc>
          <w:tcPr>
            <w:tcW w:w="1480" w:type="dxa"/>
            <w:tcBorders>
              <w:top w:val="outset" w:sz="6" w:space="0" w:color="auto"/>
              <w:left w:val="outset" w:sz="6" w:space="0" w:color="auto"/>
              <w:bottom w:val="outset" w:sz="6" w:space="0" w:color="auto"/>
              <w:right w:val="outset" w:sz="6" w:space="0" w:color="auto"/>
            </w:tcBorders>
          </w:tcPr>
          <w:p w14:paraId="0084DB7A" w14:textId="77777777" w:rsidR="00BB5FB9" w:rsidRPr="0026572C" w:rsidRDefault="00BB5FB9" w:rsidP="00B13F74">
            <w:r w:rsidRPr="0026572C">
              <w:t xml:space="preserve">  </w:t>
            </w:r>
          </w:p>
        </w:tc>
        <w:tc>
          <w:tcPr>
            <w:tcW w:w="2172" w:type="dxa"/>
            <w:tcBorders>
              <w:top w:val="outset" w:sz="6" w:space="0" w:color="auto"/>
              <w:left w:val="outset" w:sz="6" w:space="0" w:color="auto"/>
              <w:bottom w:val="outset" w:sz="6" w:space="0" w:color="auto"/>
              <w:right w:val="outset" w:sz="6" w:space="0" w:color="auto"/>
            </w:tcBorders>
            <w:vAlign w:val="center"/>
          </w:tcPr>
          <w:p w14:paraId="0084DB7B" w14:textId="77777777" w:rsidR="00BB5FB9" w:rsidRPr="0026572C" w:rsidRDefault="00BB5FB9" w:rsidP="00B13F74">
            <w:r w:rsidRPr="0026572C">
              <w:t xml:space="preserve">  </w:t>
            </w:r>
          </w:p>
        </w:tc>
      </w:tr>
      <w:tr w:rsidR="00BB5FB9" w:rsidRPr="0026572C" w14:paraId="0084DB82"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7D" w14:textId="77777777" w:rsidR="00BB5FB9" w:rsidRPr="0026572C" w:rsidRDefault="00BB5FB9" w:rsidP="00B13F74">
            <w:r w:rsidRPr="0026572C">
              <w:t>bijschriften t.a.v. nieuwe situatie</w:t>
            </w:r>
          </w:p>
        </w:tc>
        <w:tc>
          <w:tcPr>
            <w:tcW w:w="1337" w:type="dxa"/>
            <w:tcBorders>
              <w:top w:val="outset" w:sz="6" w:space="0" w:color="auto"/>
              <w:left w:val="outset" w:sz="6" w:space="0" w:color="auto"/>
              <w:bottom w:val="outset" w:sz="6" w:space="0" w:color="auto"/>
              <w:right w:val="outset" w:sz="6" w:space="0" w:color="auto"/>
            </w:tcBorders>
          </w:tcPr>
          <w:p w14:paraId="0084DB7E" w14:textId="77777777" w:rsidR="00BB5FB9" w:rsidRPr="0026572C" w:rsidRDefault="00BB5FB9" w:rsidP="00C53BF4">
            <w:r w:rsidRPr="0026572C">
              <w:t>2</w:t>
            </w:r>
            <w:r w:rsidR="00C53BF4" w:rsidRPr="0026572C">
              <w:t>.</w:t>
            </w:r>
            <w:r w:rsidRPr="0026572C">
              <w:t xml:space="preserve">5 </w:t>
            </w:r>
          </w:p>
        </w:tc>
        <w:tc>
          <w:tcPr>
            <w:tcW w:w="1337" w:type="dxa"/>
            <w:tcBorders>
              <w:top w:val="outset" w:sz="6" w:space="0" w:color="auto"/>
              <w:left w:val="outset" w:sz="6" w:space="0" w:color="auto"/>
              <w:bottom w:val="outset" w:sz="6" w:space="0" w:color="auto"/>
              <w:right w:val="outset" w:sz="6" w:space="0" w:color="auto"/>
            </w:tcBorders>
          </w:tcPr>
          <w:p w14:paraId="0084DB7F" w14:textId="77777777" w:rsidR="00BB5FB9" w:rsidRPr="0026572C" w:rsidRDefault="006E5A5E" w:rsidP="00B13F74">
            <w:r w:rsidRPr="0026572C">
              <w:t>kleine letters, eventueel beginnend met een hoofdletter</w:t>
            </w:r>
          </w:p>
        </w:tc>
        <w:tc>
          <w:tcPr>
            <w:tcW w:w="1480" w:type="dxa"/>
            <w:tcBorders>
              <w:top w:val="outset" w:sz="6" w:space="0" w:color="auto"/>
              <w:left w:val="outset" w:sz="6" w:space="0" w:color="auto"/>
              <w:bottom w:val="outset" w:sz="6" w:space="0" w:color="auto"/>
              <w:right w:val="outset" w:sz="6" w:space="0" w:color="auto"/>
            </w:tcBorders>
          </w:tcPr>
          <w:p w14:paraId="0084DB80" w14:textId="2EB36D9D" w:rsidR="00BB5FB9" w:rsidRPr="0026572C" w:rsidRDefault="00EF5AE2" w:rsidP="006E5A5E">
            <w:r>
              <w:t xml:space="preserve">Indien symbolen </w:t>
            </w:r>
            <w:r w:rsidR="00FC7E83">
              <w:t>voor bestaand en nieuw gelijk zijn wordt teksthoogte 1.8 gehanteerd</w:t>
            </w:r>
          </w:p>
        </w:tc>
        <w:tc>
          <w:tcPr>
            <w:tcW w:w="2172" w:type="dxa"/>
            <w:tcBorders>
              <w:top w:val="outset" w:sz="6" w:space="0" w:color="auto"/>
              <w:left w:val="outset" w:sz="6" w:space="0" w:color="auto"/>
              <w:bottom w:val="outset" w:sz="6" w:space="0" w:color="auto"/>
              <w:right w:val="outset" w:sz="6" w:space="0" w:color="auto"/>
            </w:tcBorders>
            <w:vAlign w:val="center"/>
          </w:tcPr>
          <w:p w14:paraId="0084DB81" w14:textId="77777777" w:rsidR="00BB5FB9" w:rsidRPr="0026572C" w:rsidRDefault="00CD0555" w:rsidP="00CD0555">
            <w:pPr>
              <w:jc w:val="center"/>
              <w:rPr>
                <w:rFonts w:ascii="NLCS-ISO" w:hAnsi="NLCS-ISO"/>
                <w:sz w:val="28"/>
                <w:szCs w:val="28"/>
              </w:rPr>
            </w:pPr>
            <w:r w:rsidRPr="0026572C">
              <w:rPr>
                <w:rFonts w:ascii="NLCS-ISO" w:hAnsi="NLCS-ISO"/>
                <w:sz w:val="28"/>
                <w:szCs w:val="28"/>
              </w:rPr>
              <w:t>Asfaltverharding</w:t>
            </w:r>
          </w:p>
        </w:tc>
      </w:tr>
      <w:tr w:rsidR="00D50297" w:rsidRPr="00416345" w14:paraId="0084DB88"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83" w14:textId="77777777" w:rsidR="00D50297" w:rsidRPr="00416345" w:rsidRDefault="00D50297" w:rsidP="00B13F74">
            <w:r>
              <w:t>bijschriften t.a.v. bestaande situatie</w:t>
            </w:r>
          </w:p>
        </w:tc>
        <w:tc>
          <w:tcPr>
            <w:tcW w:w="1337" w:type="dxa"/>
            <w:tcBorders>
              <w:top w:val="outset" w:sz="6" w:space="0" w:color="auto"/>
              <w:left w:val="outset" w:sz="6" w:space="0" w:color="auto"/>
              <w:bottom w:val="outset" w:sz="6" w:space="0" w:color="auto"/>
              <w:right w:val="outset" w:sz="6" w:space="0" w:color="auto"/>
            </w:tcBorders>
          </w:tcPr>
          <w:p w14:paraId="0084DB84" w14:textId="77777777" w:rsidR="00D50297" w:rsidRPr="00416345" w:rsidRDefault="00D50297" w:rsidP="00C53BF4">
            <w:r>
              <w:t>1</w:t>
            </w:r>
            <w:r w:rsidR="00C53BF4">
              <w:t>.</w:t>
            </w:r>
            <w:r>
              <w:t>8</w:t>
            </w:r>
          </w:p>
        </w:tc>
        <w:tc>
          <w:tcPr>
            <w:tcW w:w="1337" w:type="dxa"/>
            <w:tcBorders>
              <w:top w:val="outset" w:sz="6" w:space="0" w:color="auto"/>
              <w:left w:val="outset" w:sz="6" w:space="0" w:color="auto"/>
              <w:bottom w:val="outset" w:sz="6" w:space="0" w:color="auto"/>
              <w:right w:val="outset" w:sz="6" w:space="0" w:color="auto"/>
            </w:tcBorders>
          </w:tcPr>
          <w:p w14:paraId="0084DB85" w14:textId="77777777" w:rsidR="00D50297" w:rsidRDefault="00D50297" w:rsidP="00CD0555">
            <w:r>
              <w:t xml:space="preserve">kleine letters, </w:t>
            </w:r>
          </w:p>
        </w:tc>
        <w:tc>
          <w:tcPr>
            <w:tcW w:w="1480" w:type="dxa"/>
            <w:tcBorders>
              <w:top w:val="outset" w:sz="6" w:space="0" w:color="auto"/>
              <w:left w:val="outset" w:sz="6" w:space="0" w:color="auto"/>
              <w:bottom w:val="outset" w:sz="6" w:space="0" w:color="auto"/>
              <w:right w:val="outset" w:sz="6" w:space="0" w:color="auto"/>
            </w:tcBorders>
          </w:tcPr>
          <w:p w14:paraId="0084DB86" w14:textId="77777777" w:rsidR="00D50297" w:rsidRPr="00416345" w:rsidRDefault="00CD0555" w:rsidP="00B13F74">
            <w:r w:rsidRPr="00297DFB">
              <w:rPr>
                <w:i/>
              </w:rPr>
              <w:t>cursief</w:t>
            </w:r>
          </w:p>
        </w:tc>
        <w:tc>
          <w:tcPr>
            <w:tcW w:w="2172" w:type="dxa"/>
            <w:tcBorders>
              <w:top w:val="outset" w:sz="6" w:space="0" w:color="auto"/>
              <w:left w:val="outset" w:sz="6" w:space="0" w:color="auto"/>
              <w:bottom w:val="outset" w:sz="6" w:space="0" w:color="auto"/>
              <w:right w:val="outset" w:sz="6" w:space="0" w:color="auto"/>
            </w:tcBorders>
            <w:vAlign w:val="center"/>
          </w:tcPr>
          <w:p w14:paraId="0084DB87" w14:textId="77777777" w:rsidR="00D50297" w:rsidRPr="00CD0555" w:rsidRDefault="00CD0555" w:rsidP="00B13F74">
            <w:pPr>
              <w:rPr>
                <w:rFonts w:ascii="NLCS-ISO" w:hAnsi="NLCS-ISO"/>
                <w:i/>
                <w:sz w:val="32"/>
                <w:szCs w:val="32"/>
              </w:rPr>
            </w:pPr>
            <w:r w:rsidRPr="00CD0555">
              <w:rPr>
                <w:rFonts w:ascii="NLCS-ISO" w:hAnsi="NLCS-ISO"/>
                <w:i/>
                <w:sz w:val="32"/>
                <w:szCs w:val="32"/>
              </w:rPr>
              <w:t>bestaande band</w:t>
            </w:r>
          </w:p>
        </w:tc>
      </w:tr>
      <w:tr w:rsidR="00D50297" w:rsidRPr="00416345" w14:paraId="0084DB8E" w14:textId="77777777" w:rsidTr="00957EDF">
        <w:trPr>
          <w:tblCellSpacing w:w="0" w:type="dxa"/>
        </w:trPr>
        <w:tc>
          <w:tcPr>
            <w:tcW w:w="2300" w:type="dxa"/>
            <w:tcBorders>
              <w:top w:val="outset" w:sz="6" w:space="0" w:color="auto"/>
              <w:left w:val="outset" w:sz="6" w:space="0" w:color="auto"/>
              <w:bottom w:val="outset" w:sz="6" w:space="0" w:color="auto"/>
              <w:right w:val="outset" w:sz="6" w:space="0" w:color="auto"/>
            </w:tcBorders>
          </w:tcPr>
          <w:p w14:paraId="0084DB89" w14:textId="77777777" w:rsidR="00D50297" w:rsidRDefault="00D50297" w:rsidP="00B13F74">
            <w:r>
              <w:t>teksten voor speciale doeleinden</w:t>
            </w:r>
          </w:p>
        </w:tc>
        <w:tc>
          <w:tcPr>
            <w:tcW w:w="1337" w:type="dxa"/>
            <w:tcBorders>
              <w:top w:val="outset" w:sz="6" w:space="0" w:color="auto"/>
              <w:left w:val="outset" w:sz="6" w:space="0" w:color="auto"/>
              <w:bottom w:val="outset" w:sz="6" w:space="0" w:color="auto"/>
              <w:right w:val="outset" w:sz="6" w:space="0" w:color="auto"/>
            </w:tcBorders>
          </w:tcPr>
          <w:p w14:paraId="0084DB8A" w14:textId="77777777" w:rsidR="00D50297" w:rsidRDefault="00D50297" w:rsidP="00C53BF4">
            <w:r>
              <w:t>7</w:t>
            </w:r>
            <w:r w:rsidR="00C53BF4">
              <w:t>.</w:t>
            </w:r>
            <w:r>
              <w:t>0</w:t>
            </w:r>
          </w:p>
        </w:tc>
        <w:tc>
          <w:tcPr>
            <w:tcW w:w="1337" w:type="dxa"/>
            <w:tcBorders>
              <w:top w:val="outset" w:sz="6" w:space="0" w:color="auto"/>
              <w:left w:val="outset" w:sz="6" w:space="0" w:color="auto"/>
              <w:bottom w:val="outset" w:sz="6" w:space="0" w:color="auto"/>
              <w:right w:val="outset" w:sz="6" w:space="0" w:color="auto"/>
            </w:tcBorders>
          </w:tcPr>
          <w:p w14:paraId="0084DB8B" w14:textId="77777777" w:rsidR="00D50297" w:rsidRDefault="00D50297" w:rsidP="00B13F74">
            <w:r>
              <w:t>hoofdletters of kleine letters</w:t>
            </w:r>
          </w:p>
        </w:tc>
        <w:tc>
          <w:tcPr>
            <w:tcW w:w="1480" w:type="dxa"/>
            <w:tcBorders>
              <w:top w:val="outset" w:sz="6" w:space="0" w:color="auto"/>
              <w:left w:val="outset" w:sz="6" w:space="0" w:color="auto"/>
              <w:bottom w:val="outset" w:sz="6" w:space="0" w:color="auto"/>
              <w:right w:val="outset" w:sz="6" w:space="0" w:color="auto"/>
            </w:tcBorders>
          </w:tcPr>
          <w:p w14:paraId="0084DB8C" w14:textId="77777777" w:rsidR="00D50297" w:rsidRPr="00416345" w:rsidRDefault="00D50297" w:rsidP="00B13F74"/>
        </w:tc>
        <w:tc>
          <w:tcPr>
            <w:tcW w:w="2172" w:type="dxa"/>
            <w:tcBorders>
              <w:top w:val="outset" w:sz="6" w:space="0" w:color="auto"/>
              <w:left w:val="outset" w:sz="6" w:space="0" w:color="auto"/>
              <w:bottom w:val="outset" w:sz="6" w:space="0" w:color="auto"/>
              <w:right w:val="outset" w:sz="6" w:space="0" w:color="auto"/>
            </w:tcBorders>
            <w:vAlign w:val="center"/>
          </w:tcPr>
          <w:p w14:paraId="0084DB8D" w14:textId="77777777" w:rsidR="00D50297" w:rsidRPr="00416345" w:rsidRDefault="00D50297" w:rsidP="00B13F74"/>
        </w:tc>
      </w:tr>
    </w:tbl>
    <w:p w14:paraId="0084DB8F" w14:textId="77777777" w:rsidR="00D50297" w:rsidRDefault="00D50297" w:rsidP="00D50297">
      <w:pPr>
        <w:ind w:left="360"/>
      </w:pPr>
    </w:p>
    <w:p w14:paraId="0084DB90" w14:textId="77777777" w:rsidR="00D50297" w:rsidRDefault="00D50297" w:rsidP="00231F6C">
      <w:pPr>
        <w:numPr>
          <w:ilvl w:val="0"/>
          <w:numId w:val="76"/>
        </w:numPr>
      </w:pPr>
      <w:r>
        <w:t>Afkortingen op tekening die niet zijn genormeerd, moeten in de verklaring worden verklaard.</w:t>
      </w:r>
    </w:p>
    <w:p w14:paraId="0084DB92" w14:textId="77777777" w:rsidR="007B04F1" w:rsidRPr="001210C4" w:rsidRDefault="007B04F1" w:rsidP="007B04F1"/>
    <w:p w14:paraId="0084DB93" w14:textId="77777777" w:rsidR="00D50297" w:rsidRPr="00B3179E" w:rsidRDefault="00D50297" w:rsidP="00D50297">
      <w:pPr>
        <w:pStyle w:val="Kop4"/>
      </w:pPr>
      <w:bookmarkStart w:id="127" w:name="_Toc90923637"/>
      <w:r w:rsidRPr="00B3179E">
        <w:rPr>
          <w:rFonts w:ascii="ZWAdobeF" w:hAnsi="ZWAdobeF" w:cs="ZWAdobeF"/>
          <w:sz w:val="2"/>
          <w:szCs w:val="2"/>
        </w:rPr>
        <w:t>34B</w:t>
      </w:r>
      <w:r w:rsidR="00973761" w:rsidRPr="00B3179E">
        <w:t>4</w:t>
      </w:r>
      <w:r w:rsidRPr="00B3179E">
        <w:t>.</w:t>
      </w:r>
      <w:r w:rsidR="00255C38" w:rsidRPr="00B3179E">
        <w:t>6</w:t>
      </w:r>
      <w:r w:rsidR="00E3485D" w:rsidRPr="00B3179E">
        <w:t>.4</w:t>
      </w:r>
      <w:r w:rsidRPr="00B3179E">
        <w:tab/>
        <w:t>Positioneren van de tekst</w:t>
      </w:r>
      <w:bookmarkEnd w:id="127"/>
    </w:p>
    <w:p w14:paraId="0084DB94" w14:textId="77777777" w:rsidR="00D50297" w:rsidRPr="004F6B77" w:rsidRDefault="00D50297" w:rsidP="00231F6C">
      <w:pPr>
        <w:numPr>
          <w:ilvl w:val="0"/>
          <w:numId w:val="77"/>
        </w:numPr>
        <w:spacing w:line="240" w:lineRule="atLeast"/>
      </w:pPr>
      <w:r>
        <w:t xml:space="preserve">Teksten moeten zodanig worden geplaatst, dat ze </w:t>
      </w:r>
      <w:r w:rsidR="005906EC">
        <w:t xml:space="preserve">van </w:t>
      </w:r>
      <w:r>
        <w:t>links naar rechts en/of van onder naar boven te lezen zijn.</w:t>
      </w:r>
      <w:r>
        <w:br/>
      </w:r>
      <w:r>
        <w:br/>
      </w:r>
    </w:p>
    <w:p w14:paraId="0084DB95" w14:textId="77777777" w:rsidR="00D50297" w:rsidRDefault="00146B6C" w:rsidP="00D50297">
      <w:pPr>
        <w:rPr>
          <w:b/>
        </w:rPr>
      </w:pPr>
      <w:r>
        <w:rPr>
          <w:noProof/>
        </w:rPr>
        <w:lastRenderedPageBreak/>
        <mc:AlternateContent>
          <mc:Choice Requires="wps">
            <w:drawing>
              <wp:anchor distT="0" distB="0" distL="114300" distR="114300" simplePos="0" relativeHeight="251627008" behindDoc="0" locked="0" layoutInCell="1" allowOverlap="1" wp14:anchorId="0084E225" wp14:editId="0084E226">
                <wp:simplePos x="0" y="0"/>
                <wp:positionH relativeFrom="column">
                  <wp:posOffset>214630</wp:posOffset>
                </wp:positionH>
                <wp:positionV relativeFrom="paragraph">
                  <wp:posOffset>32385</wp:posOffset>
                </wp:positionV>
                <wp:extent cx="3134995" cy="3051175"/>
                <wp:effectExtent l="0" t="0" r="0" b="0"/>
                <wp:wrapSquare wrapText="bothSides"/>
                <wp:docPr id="11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34995" cy="3051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8" w14:textId="77777777" w:rsidR="00A43B9E" w:rsidRPr="00D726B1" w:rsidRDefault="00A43B9E" w:rsidP="00557EE2">
                            <w:pPr>
                              <w:spacing w:line="240" w:lineRule="atLeast"/>
                            </w:pPr>
                            <w:r>
                              <w:rPr>
                                <w:noProof/>
                              </w:rPr>
                              <w:drawing>
                                <wp:inline distT="0" distB="0" distL="0" distR="0" wp14:anchorId="0084E2B7" wp14:editId="0084E2B8">
                                  <wp:extent cx="4329641" cy="4191000"/>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srcRect/>
                                          <a:stretch>
                                            <a:fillRect/>
                                          </a:stretch>
                                        </pic:blipFill>
                                        <pic:spPr bwMode="auto">
                                          <a:xfrm>
                                            <a:off x="0" y="0"/>
                                            <a:ext cx="4335292" cy="4196470"/>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25" id="Text Box 206" o:spid="_x0000_s1044" type="#_x0000_t202" style="position:absolute;margin-left:16.9pt;margin-top:2.55pt;width:246.85pt;height:240.25pt;z-index:251627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" stroked="f">
                <v:textbox style="mso-fit-shape-to-text:t">
                  <w:txbxContent>
                    <w:p w14:paraId="0084E278" w14:textId="77777777" w:rsidR="00A43B9E" w:rsidRPr="00D726B1" w:rsidRDefault="00A43B9E" w:rsidP="00557EE2">
                      <w:pPr>
                        <w:spacing w:line="240" w:lineRule="atLeast"/>
                      </w:pPr>
                      <w:r>
                        <w:rPr>
                          <w:noProof/>
                        </w:rPr>
                        <w:drawing>
                          <wp:inline distT="0" distB="0" distL="0" distR="0" wp14:anchorId="0084E2B7" wp14:editId="0084E2B8">
                            <wp:extent cx="4329641" cy="4191000"/>
                            <wp:effectExtent l="0" t="0" r="0" b="0"/>
                            <wp:docPr id="43" name="Afbeelding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3" cstate="print"/>
                                    <a:srcRect/>
                                    <a:stretch>
                                      <a:fillRect/>
                                    </a:stretch>
                                  </pic:blipFill>
                                  <pic:spPr bwMode="auto">
                                    <a:xfrm>
                                      <a:off x="0" y="0"/>
                                      <a:ext cx="4335292" cy="4196470"/>
                                    </a:xfrm>
                                    <a:prstGeom prst="rect">
                                      <a:avLst/>
                                    </a:prstGeom>
                                    <a:noFill/>
                                    <a:ln w="9525">
                                      <a:noFill/>
                                      <a:miter lim="800000"/>
                                      <a:headEnd/>
                                      <a:tailEnd/>
                                    </a:ln>
                                  </pic:spPr>
                                </pic:pic>
                              </a:graphicData>
                            </a:graphic>
                          </wp:inline>
                        </w:drawing>
                      </w:r>
                    </w:p>
                  </w:txbxContent>
                </v:textbox>
                <w10:wrap type="square"/>
              </v:shape>
            </w:pict>
          </mc:Fallback>
        </mc:AlternateContent>
      </w:r>
    </w:p>
    <w:p w14:paraId="0084DB96" w14:textId="77777777" w:rsidR="00E3485D" w:rsidRDefault="00E3485D" w:rsidP="00D50297">
      <w:pPr>
        <w:rPr>
          <w:b/>
        </w:rPr>
      </w:pPr>
    </w:p>
    <w:p w14:paraId="0084DB97" w14:textId="77777777" w:rsidR="00E3485D" w:rsidRDefault="00E3485D" w:rsidP="00D50297">
      <w:pPr>
        <w:rPr>
          <w:b/>
        </w:rPr>
      </w:pPr>
    </w:p>
    <w:p w14:paraId="0084DB98" w14:textId="77777777" w:rsidR="00E3485D" w:rsidRDefault="00E3485D" w:rsidP="00D50297">
      <w:pPr>
        <w:rPr>
          <w:b/>
        </w:rPr>
      </w:pPr>
    </w:p>
    <w:p w14:paraId="0084DB99" w14:textId="77777777" w:rsidR="00E3485D" w:rsidRDefault="00E3485D" w:rsidP="00D50297">
      <w:pPr>
        <w:rPr>
          <w:b/>
        </w:rPr>
      </w:pPr>
    </w:p>
    <w:p w14:paraId="0084DB9A" w14:textId="77777777" w:rsidR="00557EE2" w:rsidRDefault="00557EE2" w:rsidP="00D50297">
      <w:pPr>
        <w:rPr>
          <w:b/>
        </w:rPr>
      </w:pPr>
    </w:p>
    <w:p w14:paraId="0084DB9B" w14:textId="77777777" w:rsidR="00557EE2" w:rsidRDefault="00557EE2" w:rsidP="00D50297">
      <w:pPr>
        <w:rPr>
          <w:b/>
        </w:rPr>
      </w:pPr>
    </w:p>
    <w:p w14:paraId="0084DB9C" w14:textId="77777777" w:rsidR="00557EE2" w:rsidRDefault="00557EE2" w:rsidP="00D50297">
      <w:pPr>
        <w:rPr>
          <w:b/>
        </w:rPr>
      </w:pPr>
    </w:p>
    <w:p w14:paraId="0084DB9D" w14:textId="77777777" w:rsidR="00557EE2" w:rsidRDefault="00557EE2" w:rsidP="00D50297">
      <w:pPr>
        <w:rPr>
          <w:b/>
        </w:rPr>
      </w:pPr>
    </w:p>
    <w:p w14:paraId="0084DB9E" w14:textId="77777777" w:rsidR="00557EE2" w:rsidRDefault="00557EE2" w:rsidP="00D50297">
      <w:pPr>
        <w:rPr>
          <w:b/>
        </w:rPr>
      </w:pPr>
    </w:p>
    <w:p w14:paraId="0084DB9F" w14:textId="77777777" w:rsidR="00557EE2" w:rsidRDefault="00557EE2" w:rsidP="00D50297">
      <w:pPr>
        <w:rPr>
          <w:b/>
        </w:rPr>
      </w:pPr>
    </w:p>
    <w:p w14:paraId="0084DBA0" w14:textId="77777777" w:rsidR="00557EE2" w:rsidRDefault="00557EE2" w:rsidP="00D50297">
      <w:pPr>
        <w:rPr>
          <w:b/>
        </w:rPr>
      </w:pPr>
    </w:p>
    <w:p w14:paraId="0084DBA1" w14:textId="77777777" w:rsidR="00E3485D" w:rsidRDefault="00E3485D" w:rsidP="00D50297">
      <w:pPr>
        <w:rPr>
          <w:b/>
        </w:rPr>
      </w:pPr>
    </w:p>
    <w:p w14:paraId="0084DBA2" w14:textId="77777777" w:rsidR="00E3485D" w:rsidRDefault="00E3485D" w:rsidP="00D50297">
      <w:pPr>
        <w:rPr>
          <w:b/>
        </w:rPr>
      </w:pPr>
    </w:p>
    <w:p w14:paraId="0084DBA3" w14:textId="77777777" w:rsidR="00E3485D" w:rsidRDefault="00E3485D" w:rsidP="00D50297">
      <w:pPr>
        <w:rPr>
          <w:b/>
        </w:rPr>
      </w:pPr>
    </w:p>
    <w:p w14:paraId="0084DBA4" w14:textId="77777777" w:rsidR="00E3485D" w:rsidRDefault="00E3485D" w:rsidP="00D50297">
      <w:pPr>
        <w:rPr>
          <w:b/>
        </w:rPr>
      </w:pPr>
    </w:p>
    <w:p w14:paraId="0084DBA5" w14:textId="77777777" w:rsidR="00557EE2" w:rsidRDefault="00557EE2" w:rsidP="00D50297">
      <w:pPr>
        <w:rPr>
          <w:b/>
        </w:rPr>
      </w:pPr>
    </w:p>
    <w:p w14:paraId="0084DBA6" w14:textId="77777777" w:rsidR="00557EE2" w:rsidRDefault="00557EE2" w:rsidP="00D50297">
      <w:pPr>
        <w:rPr>
          <w:b/>
        </w:rPr>
      </w:pPr>
    </w:p>
    <w:p w14:paraId="0084DBA7" w14:textId="77777777" w:rsidR="00557EE2" w:rsidRDefault="00557EE2" w:rsidP="00D50297">
      <w:pPr>
        <w:rPr>
          <w:b/>
        </w:rPr>
      </w:pPr>
    </w:p>
    <w:p w14:paraId="0084DBA8" w14:textId="77777777" w:rsidR="007B04F1" w:rsidRDefault="007B04F1" w:rsidP="00D50297">
      <w:pPr>
        <w:rPr>
          <w:b/>
        </w:rPr>
      </w:pPr>
    </w:p>
    <w:p w14:paraId="0084DBA9" w14:textId="77777777" w:rsidR="007B04F1" w:rsidRDefault="007B04F1" w:rsidP="00D50297">
      <w:pPr>
        <w:rPr>
          <w:b/>
        </w:rPr>
      </w:pPr>
    </w:p>
    <w:p w14:paraId="0084DBAA" w14:textId="77777777" w:rsidR="007B04F1" w:rsidRDefault="007B04F1" w:rsidP="00D50297">
      <w:pPr>
        <w:rPr>
          <w:b/>
        </w:rPr>
      </w:pPr>
    </w:p>
    <w:p w14:paraId="0084DBAB" w14:textId="77777777" w:rsidR="007B04F1" w:rsidRDefault="007B04F1" w:rsidP="00D50297">
      <w:pPr>
        <w:rPr>
          <w:b/>
        </w:rPr>
      </w:pPr>
    </w:p>
    <w:p w14:paraId="0084DBAC" w14:textId="77777777" w:rsidR="007B04F1" w:rsidRDefault="007B04F1" w:rsidP="00D50297">
      <w:pPr>
        <w:rPr>
          <w:b/>
        </w:rPr>
      </w:pPr>
    </w:p>
    <w:p w14:paraId="0084DBAD" w14:textId="77777777" w:rsidR="007B04F1" w:rsidRDefault="007B04F1" w:rsidP="007B04F1">
      <w:pPr>
        <w:ind w:left="851" w:hanging="851"/>
        <w:rPr>
          <w:b/>
        </w:rPr>
      </w:pPr>
    </w:p>
    <w:p w14:paraId="0084DBAE" w14:textId="77777777" w:rsidR="00D86E11" w:rsidRPr="00957EDF" w:rsidRDefault="00D86E11" w:rsidP="00D86E11">
      <w:pPr>
        <w:pStyle w:val="Lijstalinea"/>
        <w:numPr>
          <w:ilvl w:val="0"/>
          <w:numId w:val="69"/>
        </w:numPr>
      </w:pPr>
      <w:r w:rsidRPr="00957EDF">
        <w:t>In geval van aanduidingen van profielen in een tracé of alignement i</w:t>
      </w:r>
      <w:r w:rsidR="00997F60" w:rsidRPr="00957EDF">
        <w:t>s het logisch om de tekst haaks op de richting van het alignement te plaatsen (zie ook de figuur bij paragraaf 4.3.5).</w:t>
      </w:r>
    </w:p>
    <w:p w14:paraId="0084DBAF" w14:textId="77777777" w:rsidR="00D50297" w:rsidRDefault="00D50297" w:rsidP="00D50297">
      <w:pPr>
        <w:pStyle w:val="Kop4"/>
      </w:pPr>
      <w:bookmarkStart w:id="128" w:name="_Toc90923638"/>
      <w:r>
        <w:rPr>
          <w:rFonts w:ascii="ZWAdobeF" w:hAnsi="ZWAdobeF" w:cs="ZWAdobeF"/>
          <w:b w:val="0"/>
          <w:sz w:val="2"/>
          <w:szCs w:val="2"/>
        </w:rPr>
        <w:t>35B</w:t>
      </w:r>
      <w:r w:rsidR="00973761">
        <w:t>4</w:t>
      </w:r>
      <w:r>
        <w:t>.</w:t>
      </w:r>
      <w:r w:rsidR="00255C38" w:rsidRPr="00395E2D">
        <w:t>6</w:t>
      </w:r>
      <w:r w:rsidR="00E3485D">
        <w:t>.5</w:t>
      </w:r>
      <w:r w:rsidR="007B04F1">
        <w:tab/>
      </w:r>
      <w:r>
        <w:t>Onderschriften en schaalaanduidingen</w:t>
      </w:r>
      <w:bookmarkEnd w:id="128"/>
    </w:p>
    <w:p w14:paraId="0084DBB0" w14:textId="77777777" w:rsidR="00D50297" w:rsidRDefault="00D50297" w:rsidP="00231F6C">
      <w:pPr>
        <w:numPr>
          <w:ilvl w:val="0"/>
          <w:numId w:val="78"/>
        </w:numPr>
      </w:pPr>
      <w:r>
        <w:t>De afbeeldingen (tekenobjecten) op een tekeningen moeten worden voorzien van een onderschrift en een schaalaanduiding. Onderschriften en schaalaanduidingen moeten zoveel mogelijk links onder het onderdeel worden geplaatst waarop ze betrekking hebben.</w:t>
      </w:r>
    </w:p>
    <w:p w14:paraId="0084DBB1" w14:textId="77777777" w:rsidR="00D50297" w:rsidRPr="00376539" w:rsidRDefault="00D50297" w:rsidP="00231F6C">
      <w:pPr>
        <w:numPr>
          <w:ilvl w:val="0"/>
          <w:numId w:val="78"/>
        </w:numPr>
        <w:spacing w:line="240" w:lineRule="atLeast"/>
      </w:pPr>
      <w:r>
        <w:t>De schaalaanduiding moet achter of onder het onderschrift worden geplaatst. Indien op een tekening één schaal wordt gebruikt, kan worden volstaan met de vermelding van de schaal in het titelblok.</w:t>
      </w:r>
      <w:r w:rsidR="00E3485D">
        <w:br/>
      </w:r>
      <w:r>
        <w:t>Voorbeelden:</w:t>
      </w:r>
      <w:r>
        <w:br/>
      </w:r>
      <w:r>
        <w:lastRenderedPageBreak/>
        <w:br/>
      </w:r>
      <w:r w:rsidR="00146B6C">
        <w:rPr>
          <w:noProof/>
          <w:color w:val="000000"/>
        </w:rPr>
        <w:drawing>
          <wp:inline distT="0" distB="0" distL="0" distR="0" wp14:anchorId="0084E227" wp14:editId="0084E228">
            <wp:extent cx="5181600" cy="3124200"/>
            <wp:effectExtent l="0" t="0" r="0" b="0"/>
            <wp:docPr id="56" name="Afbeelding 56" descr="http://131.237.43.101/intranet/test/ict/rtw/RTW-2.4_ACAD2000-2008-1.3_MX-1.1/images/figuren/onderschrif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131.237.43.101/intranet/test/ict/rtw/RTW-2.4_ACAD2000-2008-1.3_MX-1.1/images/figuren/onderschrift.gif"/>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181600" cy="3124200"/>
                    </a:xfrm>
                    <a:prstGeom prst="rect">
                      <a:avLst/>
                    </a:prstGeom>
                    <a:noFill/>
                    <a:ln>
                      <a:noFill/>
                    </a:ln>
                  </pic:spPr>
                </pic:pic>
              </a:graphicData>
            </a:graphic>
          </wp:inline>
        </w:drawing>
      </w:r>
    </w:p>
    <w:p w14:paraId="0084DBB2" w14:textId="77777777" w:rsidR="003B0944" w:rsidRDefault="003B0944" w:rsidP="003B0944"/>
    <w:p w14:paraId="0084DBB3" w14:textId="77777777" w:rsidR="003B0944" w:rsidRPr="00B3179E" w:rsidRDefault="009F6365" w:rsidP="00231F6C">
      <w:pPr>
        <w:numPr>
          <w:ilvl w:val="0"/>
          <w:numId w:val="78"/>
        </w:numPr>
      </w:pPr>
      <w:r w:rsidRPr="00B3179E">
        <w:t>Tevens kan in het onderschrift van een doorsnede worden aangegeven op welk blad de corresponderende doorsnedeverwijzing is te vinden, met een bladaanduiding zoals hieronder aangegeven.</w:t>
      </w:r>
      <w:r w:rsidR="00557EE2">
        <w:br/>
      </w:r>
      <w:r w:rsidR="00557EE2">
        <w:br/>
      </w:r>
    </w:p>
    <w:p w14:paraId="0084DBB4" w14:textId="77777777" w:rsidR="003B0944" w:rsidRDefault="00146B6C" w:rsidP="00957EDF">
      <w:bookmarkStart w:id="129" w:name="_Toc394076518"/>
      <w:bookmarkStart w:id="130" w:name="_Toc400719261"/>
      <w:r>
        <w:rPr>
          <w:noProof/>
        </w:rPr>
        <mc:AlternateContent>
          <mc:Choice Requires="wps">
            <w:drawing>
              <wp:anchor distT="0" distB="0" distL="114300" distR="114300" simplePos="0" relativeHeight="251635200" behindDoc="0" locked="0" layoutInCell="1" allowOverlap="1" wp14:anchorId="0084E229" wp14:editId="0084E22A">
                <wp:simplePos x="0" y="0"/>
                <wp:positionH relativeFrom="column">
                  <wp:posOffset>5080</wp:posOffset>
                </wp:positionH>
                <wp:positionV relativeFrom="paragraph">
                  <wp:posOffset>56515</wp:posOffset>
                </wp:positionV>
                <wp:extent cx="2279650" cy="643255"/>
                <wp:effectExtent l="0" t="0" r="0" b="0"/>
                <wp:wrapNone/>
                <wp:docPr id="115"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9650" cy="643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9" w14:textId="77777777" w:rsidR="00A43B9E" w:rsidRDefault="00A43B9E" w:rsidP="009F6365">
                            <w:pPr>
                              <w:spacing w:line="240" w:lineRule="atLeast"/>
                            </w:pPr>
                            <w:r>
                              <w:rPr>
                                <w:b/>
                                <w:bCs/>
                                <w:noProof/>
                              </w:rPr>
                              <w:drawing>
                                <wp:inline distT="0" distB="0" distL="0" distR="0" wp14:anchorId="0084E2B9" wp14:editId="0084E2BA">
                                  <wp:extent cx="2095500" cy="552450"/>
                                  <wp:effectExtent l="0" t="0" r="0" b="0"/>
                                  <wp:docPr id="44" name="Afbeelding 44" descr="doorsnedeverwijzing alternat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oorsnedeverwijzing alternatie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5500" cy="55245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29" id="Text Box 313" o:spid="_x0000_s1045" type="#_x0000_t202" style="position:absolute;margin-left:.4pt;margin-top:4.45pt;width:179.5pt;height:50.65pt;z-index:2516352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" stroked="f">
                <v:textbox style="mso-fit-shape-to-text:t">
                  <w:txbxContent>
                    <w:p w14:paraId="0084E279" w14:textId="77777777" w:rsidR="00A43B9E" w:rsidRDefault="00A43B9E" w:rsidP="009F6365">
                      <w:pPr>
                        <w:spacing w:line="240" w:lineRule="atLeast"/>
                      </w:pPr>
                      <w:r>
                        <w:rPr>
                          <w:b/>
                          <w:bCs/>
                          <w:noProof/>
                        </w:rPr>
                        <w:drawing>
                          <wp:inline distT="0" distB="0" distL="0" distR="0" wp14:anchorId="0084E2B9" wp14:editId="0084E2BA">
                            <wp:extent cx="2095500" cy="552450"/>
                            <wp:effectExtent l="0" t="0" r="0" b="0"/>
                            <wp:docPr id="44" name="Afbeelding 44" descr="doorsnedeverwijzing alternat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oorsnedeverwijzing alternatief"/>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95500" cy="552450"/>
                                    </a:xfrm>
                                    <a:prstGeom prst="rect">
                                      <a:avLst/>
                                    </a:prstGeom>
                                    <a:noFill/>
                                    <a:ln>
                                      <a:noFill/>
                                    </a:ln>
                                  </pic:spPr>
                                </pic:pic>
                              </a:graphicData>
                            </a:graphic>
                          </wp:inline>
                        </w:drawing>
                      </w:r>
                    </w:p>
                  </w:txbxContent>
                </v:textbox>
              </v:shape>
            </w:pict>
          </mc:Fallback>
        </mc:AlternateContent>
      </w:r>
      <w:bookmarkEnd w:id="129"/>
      <w:bookmarkEnd w:id="130"/>
    </w:p>
    <w:p w14:paraId="0084DBB5" w14:textId="77777777" w:rsidR="009F6365" w:rsidRDefault="009F6365" w:rsidP="009F6365"/>
    <w:p w14:paraId="0084DBB6" w14:textId="77777777" w:rsidR="009F6365" w:rsidRDefault="009F6365" w:rsidP="009F6365"/>
    <w:p w14:paraId="0084DBB7" w14:textId="77777777" w:rsidR="009F6365" w:rsidRDefault="009F6365" w:rsidP="009F6365"/>
    <w:p w14:paraId="0084DBB8" w14:textId="77777777" w:rsidR="00D50297" w:rsidRDefault="00D50297" w:rsidP="00D50297">
      <w:pPr>
        <w:pStyle w:val="Kop4"/>
      </w:pPr>
      <w:bookmarkStart w:id="131" w:name="_Toc90923639"/>
      <w:r>
        <w:rPr>
          <w:rFonts w:ascii="ZWAdobeF" w:hAnsi="ZWAdobeF" w:cs="ZWAdobeF"/>
          <w:b w:val="0"/>
          <w:sz w:val="2"/>
          <w:szCs w:val="2"/>
        </w:rPr>
        <w:t>36B</w:t>
      </w:r>
      <w:r w:rsidR="00973761">
        <w:t>4</w:t>
      </w:r>
      <w:r>
        <w:t>.</w:t>
      </w:r>
      <w:r w:rsidR="00255C38" w:rsidRPr="00395E2D">
        <w:t>6</w:t>
      </w:r>
      <w:r w:rsidR="00E3485D">
        <w:t>.6</w:t>
      </w:r>
      <w:r>
        <w:tab/>
        <w:t xml:space="preserve">Bijschriften en </w:t>
      </w:r>
      <w:proofErr w:type="spellStart"/>
      <w:r>
        <w:t>aanpijlingen</w:t>
      </w:r>
      <w:bookmarkEnd w:id="131"/>
      <w:proofErr w:type="spellEnd"/>
    </w:p>
    <w:p w14:paraId="0084DBB9" w14:textId="77777777" w:rsidR="00D50297" w:rsidRDefault="00D50297" w:rsidP="00231F6C">
      <w:pPr>
        <w:numPr>
          <w:ilvl w:val="0"/>
          <w:numId w:val="79"/>
        </w:numPr>
      </w:pPr>
      <w:r>
        <w:t>Bijschriften moeten horizontaal worden weergegeven. Als daarvoor geen ruimte is, bijvoorbeeld wanneer de tekst door de lijnen van de tekening zou moeten worden geschreven, is het bij uitzondering toegestaan om tekst evenwijdig aan de zijden van een afbeelding aan te geven.</w:t>
      </w:r>
    </w:p>
    <w:p w14:paraId="0084DBBA" w14:textId="6B0511F1" w:rsidR="00D50297" w:rsidRDefault="00D50297" w:rsidP="00231F6C">
      <w:pPr>
        <w:numPr>
          <w:ilvl w:val="0"/>
          <w:numId w:val="79"/>
        </w:numPr>
      </w:pPr>
      <w:r>
        <w:t xml:space="preserve">De verwijzingslijn met tekst wordt getekend d.m.v. een lijn met een lengte afhankelijk van de bijgeplaatste tekst of de positie van de tekst op het tekenblad. De tekst wordt </w:t>
      </w:r>
      <w:r w:rsidR="00E36003">
        <w:t xml:space="preserve">in hoofdletters </w:t>
      </w:r>
      <w:r>
        <w:t>boven de verwijzingslijn geplaatst conform NEN-ISO 128-22:1999.</w:t>
      </w:r>
    </w:p>
    <w:p w14:paraId="0084DBBB" w14:textId="77777777" w:rsidR="00D50297" w:rsidRDefault="00E3485D" w:rsidP="00231F6C">
      <w:pPr>
        <w:numPr>
          <w:ilvl w:val="0"/>
          <w:numId w:val="79"/>
        </w:numPr>
      </w:pPr>
      <w:r w:rsidRPr="001A4991">
        <w:t xml:space="preserve">Bijschriften mogen niet door lijnen van de tekening worden geschreven, en </w:t>
      </w:r>
      <w:r w:rsidR="001C322A" w:rsidRPr="00513FBE">
        <w:t>worden bij voorkeur</w:t>
      </w:r>
      <w:r w:rsidRPr="00513FBE">
        <w:t xml:space="preserve"> aangehaald onder een hoek </w:t>
      </w:r>
      <w:r w:rsidR="000404B6" w:rsidRPr="00513FBE">
        <w:t>van 6</w:t>
      </w:r>
      <w:r w:rsidRPr="00513FBE">
        <w:t>0˚.</w:t>
      </w:r>
      <w:r>
        <w:t xml:space="preserve"> </w:t>
      </w:r>
    </w:p>
    <w:p w14:paraId="0084DBBC" w14:textId="77777777" w:rsidR="00A57706" w:rsidRDefault="00146B6C" w:rsidP="00A57706">
      <w:r>
        <w:rPr>
          <w:noProof/>
        </w:rPr>
        <mc:AlternateContent>
          <mc:Choice Requires="wps">
            <w:drawing>
              <wp:anchor distT="0" distB="0" distL="114300" distR="114300" simplePos="0" relativeHeight="251652608" behindDoc="0" locked="0" layoutInCell="1" allowOverlap="1" wp14:anchorId="0084E22B" wp14:editId="0084E22C">
                <wp:simplePos x="0" y="0"/>
                <wp:positionH relativeFrom="column">
                  <wp:posOffset>-78740</wp:posOffset>
                </wp:positionH>
                <wp:positionV relativeFrom="paragraph">
                  <wp:posOffset>118745</wp:posOffset>
                </wp:positionV>
                <wp:extent cx="5955665" cy="269875"/>
                <wp:effectExtent l="0" t="0" r="0" b="0"/>
                <wp:wrapNone/>
                <wp:docPr id="114"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5665" cy="269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84E27A" w14:textId="77777777" w:rsidR="00A43B9E" w:rsidRDefault="00A43B9E"/>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084E22B" id="Text Box 334" o:spid="_x0000_s1046" type="#_x0000_t202" style="position:absolute;margin-left:-6.2pt;margin-top:9.35pt;width:468.95pt;height:21.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" stroked="f">
                <v:textbox style="mso-fit-shape-to-text:t">
                  <w:txbxContent>
                    <w:p w14:paraId="0084E27A" w14:textId="77777777" w:rsidR="00A43B9E" w:rsidRDefault="00A43B9E"/>
                  </w:txbxContent>
                </v:textbox>
              </v:shape>
            </w:pict>
          </mc:Fallback>
        </mc:AlternateContent>
      </w:r>
    </w:p>
    <w:p w14:paraId="0084DBBD" w14:textId="5F980C4C" w:rsidR="00A57706" w:rsidRDefault="00146B6C" w:rsidP="00397453">
      <w:pPr>
        <w:spacing w:line="240" w:lineRule="atLeast"/>
      </w:pPr>
      <w:r>
        <w:rPr>
          <w:noProof/>
        </w:rPr>
        <w:lastRenderedPageBreak/>
        <mc:AlternateContent>
          <mc:Choice Requires="wps">
            <w:drawing>
              <wp:anchor distT="0" distB="0" distL="114300" distR="114300" simplePos="0" relativeHeight="251651584" behindDoc="0" locked="0" layoutInCell="1" allowOverlap="1" wp14:anchorId="0084E22D" wp14:editId="671C9D91">
                <wp:simplePos x="0" y="0"/>
                <wp:positionH relativeFrom="column">
                  <wp:posOffset>1451610</wp:posOffset>
                </wp:positionH>
                <wp:positionV relativeFrom="paragraph">
                  <wp:posOffset>2202815</wp:posOffset>
                </wp:positionV>
                <wp:extent cx="52070" cy="64135"/>
                <wp:effectExtent l="0" t="0" r="0" b="0"/>
                <wp:wrapNone/>
                <wp:docPr id="113" name="Oval 3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 cy="64135"/>
                        </a:xfrm>
                        <a:prstGeom prst="ellipse">
                          <a:avLst/>
                        </a:prstGeom>
                        <a:solidFill>
                          <a:srgbClr val="000000"/>
                        </a:solidFill>
                        <a:ln w="9525">
                          <a:solidFill>
                            <a:srgbClr val="000000"/>
                          </a:solidFill>
                          <a:round/>
                          <a:headEnd/>
                          <a:tailEnd/>
                        </a:ln>
                      </wps:spPr>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oval w14:anchorId="242E467B" id="Oval 332" o:spid="_x0000_s1026" style="position:absolute;margin-left:114.3pt;margin-top:173.45pt;width:4.1pt;height:5.05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" fillcolor="black">
                <v:textbox style="mso-fit-shape-to-text:t"/>
              </v:oval>
            </w:pict>
          </mc:Fallback>
        </mc:AlternateContent>
      </w:r>
      <w:r>
        <w:rPr>
          <w:noProof/>
        </w:rPr>
        <mc:AlternateContent>
          <mc:Choice Requires="wps">
            <w:drawing>
              <wp:anchor distT="0" distB="0" distL="114300" distR="114300" simplePos="0" relativeHeight="251650560" behindDoc="0" locked="0" layoutInCell="1" allowOverlap="1" wp14:anchorId="0084E22F" wp14:editId="0084E230">
                <wp:simplePos x="0" y="0"/>
                <wp:positionH relativeFrom="column">
                  <wp:posOffset>1503680</wp:posOffset>
                </wp:positionH>
                <wp:positionV relativeFrom="paragraph">
                  <wp:posOffset>708025</wp:posOffset>
                </wp:positionV>
                <wp:extent cx="875665" cy="1494790"/>
                <wp:effectExtent l="0" t="0" r="0" b="0"/>
                <wp:wrapNone/>
                <wp:docPr id="112" name="AutoShap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75665" cy="1494790"/>
                        </a:xfrm>
                        <a:prstGeom prst="straightConnector1">
                          <a:avLst/>
                        </a:prstGeom>
                        <a:noFill/>
                        <a:ln w="9525">
                          <a:solidFill>
                            <a:srgbClr val="40404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8CDBD4" id="AutoShape 331" o:spid="_x0000_s1026" type="#_x0000_t32" style="position:absolute;margin-left:118.4pt;margin-top:55.75pt;width:68.95pt;height:117.7pt;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" strokecolor="#404040"/>
            </w:pict>
          </mc:Fallback>
        </mc:AlternateContent>
      </w:r>
      <w:r>
        <w:rPr>
          <w:noProof/>
        </w:rPr>
        <mc:AlternateContent>
          <mc:Choice Requires="wps">
            <w:drawing>
              <wp:anchor distT="0" distB="0" distL="114300" distR="114300" simplePos="0" relativeHeight="251649536" behindDoc="0" locked="0" layoutInCell="1" allowOverlap="1" wp14:anchorId="0084E231" wp14:editId="0084E232">
                <wp:simplePos x="0" y="0"/>
                <wp:positionH relativeFrom="column">
                  <wp:posOffset>1995805</wp:posOffset>
                </wp:positionH>
                <wp:positionV relativeFrom="paragraph">
                  <wp:posOffset>589915</wp:posOffset>
                </wp:positionV>
                <wp:extent cx="383540" cy="707390"/>
                <wp:effectExtent l="0" t="0" r="0" b="0"/>
                <wp:wrapNone/>
                <wp:docPr id="111" name="Rectangle 3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3540" cy="707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1974428E" id="Rectangle 330" o:spid="_x0000_s1026" style="position:absolute;margin-left:157.15pt;margin-top:46.45pt;width:30.2pt;height:55.7pt;z-index:2516495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" stroked="f">
                <v:textbox style="mso-fit-shape-to-text:t"/>
              </v:rect>
            </w:pict>
          </mc:Fallback>
        </mc:AlternateContent>
      </w:r>
      <w:r>
        <w:rPr>
          <w:noProof/>
        </w:rPr>
        <mc:AlternateContent>
          <mc:Choice Requires="wps">
            <w:drawing>
              <wp:anchor distT="0" distB="0" distL="114300" distR="114300" simplePos="0" relativeHeight="251648512" behindDoc="0" locked="0" layoutInCell="1" allowOverlap="1" wp14:anchorId="0084E233" wp14:editId="74F7510E">
                <wp:simplePos x="0" y="0"/>
                <wp:positionH relativeFrom="column">
                  <wp:posOffset>1764030</wp:posOffset>
                </wp:positionH>
                <wp:positionV relativeFrom="paragraph">
                  <wp:posOffset>1002030</wp:posOffset>
                </wp:positionV>
                <wp:extent cx="383540" cy="707390"/>
                <wp:effectExtent l="0" t="0" r="0" b="0"/>
                <wp:wrapNone/>
                <wp:docPr id="110" name="Rectangle 3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3540" cy="7073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215D4AE8" id="Rectangle 328" o:spid="_x0000_s1026" style="position:absolute;margin-left:138.9pt;margin-top:78.9pt;width:30.2pt;height:55.7pt;z-index:2516485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" stroked="f">
                <v:textbox style="mso-fit-shape-to-text:t"/>
              </v:rect>
            </w:pict>
          </mc:Fallback>
        </mc:AlternateContent>
      </w:r>
      <w:commentRangeStart w:id="132"/>
      <w:commentRangeStart w:id="133"/>
      <w:r>
        <w:rPr>
          <w:noProof/>
        </w:rPr>
        <w:drawing>
          <wp:inline distT="0" distB="0" distL="0" distR="0" wp14:anchorId="0084E235" wp14:editId="0084E236">
            <wp:extent cx="5572125" cy="2943225"/>
            <wp:effectExtent l="0" t="0" r="9525" b="9525"/>
            <wp:docPr id="58" name="Afbeelding 58" descr="PIJL OF DO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IJL OF DONU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72125" cy="2943225"/>
                    </a:xfrm>
                    <a:prstGeom prst="rect">
                      <a:avLst/>
                    </a:prstGeom>
                    <a:noFill/>
                    <a:ln>
                      <a:noFill/>
                    </a:ln>
                  </pic:spPr>
                </pic:pic>
              </a:graphicData>
            </a:graphic>
          </wp:inline>
        </w:drawing>
      </w:r>
      <w:commentRangeEnd w:id="132"/>
      <w:r w:rsidR="003B57E5">
        <w:rPr>
          <w:rStyle w:val="Verwijzingopmerking"/>
        </w:rPr>
        <w:commentReference w:id="132"/>
      </w:r>
      <w:commentRangeEnd w:id="133"/>
      <w:r w:rsidR="00D70A1A">
        <w:rPr>
          <w:rStyle w:val="Verwijzingopmerking"/>
        </w:rPr>
        <w:commentReference w:id="133"/>
      </w:r>
    </w:p>
    <w:p w14:paraId="0084DBBE" w14:textId="77777777" w:rsidR="00D50297" w:rsidRPr="00371762" w:rsidRDefault="00D50297" w:rsidP="00D50297">
      <w:pPr>
        <w:spacing w:line="240" w:lineRule="atLeast"/>
        <w:rPr>
          <w:b/>
        </w:rPr>
      </w:pPr>
    </w:p>
    <w:p w14:paraId="0084DBBF" w14:textId="77777777" w:rsidR="00E3485D" w:rsidRDefault="00E3485D" w:rsidP="00231F6C">
      <w:pPr>
        <w:numPr>
          <w:ilvl w:val="0"/>
          <w:numId w:val="80"/>
        </w:numPr>
      </w:pPr>
      <w:r w:rsidRPr="00B3179E">
        <w:t xml:space="preserve">Aanhaallijnen </w:t>
      </w:r>
      <w:r w:rsidR="00EB2291" w:rsidRPr="00B3179E">
        <w:t xml:space="preserve">die een lijn op een tekening aanwijzen, </w:t>
      </w:r>
      <w:r w:rsidRPr="00B3179E">
        <w:t>moeten bij voorkeur worden voorzien van een gesloten pijlpunt van 2</w:t>
      </w:r>
      <w:r w:rsidR="00C53BF4" w:rsidRPr="00B3179E">
        <w:t>.</w:t>
      </w:r>
      <w:r w:rsidRPr="00B3179E">
        <w:t xml:space="preserve">5 mm. Voor de aanduiding van een vlak </w:t>
      </w:r>
      <w:r w:rsidR="00EB2291" w:rsidRPr="00B3179E">
        <w:t>moet bij voorkeur een aanhaallijn met</w:t>
      </w:r>
      <w:r w:rsidRPr="00B3179E">
        <w:t xml:space="preserve"> een bolletje met een diameter van 1 mm </w:t>
      </w:r>
      <w:r w:rsidR="00EB2291" w:rsidRPr="00B3179E">
        <w:t>worden gebruikt</w:t>
      </w:r>
      <w:r w:rsidRPr="00B3179E">
        <w:t xml:space="preserve">. </w:t>
      </w:r>
    </w:p>
    <w:p w14:paraId="0084DBC0" w14:textId="77777777" w:rsidR="00223D49" w:rsidRPr="00513FBE" w:rsidRDefault="00362A4C" w:rsidP="00231F6C">
      <w:pPr>
        <w:numPr>
          <w:ilvl w:val="0"/>
          <w:numId w:val="80"/>
        </w:numPr>
      </w:pPr>
      <w:commentRangeStart w:id="134"/>
      <w:commentRangeStart w:id="135"/>
      <w:r>
        <w:rPr>
          <w:noProof/>
        </w:rPr>
        <w:drawing>
          <wp:anchor distT="0" distB="0" distL="114300" distR="114300" simplePos="0" relativeHeight="251636224" behindDoc="0" locked="0" layoutInCell="1" allowOverlap="1" wp14:anchorId="0084E237" wp14:editId="0084E238">
            <wp:simplePos x="0" y="0"/>
            <wp:positionH relativeFrom="column">
              <wp:posOffset>966470</wp:posOffset>
            </wp:positionH>
            <wp:positionV relativeFrom="paragraph">
              <wp:posOffset>687070</wp:posOffset>
            </wp:positionV>
            <wp:extent cx="3218815" cy="2042160"/>
            <wp:effectExtent l="0" t="0" r="635" b="0"/>
            <wp:wrapSquare wrapText="bothSides"/>
            <wp:docPr id="314" name="Afbeelding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218815" cy="2042160"/>
                    </a:xfrm>
                    <a:prstGeom prst="rect">
                      <a:avLst/>
                    </a:prstGeom>
                    <a:noFill/>
                  </pic:spPr>
                </pic:pic>
              </a:graphicData>
            </a:graphic>
            <wp14:sizeRelH relativeFrom="page">
              <wp14:pctWidth>0</wp14:pctWidth>
            </wp14:sizeRelH>
            <wp14:sizeRelV relativeFrom="page">
              <wp14:pctHeight>0</wp14:pctHeight>
            </wp14:sizeRelV>
          </wp:anchor>
        </w:drawing>
      </w:r>
      <w:commentRangeEnd w:id="134"/>
      <w:r w:rsidR="005E4A5D">
        <w:rPr>
          <w:rStyle w:val="Verwijzingopmerking"/>
        </w:rPr>
        <w:commentReference w:id="134"/>
      </w:r>
      <w:commentRangeEnd w:id="135"/>
      <w:r w:rsidR="00D41207">
        <w:rPr>
          <w:rStyle w:val="Verwijzingopmerking"/>
        </w:rPr>
        <w:commentReference w:id="135"/>
      </w:r>
      <w:r w:rsidR="00223D49" w:rsidRPr="00513FBE">
        <w:t xml:space="preserve">Wanneer diverse kabels naast elkaar worden gepland, mag dit als ‘wenstracé’ worden aangegeven met één lijn en één </w:t>
      </w:r>
      <w:proofErr w:type="spellStart"/>
      <w:r w:rsidR="00223D49" w:rsidRPr="00513FBE">
        <w:t>aanpijling</w:t>
      </w:r>
      <w:proofErr w:type="spellEnd"/>
      <w:r w:rsidR="00223D49" w:rsidRPr="00513FBE">
        <w:t xml:space="preserve">, waarbij een lijst van kabels wordt vermeld. </w:t>
      </w:r>
      <w:proofErr w:type="spellStart"/>
      <w:r w:rsidR="00223D49" w:rsidRPr="00513FBE">
        <w:t>Aanpijling</w:t>
      </w:r>
      <w:proofErr w:type="spellEnd"/>
      <w:r w:rsidR="00223D49" w:rsidRPr="00513FBE">
        <w:t xml:space="preserve"> en lijst moeten worden weergegeven als in onderstaand voorbeeld.</w:t>
      </w:r>
      <w:r w:rsidR="00557EE2">
        <w:br/>
      </w:r>
      <w:r w:rsidR="00557EE2">
        <w:br/>
      </w:r>
    </w:p>
    <w:p w14:paraId="0084DBC1" w14:textId="77777777" w:rsidR="00E3485D" w:rsidRDefault="00E3485D" w:rsidP="00CB0512"/>
    <w:p w14:paraId="0084DBC2" w14:textId="77777777" w:rsidR="00223D49" w:rsidRDefault="00223D49" w:rsidP="00223D49"/>
    <w:p w14:paraId="0084DBC3" w14:textId="77777777" w:rsidR="00223D49" w:rsidRDefault="00223D49" w:rsidP="00223D49"/>
    <w:p w14:paraId="0084DBC4" w14:textId="77777777" w:rsidR="00223D49" w:rsidRDefault="00223D49" w:rsidP="00223D49"/>
    <w:p w14:paraId="0084DBC5" w14:textId="77777777" w:rsidR="00223D49" w:rsidRDefault="00223D49" w:rsidP="00223D49"/>
    <w:p w14:paraId="0084DBC6" w14:textId="77777777" w:rsidR="00223D49" w:rsidRDefault="00223D49" w:rsidP="00223D49"/>
    <w:p w14:paraId="0084DBC7" w14:textId="77777777" w:rsidR="00223D49" w:rsidRDefault="00223D49" w:rsidP="00223D49"/>
    <w:p w14:paraId="0084DBC8" w14:textId="77777777" w:rsidR="00223D49" w:rsidRDefault="00223D49" w:rsidP="00223D49"/>
    <w:p w14:paraId="0084DBC9" w14:textId="77777777" w:rsidR="00223D49" w:rsidRDefault="00223D49" w:rsidP="00223D49"/>
    <w:p w14:paraId="0084DBCA" w14:textId="77777777" w:rsidR="00223D49" w:rsidRDefault="00223D49" w:rsidP="00223D49"/>
    <w:p w14:paraId="0084DBCB" w14:textId="77777777" w:rsidR="00223D49" w:rsidRDefault="00223D49" w:rsidP="00223D49"/>
    <w:p w14:paraId="0084DBCC" w14:textId="77777777" w:rsidR="00223D49" w:rsidRDefault="00223D49" w:rsidP="00223D49"/>
    <w:p w14:paraId="0084DBCD" w14:textId="77777777" w:rsidR="00223D49" w:rsidRDefault="00223D49" w:rsidP="00223D49"/>
    <w:p w14:paraId="00A8D8F2" w14:textId="77777777" w:rsidR="0024291E" w:rsidRDefault="0024291E">
      <w:pPr>
        <w:overflowPunct/>
        <w:autoSpaceDE/>
        <w:autoSpaceDN/>
        <w:adjustRightInd/>
        <w:spacing w:line="240" w:lineRule="auto"/>
        <w:textAlignment w:val="auto"/>
        <w:rPr>
          <w:b/>
          <w:bCs/>
          <w:color w:val="00B0F0"/>
          <w:szCs w:val="28"/>
        </w:rPr>
      </w:pPr>
      <w:bookmarkStart w:id="136" w:name="_Toc90923640"/>
      <w:r>
        <w:br w:type="page"/>
      </w:r>
    </w:p>
    <w:p w14:paraId="0084DBCE" w14:textId="142593EE" w:rsidR="00A6788C" w:rsidRDefault="00A6788C" w:rsidP="00A6788C">
      <w:pPr>
        <w:pStyle w:val="Kop4"/>
      </w:pPr>
      <w:commentRangeStart w:id="137"/>
      <w:r w:rsidRPr="00363A7A">
        <w:lastRenderedPageBreak/>
        <w:t>4.6.7</w:t>
      </w:r>
      <w:r w:rsidRPr="00363A7A">
        <w:tab/>
        <w:t>Benaming tekststijlen</w:t>
      </w:r>
      <w:bookmarkEnd w:id="136"/>
      <w:commentRangeEnd w:id="137"/>
      <w:r w:rsidR="00187478">
        <w:rPr>
          <w:rStyle w:val="Verwijzingopmerking"/>
          <w:b w:val="0"/>
          <w:bCs w:val="0"/>
          <w:color w:val="auto"/>
        </w:rPr>
        <w:commentReference w:id="137"/>
      </w:r>
    </w:p>
    <w:p w14:paraId="0084DBCF" w14:textId="4E8F04B8" w:rsidR="00E65208" w:rsidRDefault="001024F8" w:rsidP="00E65208">
      <w:pPr>
        <w:pStyle w:val="Lijstalinea"/>
        <w:numPr>
          <w:ilvl w:val="0"/>
          <w:numId w:val="105"/>
        </w:numPr>
      </w:pPr>
      <w:r>
        <w:t>In de NLCS komen 2 lettertypes voor</w:t>
      </w:r>
      <w:r w:rsidR="001F57A4">
        <w:t>, NLCS-RVV</w:t>
      </w:r>
      <w:r w:rsidR="008A747A">
        <w:t xml:space="preserve"> voor verkeersborden en NLCS-ISO voor alle andere teksten</w:t>
      </w:r>
      <w:r w:rsidR="001F57A4">
        <w:t xml:space="preserve">. </w:t>
      </w:r>
      <w:r w:rsidR="00E65208" w:rsidRPr="00A11B9B">
        <w:t>De systematiek voor de benaming van tekststijlen in de NLCS is als volgt opgebouwd:</w:t>
      </w:r>
      <w:r w:rsidR="00E65208" w:rsidRPr="00A11B9B">
        <w:br/>
        <w:t>NLCS-</w:t>
      </w:r>
      <w:commentRangeStart w:id="138"/>
      <w:commentRangeStart w:id="139"/>
      <w:r w:rsidR="00E65208" w:rsidRPr="00A11B9B">
        <w:t>ISO</w:t>
      </w:r>
      <w:commentRangeEnd w:id="138"/>
      <w:r w:rsidR="00147D86">
        <w:rPr>
          <w:rStyle w:val="Verwijzingopmerking"/>
        </w:rPr>
        <w:commentReference w:id="138"/>
      </w:r>
      <w:commentRangeEnd w:id="139"/>
      <w:r w:rsidR="00076906">
        <w:rPr>
          <w:rStyle w:val="Verwijzingopmerking"/>
        </w:rPr>
        <w:commentReference w:id="139"/>
      </w:r>
      <w:r w:rsidR="00E65208" w:rsidRPr="00A11B9B">
        <w:t>-[EENHEID SCHAAL]-[TEKSTHOOGTE]_[CURSIEF]</w:t>
      </w:r>
    </w:p>
    <w:p w14:paraId="466DD770" w14:textId="23A05039" w:rsidR="0083523B" w:rsidRPr="00A11B9B" w:rsidRDefault="0083523B" w:rsidP="00957EDF">
      <w:pPr>
        <w:pStyle w:val="Lijstalinea"/>
        <w:ind w:left="360"/>
      </w:pPr>
      <w:r>
        <w:t>NLCS-RVV-</w:t>
      </w:r>
      <w:r w:rsidR="00557137">
        <w:t>[EENHEID SCHAAL]-[TEKSTHOOGTE]_CURSIEF]</w:t>
      </w:r>
    </w:p>
    <w:p w14:paraId="0084DBD0" w14:textId="77777777" w:rsidR="00E65208" w:rsidRPr="00A11B9B" w:rsidRDefault="00E65208" w:rsidP="00E65208"/>
    <w:p w14:paraId="0084DBD1" w14:textId="77777777" w:rsidR="00E65208" w:rsidRPr="00A11B9B" w:rsidRDefault="00E65208" w:rsidP="00E65208">
      <w:pPr>
        <w:ind w:left="378"/>
      </w:pPr>
      <w:r w:rsidRPr="00A11B9B">
        <w:t>Voorbeelden:</w:t>
      </w:r>
    </w:p>
    <w:p w14:paraId="0084DBD2" w14:textId="428831FA" w:rsidR="00E65208" w:rsidRDefault="00A11B9B" w:rsidP="00E65208">
      <w:pPr>
        <w:tabs>
          <w:tab w:val="left" w:pos="3686"/>
        </w:tabs>
        <w:ind w:left="3686" w:hanging="3308"/>
      </w:pPr>
      <w:r>
        <w:t>NLCS-ISO</w:t>
      </w:r>
      <w:r>
        <w:tab/>
      </w:r>
      <w:r w:rsidR="00E65208" w:rsidRPr="00A11B9B">
        <w:t>NLCS tekststijl zonder e</w:t>
      </w:r>
      <w:r>
        <w:t>xtra aanduidingen;</w:t>
      </w:r>
    </w:p>
    <w:p w14:paraId="0084DBD3" w14:textId="77777777" w:rsidR="00E65208" w:rsidRPr="00A11B9B" w:rsidRDefault="00A11B9B" w:rsidP="00E65208">
      <w:pPr>
        <w:tabs>
          <w:tab w:val="left" w:pos="3686"/>
        </w:tabs>
        <w:ind w:left="3686" w:hanging="3308"/>
      </w:pPr>
      <w:r>
        <w:t>NLCS-ISO-M100_T35</w:t>
      </w:r>
      <w:r>
        <w:tab/>
      </w:r>
      <w:r w:rsidR="00E65208" w:rsidRPr="00A11B9B">
        <w:t>NLCS tekststijl in meters, schaal 1:100, teksthoogte 3.5</w:t>
      </w:r>
      <w:r>
        <w:t>;</w:t>
      </w:r>
    </w:p>
    <w:p w14:paraId="0084DBD4" w14:textId="77777777" w:rsidR="00E65208" w:rsidRPr="00997F60" w:rsidRDefault="00A11B9B" w:rsidP="00E65208">
      <w:pPr>
        <w:tabs>
          <w:tab w:val="left" w:pos="3686"/>
        </w:tabs>
        <w:ind w:left="3686" w:hanging="3308"/>
        <w:rPr>
          <w:color w:val="000000" w:themeColor="text1"/>
        </w:rPr>
      </w:pPr>
      <w:r>
        <w:t>NLCS-ISO-MM20-T18_</w:t>
      </w:r>
      <w:r w:rsidRPr="00997F60">
        <w:rPr>
          <w:color w:val="000000" w:themeColor="text1"/>
        </w:rPr>
        <w:t>CURSIEF</w:t>
      </w:r>
      <w:r w:rsidRPr="00997F60">
        <w:rPr>
          <w:color w:val="000000" w:themeColor="text1"/>
        </w:rPr>
        <w:tab/>
      </w:r>
      <w:r w:rsidR="00E65208" w:rsidRPr="00997F60">
        <w:rPr>
          <w:color w:val="000000" w:themeColor="text1"/>
        </w:rPr>
        <w:t xml:space="preserve">NLCS tekststijl in millimeters, schaal 1:20, teksthoogte 1.8, </w:t>
      </w:r>
      <w:r w:rsidRPr="00997F60">
        <w:rPr>
          <w:color w:val="000000" w:themeColor="text1"/>
        </w:rPr>
        <w:t>tekst cursief;</w:t>
      </w:r>
    </w:p>
    <w:p w14:paraId="0084DBD5" w14:textId="77777777" w:rsidR="00E02D30" w:rsidRPr="00A11B9B" w:rsidRDefault="00E02D30" w:rsidP="00E65208">
      <w:pPr>
        <w:tabs>
          <w:tab w:val="left" w:pos="3686"/>
        </w:tabs>
        <w:ind w:left="3686" w:hanging="3308"/>
      </w:pPr>
      <w:r w:rsidRPr="00997F60">
        <w:rPr>
          <w:color w:val="000000" w:themeColor="text1"/>
        </w:rPr>
        <w:t>NLCS-ISO-</w:t>
      </w:r>
      <w:r w:rsidR="00A11B9B" w:rsidRPr="00997F60">
        <w:rPr>
          <w:color w:val="000000" w:themeColor="text1"/>
        </w:rPr>
        <w:t>ANNOTATIEF</w:t>
      </w:r>
      <w:r w:rsidR="00A11B9B">
        <w:t>-T25</w:t>
      </w:r>
      <w:r w:rsidR="00A11B9B">
        <w:tab/>
      </w:r>
      <w:r w:rsidRPr="00A11B9B">
        <w:t xml:space="preserve">NLCS tekststijl met </w:t>
      </w:r>
      <w:proofErr w:type="spellStart"/>
      <w:r w:rsidRPr="00A11B9B">
        <w:t>annotatieve</w:t>
      </w:r>
      <w:proofErr w:type="spellEnd"/>
      <w:r w:rsidRPr="00A11B9B">
        <w:t xml:space="preserve"> </w:t>
      </w:r>
      <w:r w:rsidR="00A11B9B">
        <w:t>schaal, teksthoogte 2.5.</w:t>
      </w:r>
    </w:p>
    <w:p w14:paraId="0084DBD6" w14:textId="77777777" w:rsidR="00E02D30" w:rsidRPr="00A11B9B" w:rsidRDefault="00E02D30" w:rsidP="00E02D30">
      <w:pPr>
        <w:tabs>
          <w:tab w:val="left" w:pos="3686"/>
        </w:tabs>
      </w:pPr>
    </w:p>
    <w:p w14:paraId="0084DBD7" w14:textId="6F61C5B9" w:rsidR="00E02D30" w:rsidRPr="00A11B9B" w:rsidRDefault="00E02D30" w:rsidP="00E02D30">
      <w:pPr>
        <w:pStyle w:val="Lijstalinea"/>
        <w:numPr>
          <w:ilvl w:val="0"/>
          <w:numId w:val="105"/>
        </w:numPr>
        <w:tabs>
          <w:tab w:val="left" w:pos="3686"/>
        </w:tabs>
      </w:pPr>
      <w:r w:rsidRPr="00A11B9B">
        <w:t xml:space="preserve">Voor de bijschriften met </w:t>
      </w:r>
      <w:proofErr w:type="spellStart"/>
      <w:r w:rsidRPr="00A11B9B">
        <w:t>aanpijling</w:t>
      </w:r>
      <w:proofErr w:type="spellEnd"/>
      <w:r w:rsidRPr="00A11B9B">
        <w:t xml:space="preserve"> kunnen </w:t>
      </w:r>
      <w:proofErr w:type="spellStart"/>
      <w:r w:rsidRPr="00A11B9B">
        <w:t>multileaders</w:t>
      </w:r>
      <w:proofErr w:type="spellEnd"/>
      <w:r w:rsidRPr="00A11B9B">
        <w:t xml:space="preserve"> worden toegepast. De systematiek voor de benaming van </w:t>
      </w:r>
      <w:proofErr w:type="spellStart"/>
      <w:r w:rsidRPr="00A11B9B">
        <w:t>multileaderstijlen</w:t>
      </w:r>
      <w:proofErr w:type="spellEnd"/>
      <w:r w:rsidRPr="00A11B9B">
        <w:t xml:space="preserve"> in de NLCS is als volgt opgebouwd:</w:t>
      </w:r>
      <w:r w:rsidRPr="00A11B9B">
        <w:br/>
      </w:r>
      <w:commentRangeStart w:id="140"/>
      <w:r w:rsidRPr="00A11B9B">
        <w:t>NLCS-EENHEID SCHAAL-TEKSTHOOGTE_[CURSIEF]-AANPIJLINGSYMBOOL</w:t>
      </w:r>
      <w:commentRangeEnd w:id="140"/>
      <w:r w:rsidR="00954F80">
        <w:rPr>
          <w:rStyle w:val="Verwijzingopmerking"/>
        </w:rPr>
        <w:commentReference w:id="140"/>
      </w:r>
      <w:r w:rsidRPr="00A11B9B">
        <w:br/>
      </w:r>
      <w:r w:rsidRPr="00A11B9B">
        <w:br/>
        <w:t>Toepasbare waarden voor AANPIJLINGSYMBOOL: PIJL (Arrow), BOL (Dot)</w:t>
      </w:r>
      <w:r w:rsidR="006B4B56">
        <w:t xml:space="preserve"> en OPENBOL.</w:t>
      </w:r>
    </w:p>
    <w:p w14:paraId="0084DBD8" w14:textId="77777777" w:rsidR="00E02D30" w:rsidRPr="00A11B9B" w:rsidRDefault="00E02D30" w:rsidP="00E02D30">
      <w:pPr>
        <w:tabs>
          <w:tab w:val="left" w:pos="3686"/>
        </w:tabs>
      </w:pPr>
    </w:p>
    <w:p w14:paraId="0084DBD9" w14:textId="77777777" w:rsidR="00E02D30" w:rsidRPr="00A11B9B" w:rsidRDefault="00E02D30" w:rsidP="00E02D30">
      <w:pPr>
        <w:tabs>
          <w:tab w:val="left" w:pos="3686"/>
        </w:tabs>
        <w:ind w:left="3686" w:hanging="3322"/>
      </w:pPr>
      <w:r w:rsidRPr="00A11B9B">
        <w:t>Voorbeelden:</w:t>
      </w:r>
    </w:p>
    <w:p w14:paraId="0084DBDA" w14:textId="77777777" w:rsidR="00E02D30" w:rsidRPr="00A11B9B" w:rsidRDefault="00E02D30" w:rsidP="00E02D30">
      <w:pPr>
        <w:tabs>
          <w:tab w:val="left" w:pos="3686"/>
        </w:tabs>
        <w:ind w:left="3686" w:hanging="3322"/>
      </w:pPr>
      <w:r w:rsidRPr="00A11B9B">
        <w:t>NLCS-M100-T25-PIJL</w:t>
      </w:r>
      <w:r w:rsidRPr="00A11B9B">
        <w:tab/>
        <w:t xml:space="preserve">(NLCS </w:t>
      </w:r>
      <w:proofErr w:type="spellStart"/>
      <w:r w:rsidRPr="00A11B9B">
        <w:t>multileaderstijl</w:t>
      </w:r>
      <w:proofErr w:type="spellEnd"/>
      <w:r w:rsidRPr="00A11B9B">
        <w:t xml:space="preserve"> in meters, schaal 1:100, teksthoogte 2.5, pijl als symbool)</w:t>
      </w:r>
    </w:p>
    <w:p w14:paraId="0084DBDB" w14:textId="77777777" w:rsidR="00E02D30" w:rsidRPr="00997F60" w:rsidRDefault="00E02D30" w:rsidP="00E02D30">
      <w:pPr>
        <w:tabs>
          <w:tab w:val="left" w:pos="3686"/>
        </w:tabs>
        <w:ind w:left="3686" w:hanging="3322"/>
        <w:rPr>
          <w:color w:val="000000" w:themeColor="text1"/>
        </w:rPr>
      </w:pPr>
      <w:r w:rsidRPr="00A11B9B">
        <w:t>NLCS-MM20-T25_</w:t>
      </w:r>
      <w:r w:rsidR="00156B76" w:rsidRPr="00997F60">
        <w:rPr>
          <w:color w:val="000000" w:themeColor="text1"/>
        </w:rPr>
        <w:t>CURSIEF</w:t>
      </w:r>
      <w:r w:rsidRPr="00997F60">
        <w:rPr>
          <w:color w:val="000000" w:themeColor="text1"/>
        </w:rPr>
        <w:t>-BOL</w:t>
      </w:r>
      <w:r w:rsidRPr="00997F60">
        <w:rPr>
          <w:color w:val="000000" w:themeColor="text1"/>
        </w:rPr>
        <w:tab/>
        <w:t xml:space="preserve">(NLCS </w:t>
      </w:r>
      <w:proofErr w:type="spellStart"/>
      <w:r w:rsidRPr="00997F60">
        <w:rPr>
          <w:color w:val="000000" w:themeColor="text1"/>
        </w:rPr>
        <w:t>multileaderstijl</w:t>
      </w:r>
      <w:proofErr w:type="spellEnd"/>
      <w:r w:rsidRPr="00997F60">
        <w:rPr>
          <w:color w:val="000000" w:themeColor="text1"/>
        </w:rPr>
        <w:t xml:space="preserve"> in millimeters, schaal 1:20, teksthoogte 2.5, tekst cursief, bol als symbool)</w:t>
      </w:r>
    </w:p>
    <w:p w14:paraId="0084DBDC" w14:textId="77777777" w:rsidR="00E02D30" w:rsidRPr="00A11B9B" w:rsidRDefault="00E02D30" w:rsidP="00E02D30">
      <w:pPr>
        <w:tabs>
          <w:tab w:val="left" w:pos="3686"/>
        </w:tabs>
        <w:ind w:left="3686" w:hanging="3322"/>
      </w:pPr>
      <w:r w:rsidRPr="00997F60">
        <w:rPr>
          <w:color w:val="000000" w:themeColor="text1"/>
        </w:rPr>
        <w:t>NLCS-ANNOTATI</w:t>
      </w:r>
      <w:r w:rsidR="00156B76" w:rsidRPr="00997F60">
        <w:rPr>
          <w:color w:val="000000" w:themeColor="text1"/>
        </w:rPr>
        <w:t>EF</w:t>
      </w:r>
      <w:r w:rsidRPr="00997F60">
        <w:rPr>
          <w:color w:val="000000" w:themeColor="text1"/>
        </w:rPr>
        <w:t>-T25-PIJL</w:t>
      </w:r>
      <w:r w:rsidRPr="00997F60">
        <w:rPr>
          <w:color w:val="000000" w:themeColor="text1"/>
        </w:rPr>
        <w:tab/>
        <w:t xml:space="preserve">(NLCS maatvoeringstijl met teksthoogte 2.5, pijl als symbool, </w:t>
      </w:r>
      <w:proofErr w:type="spellStart"/>
      <w:r w:rsidRPr="00A11B9B">
        <w:t>annotatief</w:t>
      </w:r>
      <w:proofErr w:type="spellEnd"/>
      <w:r w:rsidRPr="00A11B9B">
        <w:t xml:space="preserve">; in dit geval is de eenheid van de schaal in de naam niet van belang vanwege de </w:t>
      </w:r>
      <w:proofErr w:type="spellStart"/>
      <w:r w:rsidRPr="00A11B9B">
        <w:t>annotatieve</w:t>
      </w:r>
      <w:proofErr w:type="spellEnd"/>
      <w:r w:rsidRPr="00A11B9B">
        <w:t xml:space="preserve"> schaal)</w:t>
      </w:r>
    </w:p>
    <w:p w14:paraId="0084DBDD" w14:textId="77777777" w:rsidR="001B7E90" w:rsidRDefault="00973761" w:rsidP="00BC28CA">
      <w:pPr>
        <w:pStyle w:val="Kop3"/>
      </w:pPr>
      <w:bookmarkStart w:id="141" w:name="_Toc90923641"/>
      <w:r>
        <w:t>4</w:t>
      </w:r>
      <w:r w:rsidRPr="007B04F1">
        <w:t>.</w:t>
      </w:r>
      <w:r w:rsidR="002C5162" w:rsidRPr="007B04F1">
        <w:t>7</w:t>
      </w:r>
      <w:r w:rsidR="001B7E90">
        <w:tab/>
        <w:t>Oriëntatieaanduidingen</w:t>
      </w:r>
      <w:bookmarkEnd w:id="141"/>
    </w:p>
    <w:p w14:paraId="0084DBDE" w14:textId="77777777" w:rsidR="001B7E90" w:rsidRDefault="001B7E90" w:rsidP="00231F6C">
      <w:pPr>
        <w:numPr>
          <w:ilvl w:val="0"/>
          <w:numId w:val="81"/>
        </w:numPr>
      </w:pPr>
      <w:r w:rsidRPr="00B70EB5">
        <w:t xml:space="preserve">Op terreinmodellen </w:t>
      </w:r>
      <w:r>
        <w:t xml:space="preserve">moet </w:t>
      </w:r>
      <w:r w:rsidRPr="00B70EB5">
        <w:t xml:space="preserve">de oriëntatie ten opzichte van de wereldcoördinaten </w:t>
      </w:r>
      <w:r>
        <w:t xml:space="preserve">worden </w:t>
      </w:r>
      <w:r w:rsidRPr="00B70EB5">
        <w:t xml:space="preserve">aangeven met een </w:t>
      </w:r>
      <w:proofErr w:type="spellStart"/>
      <w:r w:rsidRPr="00B70EB5">
        <w:t>grid</w:t>
      </w:r>
      <w:proofErr w:type="spellEnd"/>
      <w:r w:rsidRPr="00B70EB5">
        <w:t xml:space="preserve"> van ruitkruisjes. </w:t>
      </w:r>
    </w:p>
    <w:p w14:paraId="0084DBE0" w14:textId="77777777" w:rsidR="001B7E90" w:rsidRPr="00B70EB5" w:rsidRDefault="001B7E90" w:rsidP="00231F6C">
      <w:pPr>
        <w:numPr>
          <w:ilvl w:val="0"/>
          <w:numId w:val="81"/>
        </w:numPr>
      </w:pPr>
      <w:r w:rsidRPr="00B70EB5">
        <w:t xml:space="preserve">Het ruitkruisje </w:t>
      </w:r>
      <w:r>
        <w:t xml:space="preserve">moet </w:t>
      </w:r>
      <w:r w:rsidRPr="00B70EB5">
        <w:t xml:space="preserve">volgens onderstaande vorm </w:t>
      </w:r>
      <w:r>
        <w:t>worden getekend</w:t>
      </w:r>
      <w:r w:rsidRPr="00B70EB5">
        <w:t xml:space="preserve">. </w:t>
      </w:r>
      <w:r>
        <w:br/>
      </w:r>
    </w:p>
    <w:p w14:paraId="0084DBE1" w14:textId="77777777" w:rsidR="001B7E90" w:rsidRPr="00C03FB9" w:rsidRDefault="00146B6C" w:rsidP="001B7E90">
      <w:pPr>
        <w:spacing w:line="240" w:lineRule="atLeast"/>
        <w:rPr>
          <w:lang w:val="en-US"/>
        </w:rPr>
      </w:pPr>
      <w:r>
        <w:rPr>
          <w:noProof/>
        </w:rPr>
        <w:drawing>
          <wp:inline distT="0" distB="0" distL="0" distR="0" wp14:anchorId="0084E239" wp14:editId="0084E23A">
            <wp:extent cx="866775" cy="828675"/>
            <wp:effectExtent l="0" t="0" r="9525" b="9525"/>
            <wp:docPr id="59" name="Afbeelding 59" descr="ruitkru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uitkruis"/>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866775" cy="828675"/>
                    </a:xfrm>
                    <a:prstGeom prst="rect">
                      <a:avLst/>
                    </a:prstGeom>
                    <a:noFill/>
                    <a:ln>
                      <a:noFill/>
                    </a:ln>
                  </pic:spPr>
                </pic:pic>
              </a:graphicData>
            </a:graphic>
          </wp:inline>
        </w:drawing>
      </w:r>
    </w:p>
    <w:p w14:paraId="0084DBE2" w14:textId="77777777" w:rsidR="001B7E90" w:rsidRDefault="001B7E90" w:rsidP="001B7E90"/>
    <w:p w14:paraId="0084DBE3" w14:textId="77777777" w:rsidR="001B7E90" w:rsidRDefault="001B7E90" w:rsidP="00231F6C">
      <w:pPr>
        <w:numPr>
          <w:ilvl w:val="0"/>
          <w:numId w:val="81"/>
        </w:numPr>
      </w:pPr>
      <w:r w:rsidRPr="00B70EB5">
        <w:t>Voorbeeld van tekenin</w:t>
      </w:r>
      <w:r>
        <w:t xml:space="preserve">g met </w:t>
      </w:r>
      <w:r w:rsidR="00F33337">
        <w:t>N</w:t>
      </w:r>
      <w:r>
        <w:t>oordpijl en ruitkruisjes:</w:t>
      </w:r>
    </w:p>
    <w:p w14:paraId="0084DBE4" w14:textId="77777777" w:rsidR="00BC28CA" w:rsidRDefault="00BC28CA" w:rsidP="00BC28CA">
      <w:pPr>
        <w:ind w:left="360"/>
      </w:pPr>
    </w:p>
    <w:p w14:paraId="0084DBE5" w14:textId="77777777" w:rsidR="001B7E90" w:rsidRDefault="00146B6C" w:rsidP="001B7E90">
      <w:pPr>
        <w:spacing w:line="240" w:lineRule="atLeast"/>
        <w:rPr>
          <w:color w:val="000000"/>
          <w:lang w:val="en-US"/>
        </w:rPr>
      </w:pPr>
      <w:r>
        <w:rPr>
          <w:noProof/>
          <w:color w:val="000000"/>
        </w:rPr>
        <w:lastRenderedPageBreak/>
        <w:drawing>
          <wp:inline distT="0" distB="0" distL="0" distR="0" wp14:anchorId="0084E23B" wp14:editId="0084E23C">
            <wp:extent cx="5324475" cy="3762375"/>
            <wp:effectExtent l="0" t="0" r="9525" b="9525"/>
            <wp:docPr id="60" name="Afbeelding 60" descr="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gri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24475" cy="3762375"/>
                    </a:xfrm>
                    <a:prstGeom prst="rect">
                      <a:avLst/>
                    </a:prstGeom>
                    <a:noFill/>
                    <a:ln>
                      <a:noFill/>
                    </a:ln>
                  </pic:spPr>
                </pic:pic>
              </a:graphicData>
            </a:graphic>
          </wp:inline>
        </w:drawing>
      </w:r>
    </w:p>
    <w:p w14:paraId="0084DBE6" w14:textId="77777777" w:rsidR="001B7E90" w:rsidRDefault="00146B6C" w:rsidP="001B7E90">
      <w:pPr>
        <w:spacing w:line="240" w:lineRule="atLeast"/>
        <w:rPr>
          <w:color w:val="000000"/>
          <w:lang w:val="en-US"/>
        </w:rPr>
      </w:pPr>
      <w:r>
        <w:rPr>
          <w:noProof/>
          <w:color w:val="000000"/>
        </w:rPr>
        <mc:AlternateContent>
          <mc:Choice Requires="wps">
            <w:drawing>
              <wp:anchor distT="0" distB="0" distL="114300" distR="114300" simplePos="0" relativeHeight="251617792" behindDoc="0" locked="0" layoutInCell="1" allowOverlap="1" wp14:anchorId="0084E23D" wp14:editId="0084E23E">
                <wp:simplePos x="0" y="0"/>
                <wp:positionH relativeFrom="column">
                  <wp:posOffset>4165600</wp:posOffset>
                </wp:positionH>
                <wp:positionV relativeFrom="paragraph">
                  <wp:posOffset>-699770</wp:posOffset>
                </wp:positionV>
                <wp:extent cx="1078230" cy="612140"/>
                <wp:effectExtent l="0" t="0" r="0" b="0"/>
                <wp:wrapNone/>
                <wp:docPr id="109"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8230" cy="612140"/>
                        </a:xfrm>
                        <a:prstGeom prst="rect">
                          <a:avLst/>
                        </a:prstGeom>
                        <a:solidFill>
                          <a:srgbClr val="FFFFFF"/>
                        </a:solidFill>
                        <a:ln w="9525">
                          <a:solidFill>
                            <a:srgbClr val="000000"/>
                          </a:solidFill>
                          <a:miter lim="800000"/>
                          <a:headEnd/>
                          <a:tailEnd/>
                        </a:ln>
                      </wps:spPr>
                      <wps:txbx>
                        <w:txbxContent>
                          <w:p w14:paraId="0084E27B" w14:textId="77777777" w:rsidR="00A43B9E" w:rsidRPr="001B7E90" w:rsidRDefault="00A43B9E" w:rsidP="001B7E90">
                            <w:pPr>
                              <w:spacing w:line="240" w:lineRule="atLeast"/>
                              <w:rPr>
                                <w:sz w:val="36"/>
                                <w:szCs w:val="36"/>
                              </w:rPr>
                            </w:pPr>
                            <w:r w:rsidRPr="001B7E90">
                              <w:rPr>
                                <w:sz w:val="36"/>
                                <w:szCs w:val="36"/>
                              </w:rPr>
                              <w:t>Titelblok</w:t>
                            </w:r>
                          </w:p>
                        </w:txbxContent>
                      </wps:txbx>
                      <wps:bodyPr rot="0" vert="horz" wrap="square" lIns="91440" tIns="190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3D" id="Text Box 166" o:spid="_x0000_s1047" type="#_x0000_t202" style="position:absolute;margin-left:328pt;margin-top:-55.1pt;width:84.9pt;height:48.2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">
                <v:textbox inset=",5.3mm">
                  <w:txbxContent>
                    <w:p w14:paraId="0084E27B" w14:textId="77777777" w:rsidR="00A43B9E" w:rsidRPr="001B7E90" w:rsidRDefault="00A43B9E" w:rsidP="001B7E90">
                      <w:pPr>
                        <w:spacing w:line="240" w:lineRule="atLeast"/>
                        <w:rPr>
                          <w:sz w:val="36"/>
                          <w:szCs w:val="36"/>
                        </w:rPr>
                      </w:pPr>
                      <w:r w:rsidRPr="001B7E90">
                        <w:rPr>
                          <w:sz w:val="36"/>
                          <w:szCs w:val="36"/>
                        </w:rPr>
                        <w:t>Titelblok</w:t>
                      </w:r>
                    </w:p>
                  </w:txbxContent>
                </v:textbox>
              </v:shape>
            </w:pict>
          </mc:Fallback>
        </mc:AlternateContent>
      </w:r>
    </w:p>
    <w:p w14:paraId="0084DBE7" w14:textId="77777777" w:rsidR="00E46C9C" w:rsidRPr="00513FBE" w:rsidRDefault="00E46C9C" w:rsidP="00231F6C">
      <w:pPr>
        <w:numPr>
          <w:ilvl w:val="0"/>
          <w:numId w:val="81"/>
        </w:numPr>
        <w:spacing w:line="240" w:lineRule="atLeast"/>
      </w:pPr>
      <w:r w:rsidRPr="00513FBE">
        <w:t xml:space="preserve">De </w:t>
      </w:r>
      <w:r w:rsidR="00F33337" w:rsidRPr="00513FBE">
        <w:t>N</w:t>
      </w:r>
      <w:r w:rsidRPr="00513FBE">
        <w:t>oordpijl en ruitkruisjes in het bovenstaande voorbeeld zijn ‘</w:t>
      </w:r>
      <w:r w:rsidR="00495884" w:rsidRPr="00513FBE">
        <w:t xml:space="preserve">schaalonafhankelijke </w:t>
      </w:r>
      <w:r w:rsidRPr="00513FBE">
        <w:t xml:space="preserve">symbolen’. </w:t>
      </w:r>
      <w:r w:rsidR="00495884" w:rsidRPr="00513FBE">
        <w:t xml:space="preserve">Deze </w:t>
      </w:r>
      <w:r w:rsidRPr="00513FBE">
        <w:t xml:space="preserve">symbolen hebben op een </w:t>
      </w:r>
      <w:r w:rsidR="00AB71B6" w:rsidRPr="00513FBE">
        <w:t xml:space="preserve">afgedrukte </w:t>
      </w:r>
      <w:r w:rsidRPr="00513FBE">
        <w:t>tekening altijd dezelfde afmetingen</w:t>
      </w:r>
      <w:r w:rsidR="00495884" w:rsidRPr="00513FBE">
        <w:t>, onafhankelijk van de voor de tekening gehanteerde schaal</w:t>
      </w:r>
      <w:r w:rsidRPr="00513FBE">
        <w:t xml:space="preserve">. </w:t>
      </w:r>
    </w:p>
    <w:p w14:paraId="0084DBE8" w14:textId="77777777" w:rsidR="001B7E90" w:rsidRPr="00560F51" w:rsidRDefault="001B7E90" w:rsidP="001B7E90">
      <w:pPr>
        <w:spacing w:line="240" w:lineRule="atLeast"/>
        <w:rPr>
          <w:color w:val="000000"/>
        </w:rPr>
      </w:pPr>
    </w:p>
    <w:p w14:paraId="0084DBE9" w14:textId="77777777" w:rsidR="00720967" w:rsidRDefault="00A2662A" w:rsidP="00720967">
      <w:pPr>
        <w:pStyle w:val="Kop2"/>
        <w:rPr>
          <w:rFonts w:ascii="ZWAdobeF" w:hAnsi="ZWAdobeF" w:cs="ZWAdobeF"/>
          <w:b w:val="0"/>
          <w:spacing w:val="0"/>
          <w:sz w:val="2"/>
          <w:szCs w:val="2"/>
        </w:rPr>
      </w:pPr>
      <w:r>
        <w:lastRenderedPageBreak/>
        <w:br w:type="page"/>
      </w:r>
    </w:p>
    <w:p w14:paraId="0084DBEA" w14:textId="77777777" w:rsidR="003E03CE" w:rsidRDefault="00EC4295" w:rsidP="001513DC">
      <w:pPr>
        <w:pStyle w:val="Kop1"/>
      </w:pPr>
      <w:bookmarkStart w:id="142" w:name="_Toc90923642"/>
      <w:r>
        <w:rPr>
          <w:rFonts w:ascii="ZWAdobeF" w:hAnsi="ZWAdobeF" w:cs="ZWAdobeF"/>
          <w:spacing w:val="0"/>
          <w:sz w:val="2"/>
          <w:szCs w:val="2"/>
        </w:rPr>
        <w:lastRenderedPageBreak/>
        <w:t>7B</w:t>
      </w:r>
      <w:r w:rsidR="003E03CE">
        <w:t>5.</w:t>
      </w:r>
      <w:r w:rsidR="003E03CE">
        <w:tab/>
        <w:t>Ordening/codering en representatie van objecten</w:t>
      </w:r>
      <w:bookmarkEnd w:id="142"/>
    </w:p>
    <w:p w14:paraId="0084DBEB" w14:textId="77777777" w:rsidR="003E03CE" w:rsidRDefault="00EC4295" w:rsidP="00EC4295">
      <w:pPr>
        <w:pStyle w:val="Kop3"/>
      </w:pPr>
      <w:bookmarkStart w:id="143" w:name="_Toc90923643"/>
      <w:commentRangeStart w:id="144"/>
      <w:r>
        <w:rPr>
          <w:rFonts w:ascii="ZWAdobeF" w:hAnsi="ZWAdobeF" w:cs="ZWAdobeF"/>
          <w:b w:val="0"/>
          <w:sz w:val="2"/>
          <w:szCs w:val="2"/>
        </w:rPr>
        <w:t>22B</w:t>
      </w:r>
      <w:r w:rsidR="002E4B23">
        <w:t>5.1</w:t>
      </w:r>
      <w:r w:rsidR="002E4B23">
        <w:tab/>
        <w:t>Coderingssystematiek</w:t>
      </w:r>
      <w:r w:rsidR="00275BC2">
        <w:t xml:space="preserve"> / lagenstructuur</w:t>
      </w:r>
      <w:bookmarkEnd w:id="143"/>
      <w:commentRangeEnd w:id="144"/>
      <w:r w:rsidR="003313E1">
        <w:rPr>
          <w:rStyle w:val="Verwijzingopmerking"/>
          <w:b w:val="0"/>
          <w:color w:val="auto"/>
        </w:rPr>
        <w:commentReference w:id="144"/>
      </w:r>
    </w:p>
    <w:p w14:paraId="0084DBEC" w14:textId="77777777" w:rsidR="003E03CE" w:rsidRDefault="002E4B23" w:rsidP="00231F6C">
      <w:pPr>
        <w:numPr>
          <w:ilvl w:val="0"/>
          <w:numId w:val="61"/>
        </w:numPr>
        <w:tabs>
          <w:tab w:val="clear" w:pos="705"/>
          <w:tab w:val="num" w:pos="426"/>
        </w:tabs>
        <w:ind w:left="426" w:hanging="426"/>
      </w:pPr>
      <w:r>
        <w:t xml:space="preserve">De basis voor de ordening van informatie in digitale </w:t>
      </w:r>
      <w:r w:rsidR="008D4C15">
        <w:t>CAD modellen</w:t>
      </w:r>
      <w:r>
        <w:t xml:space="preserve"> </w:t>
      </w:r>
      <w:r w:rsidR="00A23D23" w:rsidRPr="005D502D">
        <w:t>(lagenstructuur)</w:t>
      </w:r>
      <w:r w:rsidR="00A23D23">
        <w:t xml:space="preserve"> </w:t>
      </w:r>
      <w:r>
        <w:t>wordt gevormd door een coderingssystematiek</w:t>
      </w:r>
      <w:r w:rsidRPr="005D502D">
        <w:t xml:space="preserve">. </w:t>
      </w:r>
      <w:r w:rsidR="00A23D23" w:rsidRPr="005D502D">
        <w:t>Laagnamen</w:t>
      </w:r>
      <w:r>
        <w:t xml:space="preserve"> worden opgebouwd uit deelcodes, afkomstig uit verschillende, gestandaardiseerde tabellen</w:t>
      </w:r>
      <w:r w:rsidR="0098604A">
        <w:t xml:space="preserve"> in een vaste volgorde</w:t>
      </w:r>
      <w:r>
        <w:t xml:space="preserve">. Er zijn tabellen voor (in de </w:t>
      </w:r>
      <w:r w:rsidR="006D592A">
        <w:t>voorgestelde</w:t>
      </w:r>
      <w:r>
        <w:t xml:space="preserve"> volgorde):</w:t>
      </w:r>
    </w:p>
    <w:p w14:paraId="0084DBED" w14:textId="77777777" w:rsidR="002E4B23" w:rsidRDefault="002E4B23" w:rsidP="003E03CE"/>
    <w:p w14:paraId="0084DBEE" w14:textId="77777777" w:rsidR="002E4B23" w:rsidRDefault="00146B6C" w:rsidP="002E4B23">
      <w:r>
        <w:rPr>
          <w:noProof/>
        </w:rPr>
        <mc:AlternateContent>
          <mc:Choice Requires="wps">
            <w:drawing>
              <wp:anchor distT="0" distB="0" distL="114300" distR="114300" simplePos="0" relativeHeight="251676160" behindDoc="1" locked="0" layoutInCell="1" allowOverlap="1" wp14:anchorId="0084E23F" wp14:editId="0084E240">
                <wp:simplePos x="0" y="0"/>
                <wp:positionH relativeFrom="column">
                  <wp:posOffset>-36830</wp:posOffset>
                </wp:positionH>
                <wp:positionV relativeFrom="paragraph">
                  <wp:posOffset>21590</wp:posOffset>
                </wp:positionV>
                <wp:extent cx="5744845" cy="517525"/>
                <wp:effectExtent l="0" t="0" r="0" b="0"/>
                <wp:wrapNone/>
                <wp:docPr id="10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517525"/>
                        </a:xfrm>
                        <a:prstGeom prst="rect">
                          <a:avLst/>
                        </a:prstGeom>
                        <a:solidFill>
                          <a:srgbClr val="FFFFFF"/>
                        </a:solidFill>
                        <a:ln w="9525">
                          <a:solidFill>
                            <a:srgbClr val="BFBFBF"/>
                          </a:solidFill>
                          <a:miter lim="800000"/>
                          <a:headEnd/>
                          <a:tailEnd/>
                        </a:ln>
                      </wps:spPr>
                      <wps:txbx>
                        <w:txbxContent>
                          <w:p w14:paraId="0084E27C" w14:textId="77777777" w:rsidR="00A43B9E" w:rsidRDefault="00A43B9E"/>
                          <w:p w14:paraId="0084E27D" w14:textId="77777777" w:rsidR="00A43B9E" w:rsidRPr="00A33512" w:rsidRDefault="00A43B9E" w:rsidP="000B371C">
                            <w:pPr>
                              <w:jc w:val="right"/>
                              <w:rPr>
                                <w:i/>
                                <w:color w:val="A6A6A6"/>
                              </w:rPr>
                            </w:pPr>
                            <w:r w:rsidRPr="00A33512">
                              <w:rPr>
                                <w:i/>
                                <w:color w:val="A6A6A6"/>
                              </w:rPr>
                              <w:t>ORDENING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3F" id="Text Box 228" o:spid="_x0000_s1048" type="#_x0000_t202" style="position:absolute;margin-left:-2.9pt;margin-top:1.7pt;width:452.35pt;height:40.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" strokecolor="#bfbfbf">
                <v:textbox>
                  <w:txbxContent>
                    <w:p w14:paraId="0084E27C" w14:textId="77777777" w:rsidR="00A43B9E" w:rsidRDefault="00A43B9E"/>
                    <w:p w14:paraId="0084E27D" w14:textId="77777777" w:rsidR="00A43B9E" w:rsidRPr="00A33512" w:rsidRDefault="00A43B9E" w:rsidP="000B371C">
                      <w:pPr>
                        <w:jc w:val="right"/>
                        <w:rPr>
                          <w:i/>
                          <w:color w:val="A6A6A6"/>
                        </w:rPr>
                      </w:pPr>
                      <w:r w:rsidRPr="00A33512">
                        <w:rPr>
                          <w:i/>
                          <w:color w:val="A6A6A6"/>
                        </w:rPr>
                        <w:t>ORDENING</w:t>
                      </w:r>
                    </w:p>
                  </w:txbxContent>
                </v:textbox>
              </v:shape>
            </w:pict>
          </mc:Fallback>
        </mc:AlternateContent>
      </w:r>
      <w:r w:rsidR="002E4B23">
        <w:t xml:space="preserve">STATUS – </w:t>
      </w:r>
    </w:p>
    <w:p w14:paraId="0084DBEF" w14:textId="77777777" w:rsidR="002E4B23" w:rsidRDefault="002E4B23" w:rsidP="002E4B23">
      <w:r>
        <w:tab/>
        <w:t xml:space="preserve">DISCIPLINE – </w:t>
      </w:r>
    </w:p>
    <w:p w14:paraId="0084DBF0" w14:textId="77777777" w:rsidR="002E4B23" w:rsidRDefault="002E4B23" w:rsidP="002E4B23">
      <w:r>
        <w:tab/>
      </w:r>
      <w:r>
        <w:tab/>
        <w:t xml:space="preserve">HOOFDGROEP – </w:t>
      </w:r>
    </w:p>
    <w:p w14:paraId="0084DBF1" w14:textId="77777777" w:rsidR="002E4B23" w:rsidRDefault="00146B6C" w:rsidP="002E4B23">
      <w:r>
        <w:rPr>
          <w:noProof/>
        </w:rPr>
        <mc:AlternateContent>
          <mc:Choice Requires="wps">
            <w:drawing>
              <wp:anchor distT="0" distB="0" distL="114300" distR="114300" simplePos="0" relativeHeight="251677184" behindDoc="1" locked="0" layoutInCell="1" allowOverlap="1" wp14:anchorId="0084E241" wp14:editId="0084E242">
                <wp:simplePos x="0" y="0"/>
                <wp:positionH relativeFrom="column">
                  <wp:posOffset>-36830</wp:posOffset>
                </wp:positionH>
                <wp:positionV relativeFrom="paragraph">
                  <wp:posOffset>3810</wp:posOffset>
                </wp:positionV>
                <wp:extent cx="5744845" cy="1259840"/>
                <wp:effectExtent l="0" t="0" r="0" b="0"/>
                <wp:wrapNone/>
                <wp:docPr id="107"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1259840"/>
                        </a:xfrm>
                        <a:prstGeom prst="rect">
                          <a:avLst/>
                        </a:prstGeom>
                        <a:solidFill>
                          <a:srgbClr val="FFFFFF"/>
                        </a:solidFill>
                        <a:ln w="9525">
                          <a:solidFill>
                            <a:srgbClr val="BFBFBF"/>
                          </a:solidFill>
                          <a:miter lim="800000"/>
                          <a:headEnd/>
                          <a:tailEnd/>
                        </a:ln>
                      </wps:spPr>
                      <wps:txbx>
                        <w:txbxContent>
                          <w:p w14:paraId="0084E27E" w14:textId="77777777" w:rsidR="00A43B9E" w:rsidRDefault="00A43B9E" w:rsidP="000B371C"/>
                          <w:p w14:paraId="0084E27F" w14:textId="77777777" w:rsidR="00A43B9E" w:rsidRDefault="00A43B9E" w:rsidP="000B371C">
                            <w:pPr>
                              <w:jc w:val="right"/>
                              <w:rPr>
                                <w:i/>
                                <w:color w:val="A6A6A6"/>
                              </w:rPr>
                            </w:pPr>
                          </w:p>
                          <w:p w14:paraId="0084E280" w14:textId="77777777" w:rsidR="00A43B9E" w:rsidRDefault="00A43B9E" w:rsidP="000B371C">
                            <w:pPr>
                              <w:jc w:val="right"/>
                              <w:rPr>
                                <w:i/>
                                <w:color w:val="A6A6A6"/>
                              </w:rPr>
                            </w:pPr>
                          </w:p>
                          <w:p w14:paraId="0084E281" w14:textId="77777777" w:rsidR="00A43B9E" w:rsidRDefault="00A43B9E" w:rsidP="000B371C">
                            <w:pPr>
                              <w:jc w:val="right"/>
                              <w:rPr>
                                <w:i/>
                                <w:color w:val="A6A6A6"/>
                              </w:rPr>
                            </w:pPr>
                          </w:p>
                          <w:p w14:paraId="0084E282" w14:textId="77777777" w:rsidR="00A43B9E" w:rsidRDefault="00A43B9E" w:rsidP="000B371C">
                            <w:pPr>
                              <w:jc w:val="right"/>
                              <w:rPr>
                                <w:i/>
                                <w:color w:val="A6A6A6"/>
                              </w:rPr>
                            </w:pPr>
                          </w:p>
                          <w:p w14:paraId="0084E283" w14:textId="77777777" w:rsidR="00A43B9E" w:rsidRPr="000B371C" w:rsidRDefault="00A43B9E" w:rsidP="000B371C">
                            <w:pPr>
                              <w:rPr>
                                <w:i/>
                                <w:color w:val="A6A6A6"/>
                              </w:rPr>
                            </w:pPr>
                            <w:r>
                              <w:rPr>
                                <w:i/>
                                <w:color w:val="A6A6A6"/>
                              </w:rPr>
                              <w:t>OBJECTEN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41" id="Text Box 229" o:spid="_x0000_s1049" type="#_x0000_t202" style="position:absolute;margin-left:-2.9pt;margin-top:.3pt;width:452.35pt;height:99.2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" strokecolor="#bfbfbf">
                <v:textbox>
                  <w:txbxContent>
                    <w:p w14:paraId="0084E27E" w14:textId="77777777" w:rsidR="00A43B9E" w:rsidRDefault="00A43B9E" w:rsidP="000B371C"/>
                    <w:p w14:paraId="0084E27F" w14:textId="77777777" w:rsidR="00A43B9E" w:rsidRDefault="00A43B9E" w:rsidP="000B371C">
                      <w:pPr>
                        <w:jc w:val="right"/>
                        <w:rPr>
                          <w:i/>
                          <w:color w:val="A6A6A6"/>
                        </w:rPr>
                      </w:pPr>
                    </w:p>
                    <w:p w14:paraId="0084E280" w14:textId="77777777" w:rsidR="00A43B9E" w:rsidRDefault="00A43B9E" w:rsidP="000B371C">
                      <w:pPr>
                        <w:jc w:val="right"/>
                        <w:rPr>
                          <w:i/>
                          <w:color w:val="A6A6A6"/>
                        </w:rPr>
                      </w:pPr>
                    </w:p>
                    <w:p w14:paraId="0084E281" w14:textId="77777777" w:rsidR="00A43B9E" w:rsidRDefault="00A43B9E" w:rsidP="000B371C">
                      <w:pPr>
                        <w:jc w:val="right"/>
                        <w:rPr>
                          <w:i/>
                          <w:color w:val="A6A6A6"/>
                        </w:rPr>
                      </w:pPr>
                    </w:p>
                    <w:p w14:paraId="0084E282" w14:textId="77777777" w:rsidR="00A43B9E" w:rsidRDefault="00A43B9E" w:rsidP="000B371C">
                      <w:pPr>
                        <w:jc w:val="right"/>
                        <w:rPr>
                          <w:i/>
                          <w:color w:val="A6A6A6"/>
                        </w:rPr>
                      </w:pPr>
                    </w:p>
                    <w:p w14:paraId="0084E283" w14:textId="77777777" w:rsidR="00A43B9E" w:rsidRPr="000B371C" w:rsidRDefault="00A43B9E" w:rsidP="000B371C">
                      <w:pPr>
                        <w:rPr>
                          <w:i/>
                          <w:color w:val="A6A6A6"/>
                        </w:rPr>
                      </w:pPr>
                      <w:r>
                        <w:rPr>
                          <w:i/>
                          <w:color w:val="A6A6A6"/>
                        </w:rPr>
                        <w:t>OBJECTEN</w:t>
                      </w:r>
                    </w:p>
                  </w:txbxContent>
                </v:textbox>
              </v:shape>
            </w:pict>
          </mc:Fallback>
        </mc:AlternateContent>
      </w:r>
      <w:r w:rsidR="0098604A">
        <w:tab/>
      </w:r>
      <w:r w:rsidR="0098604A">
        <w:tab/>
      </w:r>
      <w:r w:rsidR="0098604A">
        <w:tab/>
      </w:r>
      <w:r w:rsidR="009C3E7D">
        <w:t>OBJECT</w:t>
      </w:r>
      <w:r w:rsidR="0098604A">
        <w:t xml:space="preserve"> </w:t>
      </w:r>
      <w:r w:rsidR="00C16C91">
        <w:t>_</w:t>
      </w:r>
      <w:r w:rsidR="0098604A">
        <w:t xml:space="preserve"> </w:t>
      </w:r>
    </w:p>
    <w:p w14:paraId="0084DBF2" w14:textId="77777777" w:rsidR="0098604A" w:rsidRDefault="0098604A" w:rsidP="002E4B23">
      <w:r>
        <w:tab/>
      </w:r>
      <w:r>
        <w:tab/>
      </w:r>
      <w:r>
        <w:tab/>
      </w:r>
      <w:r>
        <w:tab/>
      </w:r>
      <w:r w:rsidR="009C3E7D">
        <w:t>[</w:t>
      </w:r>
      <w:r>
        <w:t>SUBOBJECT</w:t>
      </w:r>
      <w:r w:rsidR="002C0173">
        <w:t xml:space="preserve"> 01</w:t>
      </w:r>
      <w:r w:rsidR="009C3E7D">
        <w:t xml:space="preserve">] </w:t>
      </w:r>
      <w:r w:rsidR="00C16C91">
        <w:t>_</w:t>
      </w:r>
      <w:r>
        <w:t xml:space="preserve"> </w:t>
      </w:r>
    </w:p>
    <w:p w14:paraId="0084DBF3" w14:textId="77777777" w:rsidR="009C3E7D" w:rsidRDefault="009C3E7D" w:rsidP="002E4B23">
      <w:r>
        <w:tab/>
      </w:r>
      <w:r>
        <w:tab/>
      </w:r>
      <w:r>
        <w:tab/>
      </w:r>
      <w:r>
        <w:tab/>
      </w:r>
      <w:r>
        <w:tab/>
        <w:t>[SUBOBJECT</w:t>
      </w:r>
      <w:r w:rsidR="002C0173">
        <w:t xml:space="preserve"> 02</w:t>
      </w:r>
      <w:r>
        <w:t xml:space="preserve">] </w:t>
      </w:r>
      <w:r w:rsidR="005D502D">
        <w:t>_</w:t>
      </w:r>
    </w:p>
    <w:p w14:paraId="0084DBF4" w14:textId="77777777" w:rsidR="005D502D" w:rsidRDefault="005D502D" w:rsidP="005D502D">
      <w:r>
        <w:tab/>
      </w:r>
      <w:r>
        <w:tab/>
      </w:r>
      <w:r>
        <w:tab/>
      </w:r>
      <w:r>
        <w:tab/>
      </w:r>
      <w:r>
        <w:tab/>
      </w:r>
      <w:r>
        <w:tab/>
        <w:t>[SUBOBJECT</w:t>
      </w:r>
      <w:r w:rsidR="002C0173">
        <w:t xml:space="preserve"> 03</w:t>
      </w:r>
      <w:r>
        <w:t xml:space="preserve">] _ </w:t>
      </w:r>
    </w:p>
    <w:p w14:paraId="0084DBF5" w14:textId="77777777" w:rsidR="00810AED" w:rsidRDefault="005D502D" w:rsidP="005D502D">
      <w:r>
        <w:tab/>
      </w:r>
      <w:r>
        <w:tab/>
      </w:r>
      <w:r>
        <w:tab/>
      </w:r>
      <w:r>
        <w:tab/>
      </w:r>
      <w:r>
        <w:tab/>
      </w:r>
      <w:r>
        <w:tab/>
      </w:r>
      <w:r>
        <w:tab/>
        <w:t>[SUBOBJECT</w:t>
      </w:r>
      <w:r w:rsidR="002C0173">
        <w:t xml:space="preserve"> 04</w:t>
      </w:r>
      <w:r w:rsidRPr="006A31A2">
        <w:t xml:space="preserve">] </w:t>
      </w:r>
      <w:r w:rsidR="00810AED" w:rsidRPr="006A31A2">
        <w:t>_</w:t>
      </w:r>
    </w:p>
    <w:p w14:paraId="0084DBF6" w14:textId="77777777" w:rsidR="005D502D" w:rsidRPr="00B3179E" w:rsidRDefault="00810AED" w:rsidP="00810AED">
      <w:pPr>
        <w:ind w:left="4956" w:firstLine="708"/>
      </w:pPr>
      <w:r w:rsidRPr="00B3179E">
        <w:t>[SUBOBJECT 05</w:t>
      </w:r>
      <w:r w:rsidRPr="00B27358">
        <w:t xml:space="preserve">] </w:t>
      </w:r>
      <w:r w:rsidR="00100DB9" w:rsidRPr="00B27358">
        <w:t xml:space="preserve">– </w:t>
      </w:r>
      <w:r w:rsidR="005D502D" w:rsidRPr="00B27358">
        <w:t xml:space="preserve"> </w:t>
      </w:r>
    </w:p>
    <w:p w14:paraId="0084DBF7" w14:textId="77777777" w:rsidR="009C3E7D" w:rsidRDefault="009C3E7D" w:rsidP="002E4B23">
      <w:r>
        <w:tab/>
      </w:r>
      <w:r>
        <w:tab/>
      </w:r>
      <w:r>
        <w:tab/>
      </w:r>
      <w:r w:rsidR="005D502D">
        <w:tab/>
      </w:r>
      <w:r w:rsidR="005D502D">
        <w:tab/>
      </w:r>
      <w:r>
        <w:tab/>
      </w:r>
      <w:r>
        <w:tab/>
      </w:r>
      <w:r>
        <w:tab/>
      </w:r>
      <w:r w:rsidR="00810AED">
        <w:tab/>
      </w:r>
      <w:r>
        <w:t>[BEWERKING]</w:t>
      </w:r>
      <w:r w:rsidR="00135EB5">
        <w:t xml:space="preserve"> –</w:t>
      </w:r>
    </w:p>
    <w:p w14:paraId="0084DBF8" w14:textId="77777777" w:rsidR="009C3E7D" w:rsidRDefault="00146B6C" w:rsidP="002E4B23">
      <w:r>
        <w:rPr>
          <w:noProof/>
        </w:rPr>
        <mc:AlternateContent>
          <mc:Choice Requires="wps">
            <w:drawing>
              <wp:anchor distT="0" distB="0" distL="114300" distR="114300" simplePos="0" relativeHeight="251678208" behindDoc="1" locked="0" layoutInCell="1" allowOverlap="1" wp14:anchorId="0084E243" wp14:editId="0084E244">
                <wp:simplePos x="0" y="0"/>
                <wp:positionH relativeFrom="column">
                  <wp:posOffset>-36830</wp:posOffset>
                </wp:positionH>
                <wp:positionV relativeFrom="paragraph">
                  <wp:posOffset>15875</wp:posOffset>
                </wp:positionV>
                <wp:extent cx="5744845" cy="455930"/>
                <wp:effectExtent l="0" t="0" r="0" b="0"/>
                <wp:wrapNone/>
                <wp:docPr id="106"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845" cy="455930"/>
                        </a:xfrm>
                        <a:prstGeom prst="rect">
                          <a:avLst/>
                        </a:prstGeom>
                        <a:solidFill>
                          <a:srgbClr val="FFFFFF"/>
                        </a:solidFill>
                        <a:ln w="9525">
                          <a:solidFill>
                            <a:srgbClr val="BFBFBF"/>
                          </a:solidFill>
                          <a:miter lim="800000"/>
                          <a:headEnd/>
                          <a:tailEnd/>
                        </a:ln>
                      </wps:spPr>
                      <wps:txbx>
                        <w:txbxContent>
                          <w:p w14:paraId="0084E284" w14:textId="77777777" w:rsidR="00A43B9E" w:rsidRDefault="00A43B9E" w:rsidP="000B371C"/>
                          <w:p w14:paraId="0084E285" w14:textId="77777777" w:rsidR="00A43B9E" w:rsidRPr="000B371C" w:rsidRDefault="00A43B9E" w:rsidP="000B371C">
                            <w:pPr>
                              <w:rPr>
                                <w:i/>
                                <w:color w:val="A6A6A6"/>
                              </w:rPr>
                            </w:pPr>
                            <w:r>
                              <w:rPr>
                                <w:i/>
                                <w:color w:val="A6A6A6"/>
                              </w:rPr>
                              <w:t>TEKENEIGENSCHAPPEN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84E243" id="Text Box 230" o:spid="_x0000_s1050" type="#_x0000_t202" style="position:absolute;margin-left:-2.9pt;margin-top:1.25pt;width:452.35pt;height:35.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" strokecolor="#bfbfbf">
                <v:textbox>
                  <w:txbxContent>
                    <w:p w14:paraId="0084E284" w14:textId="77777777" w:rsidR="00A43B9E" w:rsidRDefault="00A43B9E" w:rsidP="000B371C"/>
                    <w:p w14:paraId="0084E285" w14:textId="77777777" w:rsidR="00A43B9E" w:rsidRPr="000B371C" w:rsidRDefault="00A43B9E" w:rsidP="000B371C">
                      <w:pPr>
                        <w:rPr>
                          <w:i/>
                          <w:color w:val="A6A6A6"/>
                        </w:rPr>
                      </w:pPr>
                      <w:r>
                        <w:rPr>
                          <w:i/>
                          <w:color w:val="A6A6A6"/>
                        </w:rPr>
                        <w:t>TEKENEIGENSCHAPPEN</w:t>
                      </w:r>
                    </w:p>
                  </w:txbxContent>
                </v:textbox>
              </v:shape>
            </w:pict>
          </mc:Fallback>
        </mc:AlternateContent>
      </w:r>
      <w:r w:rsidR="009C3E7D">
        <w:tab/>
      </w:r>
      <w:r w:rsidR="009C3E7D">
        <w:tab/>
      </w:r>
      <w:r w:rsidR="009C3E7D">
        <w:tab/>
      </w:r>
      <w:r w:rsidR="005D502D">
        <w:tab/>
      </w:r>
      <w:r w:rsidR="005D502D">
        <w:tab/>
      </w:r>
      <w:r w:rsidR="00275BC2">
        <w:tab/>
      </w:r>
      <w:r w:rsidR="00275BC2">
        <w:tab/>
      </w:r>
      <w:r w:rsidR="00275BC2">
        <w:tab/>
      </w:r>
      <w:r w:rsidR="00275BC2">
        <w:tab/>
      </w:r>
      <w:r w:rsidR="00810AED">
        <w:tab/>
      </w:r>
      <w:r w:rsidR="009C3E7D">
        <w:t>ELEMENT</w:t>
      </w:r>
      <w:r w:rsidR="00135EB5">
        <w:t>–</w:t>
      </w:r>
    </w:p>
    <w:p w14:paraId="0084DBF9" w14:textId="77777777" w:rsidR="0098604A" w:rsidRDefault="00135EB5" w:rsidP="002E4B23">
      <w:r>
        <w:tab/>
      </w:r>
      <w:r>
        <w:tab/>
      </w:r>
      <w:r>
        <w:tab/>
      </w:r>
      <w:r w:rsidR="005D502D">
        <w:tab/>
      </w:r>
      <w:r w:rsidR="005D502D">
        <w:tab/>
      </w:r>
      <w:r w:rsidR="0098604A">
        <w:tab/>
      </w:r>
      <w:r w:rsidR="0098604A">
        <w:tab/>
      </w:r>
      <w:r w:rsidR="0098604A">
        <w:tab/>
      </w:r>
      <w:r w:rsidR="00810AED">
        <w:tab/>
      </w:r>
      <w:r w:rsidR="0098604A">
        <w:tab/>
      </w:r>
      <w:r w:rsidR="0098604A">
        <w:tab/>
      </w:r>
      <w:r w:rsidR="006D592A">
        <w:t xml:space="preserve">[SCHAAL] </w:t>
      </w:r>
    </w:p>
    <w:p w14:paraId="0084DBFA" w14:textId="77777777" w:rsidR="002E4B23" w:rsidRDefault="002E4B23" w:rsidP="003E03CE"/>
    <w:p w14:paraId="0084DBFB" w14:textId="77777777" w:rsidR="000B371C" w:rsidRPr="00B3179E" w:rsidRDefault="000B371C" w:rsidP="00231F6C">
      <w:pPr>
        <w:numPr>
          <w:ilvl w:val="0"/>
          <w:numId w:val="61"/>
        </w:numPr>
        <w:tabs>
          <w:tab w:val="clear" w:pos="705"/>
          <w:tab w:val="num" w:pos="426"/>
        </w:tabs>
        <w:ind w:left="426" w:hanging="426"/>
      </w:pPr>
      <w:r w:rsidRPr="00B3179E">
        <w:t>De coderingssystematiek valt in drie delen uiteen, zoals hierboven in grijs is aangegeven: een deel ‘ordening’, een deel ‘objecten’ en een deel ‘tekeneigenschappen’.</w:t>
      </w:r>
    </w:p>
    <w:p w14:paraId="0084DBFC" w14:textId="77777777" w:rsidR="005D502D" w:rsidRPr="00B3179E" w:rsidRDefault="005D502D" w:rsidP="00231F6C">
      <w:pPr>
        <w:numPr>
          <w:ilvl w:val="0"/>
          <w:numId w:val="61"/>
        </w:numPr>
        <w:tabs>
          <w:tab w:val="clear" w:pos="705"/>
          <w:tab w:val="num" w:pos="426"/>
        </w:tabs>
        <w:ind w:left="426" w:hanging="426"/>
      </w:pPr>
      <w:r w:rsidRPr="00B3179E">
        <w:t xml:space="preserve">OBJECTEN kunnen tot maximaal </w:t>
      </w:r>
      <w:r w:rsidR="00E97068" w:rsidRPr="00B3179E">
        <w:t>vijf</w:t>
      </w:r>
      <w:r w:rsidRPr="00B3179E">
        <w:t xml:space="preserve"> niveaus worden </w:t>
      </w:r>
      <w:r w:rsidR="008001BC" w:rsidRPr="00B3179E">
        <w:t xml:space="preserve">gespecialiseerd </w:t>
      </w:r>
      <w:r w:rsidRPr="00B3179E">
        <w:t>in SUBOBJECTEN (“harmonicamodel”).</w:t>
      </w:r>
      <w:r w:rsidR="006A31A2">
        <w:t xml:space="preserve"> </w:t>
      </w:r>
    </w:p>
    <w:p w14:paraId="0084DBFD" w14:textId="77777777" w:rsidR="005D502D" w:rsidRPr="00B3179E" w:rsidRDefault="005D502D" w:rsidP="00231F6C">
      <w:pPr>
        <w:numPr>
          <w:ilvl w:val="0"/>
          <w:numId w:val="61"/>
        </w:numPr>
        <w:tabs>
          <w:tab w:val="clear" w:pos="705"/>
          <w:tab w:val="num" w:pos="426"/>
        </w:tabs>
        <w:ind w:left="426" w:hanging="426"/>
      </w:pPr>
      <w:r w:rsidRPr="00B3179E">
        <w:t xml:space="preserve">De verschillende onderdelen van de codering worden gescheiden door een liggend streepje: “ – “. </w:t>
      </w:r>
    </w:p>
    <w:p w14:paraId="0084DBFE" w14:textId="77777777" w:rsidR="005D502D" w:rsidRPr="00B3179E" w:rsidRDefault="005D502D" w:rsidP="00231F6C">
      <w:pPr>
        <w:numPr>
          <w:ilvl w:val="0"/>
          <w:numId w:val="61"/>
        </w:numPr>
        <w:tabs>
          <w:tab w:val="clear" w:pos="705"/>
          <w:tab w:val="num" w:pos="426"/>
        </w:tabs>
        <w:ind w:left="426" w:hanging="426"/>
      </w:pPr>
      <w:r w:rsidRPr="00B3179E">
        <w:t xml:space="preserve">OBJECT en SUBOBJECT(en) worden van elkaar gescheiden door een </w:t>
      </w:r>
      <w:proofErr w:type="spellStart"/>
      <w:r w:rsidRPr="00B3179E">
        <w:rPr>
          <w:i/>
        </w:rPr>
        <w:t>underscore</w:t>
      </w:r>
      <w:proofErr w:type="spellEnd"/>
      <w:r w:rsidRPr="00B3179E">
        <w:t>: “ _ “.</w:t>
      </w:r>
      <w:r w:rsidR="000B09A6" w:rsidRPr="00B3179E">
        <w:t xml:space="preserve"> </w:t>
      </w:r>
    </w:p>
    <w:p w14:paraId="0084DBFF" w14:textId="77777777" w:rsidR="00135EB5" w:rsidRPr="000F0F11" w:rsidRDefault="00135EB5" w:rsidP="00231F6C">
      <w:pPr>
        <w:numPr>
          <w:ilvl w:val="0"/>
          <w:numId w:val="61"/>
        </w:numPr>
        <w:tabs>
          <w:tab w:val="clear" w:pos="705"/>
          <w:tab w:val="num" w:pos="426"/>
        </w:tabs>
        <w:ind w:left="426" w:hanging="426"/>
      </w:pPr>
      <w:r w:rsidRPr="000F0F11">
        <w:t xml:space="preserve">De tussen rechte haken geplaatste elementen van de codering zijn </w:t>
      </w:r>
      <w:r w:rsidR="006A31A2" w:rsidRPr="000F0F11">
        <w:t>optioneel</w:t>
      </w:r>
      <w:r w:rsidRPr="000F0F11">
        <w:t>.</w:t>
      </w:r>
    </w:p>
    <w:p w14:paraId="0084DC00" w14:textId="77777777" w:rsidR="00C16C91" w:rsidRPr="00B3179E" w:rsidRDefault="00C16C91" w:rsidP="00231F6C">
      <w:pPr>
        <w:numPr>
          <w:ilvl w:val="0"/>
          <w:numId w:val="61"/>
        </w:numPr>
        <w:tabs>
          <w:tab w:val="clear" w:pos="705"/>
          <w:tab w:val="num" w:pos="426"/>
        </w:tabs>
        <w:ind w:left="426" w:hanging="426"/>
      </w:pPr>
      <w:r w:rsidRPr="00B3179E">
        <w:t xml:space="preserve">Tekst en </w:t>
      </w:r>
      <w:proofErr w:type="spellStart"/>
      <w:r w:rsidRPr="00B3179E">
        <w:t>bemating</w:t>
      </w:r>
      <w:proofErr w:type="spellEnd"/>
      <w:r w:rsidRPr="00B3179E">
        <w:t xml:space="preserve"> kunnen op elk niveau voorkomen (achter HOOFDGROEP, achter OBJECT, achter SUBOBJECT enzovoort), maar staan </w:t>
      </w:r>
      <w:r w:rsidRPr="00B3179E">
        <w:rPr>
          <w:i/>
        </w:rPr>
        <w:t xml:space="preserve">default </w:t>
      </w:r>
      <w:r w:rsidRPr="00B3179E">
        <w:t>achter HOOFDGROEP</w:t>
      </w:r>
      <w:r w:rsidR="000B09A6" w:rsidRPr="00B3179E">
        <w:t xml:space="preserve"> (zie ook paragraaf 5.1.4)</w:t>
      </w:r>
      <w:r w:rsidRPr="00B3179E">
        <w:t>.</w:t>
      </w:r>
    </w:p>
    <w:p w14:paraId="0084DC01" w14:textId="1B0DD060" w:rsidR="00A23D23" w:rsidRPr="00B3179E" w:rsidRDefault="00A23D23" w:rsidP="00231F6C">
      <w:pPr>
        <w:numPr>
          <w:ilvl w:val="0"/>
          <w:numId w:val="61"/>
        </w:numPr>
        <w:tabs>
          <w:tab w:val="clear" w:pos="705"/>
          <w:tab w:val="num" w:pos="426"/>
        </w:tabs>
        <w:ind w:left="426" w:hanging="426"/>
      </w:pPr>
      <w:r w:rsidRPr="00B3179E">
        <w:t xml:space="preserve">Het </w:t>
      </w:r>
      <w:r w:rsidR="00E97068" w:rsidRPr="00B3179E">
        <w:t xml:space="preserve">is </w:t>
      </w:r>
      <w:r w:rsidRPr="00B3179E">
        <w:t>toegestaan om per HOOFDGROEP eigen laagnamen aan te maken</w:t>
      </w:r>
      <w:r w:rsidR="00E97068" w:rsidRPr="00B3179E">
        <w:t xml:space="preserve"> tot zes niveaus diep (van OBJECT t/m SUBOBJECT 05). CAD-applicaties die NLCS ondersteunen, moeten zijn voorzien van een controletool die onder andere moet rapporteren welke eigen laagnamen in een </w:t>
      </w:r>
      <w:r w:rsidR="008D4C15">
        <w:t>model</w:t>
      </w:r>
      <w:r w:rsidR="00E97068" w:rsidRPr="00B3179E">
        <w:t xml:space="preserve"> zijn aangemaakt</w:t>
      </w:r>
      <w:r w:rsidR="006447A7">
        <w:t xml:space="preserve"> en of deze voldoet aan de standaard</w:t>
      </w:r>
      <w:r w:rsidRPr="00B3179E">
        <w:t xml:space="preserve">. </w:t>
      </w:r>
    </w:p>
    <w:p w14:paraId="37FFC9F8" w14:textId="77777777" w:rsidR="00A51A3F" w:rsidRDefault="00A51A3F">
      <w:pPr>
        <w:overflowPunct/>
        <w:autoSpaceDE/>
        <w:autoSpaceDN/>
        <w:adjustRightInd/>
        <w:spacing w:line="240" w:lineRule="auto"/>
        <w:textAlignment w:val="auto"/>
        <w:rPr>
          <w:rFonts w:ascii="ZWAdobeF" w:hAnsi="ZWAdobeF" w:cs="ZWAdobeF"/>
          <w:bCs/>
          <w:color w:val="00B0F0"/>
          <w:sz w:val="2"/>
          <w:szCs w:val="2"/>
        </w:rPr>
      </w:pPr>
      <w:bookmarkStart w:id="145" w:name="_Toc230433496"/>
      <w:bookmarkStart w:id="146" w:name="_Toc286692976"/>
      <w:bookmarkStart w:id="147" w:name="_Toc394076524"/>
      <w:bookmarkStart w:id="148" w:name="_Toc400719267"/>
      <w:r>
        <w:rPr>
          <w:rFonts w:ascii="ZWAdobeF" w:hAnsi="ZWAdobeF" w:cs="ZWAdobeF"/>
          <w:b/>
          <w:sz w:val="2"/>
          <w:szCs w:val="2"/>
        </w:rPr>
        <w:br w:type="page"/>
      </w:r>
    </w:p>
    <w:p w14:paraId="0084DC03" w14:textId="15E09638" w:rsidR="0098604A" w:rsidRDefault="005B1C9E" w:rsidP="00A82B42">
      <w:pPr>
        <w:pStyle w:val="Kop4"/>
      </w:pPr>
      <w:bookmarkStart w:id="149" w:name="_Toc90923644"/>
      <w:bookmarkEnd w:id="145"/>
      <w:bookmarkEnd w:id="146"/>
      <w:bookmarkEnd w:id="147"/>
      <w:bookmarkEnd w:id="148"/>
      <w:r>
        <w:lastRenderedPageBreak/>
        <w:t xml:space="preserve">5.1.1 </w:t>
      </w:r>
      <w:r>
        <w:tab/>
      </w:r>
      <w:r w:rsidR="0098604A">
        <w:t>STATUS</w:t>
      </w:r>
      <w:bookmarkEnd w:id="149"/>
    </w:p>
    <w:p w14:paraId="0084DC04" w14:textId="77777777" w:rsidR="0098604A" w:rsidRDefault="0098604A" w:rsidP="00231F6C">
      <w:pPr>
        <w:numPr>
          <w:ilvl w:val="0"/>
          <w:numId w:val="92"/>
        </w:numPr>
      </w:pPr>
      <w:r>
        <w:t>De tabel “STATUS” is als volgt opgebouwd:</w:t>
      </w:r>
    </w:p>
    <w:p w14:paraId="0084DC05" w14:textId="77777777" w:rsidR="0098604A" w:rsidRDefault="0098604A" w:rsidP="009860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6"/>
        <w:gridCol w:w="3402"/>
      </w:tblGrid>
      <w:tr w:rsidR="0098604A" w14:paraId="0084DC07" w14:textId="77777777" w:rsidTr="00BA68A1">
        <w:tc>
          <w:tcPr>
            <w:tcW w:w="4928" w:type="dxa"/>
            <w:gridSpan w:val="2"/>
            <w:tcBorders>
              <w:top w:val="single" w:sz="12" w:space="0" w:color="auto"/>
              <w:left w:val="single" w:sz="12" w:space="0" w:color="auto"/>
              <w:bottom w:val="single" w:sz="6" w:space="0" w:color="auto"/>
              <w:right w:val="single" w:sz="12" w:space="0" w:color="auto"/>
            </w:tcBorders>
            <w:shd w:val="clear" w:color="auto" w:fill="C6D9F1"/>
          </w:tcPr>
          <w:p w14:paraId="0084DC06" w14:textId="77777777" w:rsidR="0098604A" w:rsidRDefault="0098604A" w:rsidP="00B141FD">
            <w:pPr>
              <w:jc w:val="center"/>
            </w:pPr>
            <w:r>
              <w:t>STATUS</w:t>
            </w:r>
          </w:p>
        </w:tc>
      </w:tr>
      <w:tr w:rsidR="0098604A" w14:paraId="0084DC0A" w14:textId="77777777" w:rsidTr="00BA68A1">
        <w:tc>
          <w:tcPr>
            <w:tcW w:w="1526" w:type="dxa"/>
            <w:tcBorders>
              <w:top w:val="single" w:sz="6" w:space="0" w:color="auto"/>
              <w:left w:val="single" w:sz="12" w:space="0" w:color="auto"/>
              <w:bottom w:val="single" w:sz="12" w:space="0" w:color="auto"/>
              <w:right w:val="single" w:sz="6" w:space="0" w:color="auto"/>
            </w:tcBorders>
            <w:shd w:val="clear" w:color="auto" w:fill="C6D9F1"/>
          </w:tcPr>
          <w:p w14:paraId="0084DC08" w14:textId="77777777" w:rsidR="0098604A" w:rsidRDefault="0098604A" w:rsidP="0098604A">
            <w:r>
              <w:t>Code</w:t>
            </w:r>
          </w:p>
        </w:tc>
        <w:tc>
          <w:tcPr>
            <w:tcW w:w="3402" w:type="dxa"/>
            <w:tcBorders>
              <w:top w:val="single" w:sz="6" w:space="0" w:color="auto"/>
              <w:left w:val="single" w:sz="6" w:space="0" w:color="auto"/>
              <w:bottom w:val="single" w:sz="12" w:space="0" w:color="auto"/>
              <w:right w:val="single" w:sz="12" w:space="0" w:color="auto"/>
            </w:tcBorders>
            <w:shd w:val="clear" w:color="auto" w:fill="C6D9F1"/>
          </w:tcPr>
          <w:p w14:paraId="0084DC09" w14:textId="77777777" w:rsidR="0098604A" w:rsidRDefault="0098604A" w:rsidP="0098604A">
            <w:r>
              <w:t>Verklaring</w:t>
            </w:r>
          </w:p>
        </w:tc>
      </w:tr>
      <w:tr w:rsidR="0098604A" w14:paraId="0084DC0D" w14:textId="77777777" w:rsidTr="00B141FD">
        <w:tc>
          <w:tcPr>
            <w:tcW w:w="1526" w:type="dxa"/>
            <w:tcBorders>
              <w:top w:val="single" w:sz="12" w:space="0" w:color="auto"/>
            </w:tcBorders>
          </w:tcPr>
          <w:p w14:paraId="0084DC0B" w14:textId="77777777" w:rsidR="0098604A" w:rsidRDefault="005B1C9E" w:rsidP="0098604A">
            <w:r>
              <w:t>N</w:t>
            </w:r>
          </w:p>
        </w:tc>
        <w:tc>
          <w:tcPr>
            <w:tcW w:w="3402" w:type="dxa"/>
            <w:tcBorders>
              <w:top w:val="single" w:sz="12" w:space="0" w:color="auto"/>
            </w:tcBorders>
          </w:tcPr>
          <w:p w14:paraId="0084DC0C" w14:textId="1B1E02DB" w:rsidR="0098604A" w:rsidRDefault="005B1C9E" w:rsidP="0098604A">
            <w:r>
              <w:t>Nieuw</w:t>
            </w:r>
            <w:r w:rsidR="00365A57">
              <w:t>e</w:t>
            </w:r>
            <w:r>
              <w:t xml:space="preserve"> </w:t>
            </w:r>
            <w:r w:rsidR="00365A57">
              <w:t>situatie</w:t>
            </w:r>
          </w:p>
        </w:tc>
      </w:tr>
      <w:tr w:rsidR="0098604A" w14:paraId="0084DC10" w14:textId="77777777" w:rsidTr="00B141FD">
        <w:tc>
          <w:tcPr>
            <w:tcW w:w="1526" w:type="dxa"/>
          </w:tcPr>
          <w:p w14:paraId="0084DC0E" w14:textId="77777777" w:rsidR="0098604A" w:rsidRDefault="005B1C9E" w:rsidP="0098604A">
            <w:r>
              <w:t>B</w:t>
            </w:r>
          </w:p>
        </w:tc>
        <w:tc>
          <w:tcPr>
            <w:tcW w:w="3402" w:type="dxa"/>
          </w:tcPr>
          <w:p w14:paraId="0084DC0F" w14:textId="696048B3" w:rsidR="0098604A" w:rsidRDefault="005B1C9E" w:rsidP="0098604A">
            <w:r>
              <w:t>Bestaan</w:t>
            </w:r>
            <w:r w:rsidR="00365A57">
              <w:t>de situatie</w:t>
            </w:r>
          </w:p>
        </w:tc>
      </w:tr>
      <w:tr w:rsidR="0098604A" w14:paraId="0084DC13" w14:textId="77777777" w:rsidTr="00B141FD">
        <w:tc>
          <w:tcPr>
            <w:tcW w:w="1526" w:type="dxa"/>
          </w:tcPr>
          <w:p w14:paraId="0084DC11" w14:textId="77777777" w:rsidR="0098604A" w:rsidRDefault="005B1C9E" w:rsidP="0098604A">
            <w:r>
              <w:t>V</w:t>
            </w:r>
          </w:p>
        </w:tc>
        <w:tc>
          <w:tcPr>
            <w:tcW w:w="3402" w:type="dxa"/>
          </w:tcPr>
          <w:p w14:paraId="0084DC12" w14:textId="202CE8EF" w:rsidR="0098604A" w:rsidRDefault="00821E2B" w:rsidP="0098604A">
            <w:r>
              <w:t>Te v</w:t>
            </w:r>
            <w:r w:rsidR="005B1C9E">
              <w:t>erwijderd</w:t>
            </w:r>
            <w:r>
              <w:t>en</w:t>
            </w:r>
            <w:r w:rsidR="005B1C9E">
              <w:t xml:space="preserve"> </w:t>
            </w:r>
            <w:r w:rsidR="00365A57">
              <w:t>situatie</w:t>
            </w:r>
          </w:p>
        </w:tc>
      </w:tr>
      <w:tr w:rsidR="0098604A" w14:paraId="0084DC16" w14:textId="77777777" w:rsidTr="00B141FD">
        <w:tc>
          <w:tcPr>
            <w:tcW w:w="1526" w:type="dxa"/>
          </w:tcPr>
          <w:p w14:paraId="0084DC14" w14:textId="77777777" w:rsidR="0098604A" w:rsidRDefault="005B1C9E" w:rsidP="0098604A">
            <w:r>
              <w:t>T</w:t>
            </w:r>
          </w:p>
        </w:tc>
        <w:tc>
          <w:tcPr>
            <w:tcW w:w="3402" w:type="dxa"/>
          </w:tcPr>
          <w:p w14:paraId="0084DC15" w14:textId="75F0EAA5" w:rsidR="0098604A" w:rsidRDefault="005B1C9E" w:rsidP="0098604A">
            <w:r>
              <w:t>Tijdelijk</w:t>
            </w:r>
            <w:r w:rsidR="00365A57">
              <w:t>e</w:t>
            </w:r>
            <w:r>
              <w:t xml:space="preserve"> </w:t>
            </w:r>
            <w:r w:rsidR="00365A57">
              <w:t>situatie</w:t>
            </w:r>
          </w:p>
        </w:tc>
      </w:tr>
      <w:tr w:rsidR="009D2294" w:rsidRPr="000F0F11" w14:paraId="0084DC19" w14:textId="77777777" w:rsidTr="00B141FD">
        <w:tc>
          <w:tcPr>
            <w:tcW w:w="1526" w:type="dxa"/>
          </w:tcPr>
          <w:p w14:paraId="0084DC17" w14:textId="77777777" w:rsidR="009D2294" w:rsidRPr="000F0F11" w:rsidRDefault="009D2294" w:rsidP="0098604A">
            <w:r w:rsidRPr="000F0F11">
              <w:t>X</w:t>
            </w:r>
          </w:p>
        </w:tc>
        <w:tc>
          <w:tcPr>
            <w:tcW w:w="3402" w:type="dxa"/>
          </w:tcPr>
          <w:p w14:paraId="0084DC18" w14:textId="77777777" w:rsidR="009D2294" w:rsidRPr="000F0F11" w:rsidRDefault="009D2294" w:rsidP="0098604A">
            <w:r w:rsidRPr="000F0F11">
              <w:t>Onafhankelijk van STATUS/fase</w:t>
            </w:r>
          </w:p>
        </w:tc>
      </w:tr>
      <w:tr w:rsidR="005C33B6" w:rsidRPr="000F0F11" w14:paraId="0084DC1C" w14:textId="77777777" w:rsidTr="00B141FD">
        <w:tc>
          <w:tcPr>
            <w:tcW w:w="1526" w:type="dxa"/>
          </w:tcPr>
          <w:p w14:paraId="0084DC1A" w14:textId="77777777" w:rsidR="005C33B6" w:rsidRPr="00997F60" w:rsidRDefault="005C33B6" w:rsidP="005C33B6">
            <w:pPr>
              <w:rPr>
                <w:color w:val="000000" w:themeColor="text1"/>
              </w:rPr>
            </w:pPr>
            <w:r w:rsidRPr="00997F60">
              <w:rPr>
                <w:color w:val="000000" w:themeColor="text1"/>
              </w:rPr>
              <w:t>R</w:t>
            </w:r>
          </w:p>
        </w:tc>
        <w:tc>
          <w:tcPr>
            <w:tcW w:w="3402" w:type="dxa"/>
          </w:tcPr>
          <w:p w14:paraId="0084DC1B" w14:textId="77777777" w:rsidR="005C33B6" w:rsidRPr="00997F60" w:rsidRDefault="005C33B6" w:rsidP="0098604A">
            <w:pPr>
              <w:rPr>
                <w:color w:val="000000" w:themeColor="text1"/>
              </w:rPr>
            </w:pPr>
            <w:r w:rsidRPr="00997F60">
              <w:rPr>
                <w:color w:val="000000" w:themeColor="text1"/>
              </w:rPr>
              <w:t>Revisie</w:t>
            </w:r>
          </w:p>
        </w:tc>
      </w:tr>
    </w:tbl>
    <w:p w14:paraId="0084DC1D" w14:textId="77777777" w:rsidR="0098604A" w:rsidRDefault="0098604A" w:rsidP="0098604A"/>
    <w:p w14:paraId="0084DC1E" w14:textId="539C610E" w:rsidR="0060247B" w:rsidRDefault="003A29FD" w:rsidP="00231F6C">
      <w:pPr>
        <w:numPr>
          <w:ilvl w:val="0"/>
          <w:numId w:val="93"/>
        </w:numPr>
        <w:tabs>
          <w:tab w:val="clear" w:pos="705"/>
        </w:tabs>
        <w:ind w:left="426" w:hanging="426"/>
      </w:pPr>
      <w:r w:rsidRPr="00DB53D2">
        <w:t xml:space="preserve">De STATUS kan, indien nodig, worden voorzien van een SUBSTATUS in de vorm van een getal </w:t>
      </w:r>
      <w:r w:rsidR="00A82B42">
        <w:br/>
      </w:r>
      <w:r w:rsidRPr="00DB53D2">
        <w:t xml:space="preserve">van </w:t>
      </w:r>
      <w:r w:rsidR="00B37AC6">
        <w:t>0</w:t>
      </w:r>
      <w:r w:rsidRPr="00DB53D2">
        <w:t>1-99. Dit kan bijvoorbeeld worden toegepast als ‘nieuw werk’ gefaseerd wordt uitgevoerd (bijvoorbeeld “N</w:t>
      </w:r>
      <w:r w:rsidR="00B37AC6">
        <w:t>0</w:t>
      </w:r>
      <w:r w:rsidRPr="00DB53D2">
        <w:t>3”) of bij ontwerpaanpassingen (bijvoorbeeld “V</w:t>
      </w:r>
      <w:r w:rsidR="00B37AC6">
        <w:t>0</w:t>
      </w:r>
      <w:r w:rsidRPr="00DB53D2">
        <w:t>6”)</w:t>
      </w:r>
      <w:r w:rsidR="00E0062F">
        <w:t>.</w:t>
      </w:r>
    </w:p>
    <w:p w14:paraId="0084DC1F" w14:textId="77777777" w:rsidR="005C33B6" w:rsidRDefault="005C33B6" w:rsidP="00231F6C">
      <w:pPr>
        <w:numPr>
          <w:ilvl w:val="0"/>
          <w:numId w:val="93"/>
        </w:numPr>
        <w:tabs>
          <w:tab w:val="clear" w:pos="705"/>
        </w:tabs>
        <w:ind w:left="426" w:hanging="426"/>
      </w:pPr>
      <w:r w:rsidRPr="00A11B9B">
        <w:t>Lagen met de STATUS “R” hebben dezelfde eigenschappen als lagen met de STATUS “N”.</w:t>
      </w:r>
    </w:p>
    <w:p w14:paraId="0084DC20" w14:textId="77777777" w:rsidR="00E0062F" w:rsidRPr="00DC0B9F" w:rsidRDefault="00E0062F" w:rsidP="00231F6C">
      <w:pPr>
        <w:numPr>
          <w:ilvl w:val="0"/>
          <w:numId w:val="93"/>
        </w:numPr>
        <w:tabs>
          <w:tab w:val="clear" w:pos="705"/>
        </w:tabs>
        <w:ind w:left="426" w:hanging="426"/>
      </w:pPr>
      <w:r w:rsidRPr="00957EDF">
        <w:t>Status “X” mag alleen worden toegepast in combinatie met de discipline “XX”.</w:t>
      </w:r>
    </w:p>
    <w:p w14:paraId="0084DC21" w14:textId="77777777" w:rsidR="00C16C91" w:rsidRDefault="00C16C91" w:rsidP="00D82E6C">
      <w:pPr>
        <w:pStyle w:val="Kop4"/>
        <w:numPr>
          <w:ilvl w:val="2"/>
          <w:numId w:val="1"/>
        </w:numPr>
      </w:pPr>
      <w:bookmarkStart w:id="150" w:name="_Toc209237003"/>
      <w:bookmarkStart w:id="151" w:name="_Toc90923645"/>
      <w:r>
        <w:rPr>
          <w:rFonts w:ascii="ZWAdobeF" w:hAnsi="ZWAdobeF" w:cs="ZWAdobeF"/>
          <w:b w:val="0"/>
          <w:sz w:val="2"/>
          <w:szCs w:val="2"/>
        </w:rPr>
        <w:t>38B</w:t>
      </w:r>
      <w:r>
        <w:t>DISCIPLINE</w:t>
      </w:r>
      <w:bookmarkEnd w:id="150"/>
      <w:bookmarkEnd w:id="151"/>
    </w:p>
    <w:p w14:paraId="0084DC22" w14:textId="77777777" w:rsidR="00184CD2" w:rsidRPr="00B3179E" w:rsidRDefault="00184CD2" w:rsidP="00231F6C">
      <w:pPr>
        <w:numPr>
          <w:ilvl w:val="0"/>
          <w:numId w:val="62"/>
        </w:numPr>
        <w:tabs>
          <w:tab w:val="clear" w:pos="705"/>
          <w:tab w:val="num" w:pos="426"/>
        </w:tabs>
        <w:ind w:left="426" w:hanging="426"/>
      </w:pPr>
      <w:r w:rsidRPr="00B3179E">
        <w:t xml:space="preserve">De DISCIPLINE </w:t>
      </w:r>
      <w:r w:rsidRPr="000F0F11">
        <w:t xml:space="preserve">geeft het vakgebied aan waarop </w:t>
      </w:r>
      <w:r w:rsidR="008D4C15">
        <w:t>het model</w:t>
      </w:r>
      <w:r w:rsidRPr="000F0F11">
        <w:t xml:space="preserve"> betrekking heeft en</w:t>
      </w:r>
      <w:r w:rsidRPr="00B3179E">
        <w:t xml:space="preserve"> vormt voor de gebruiker de eerste logische ingang voor de ordening van informatie in een </w:t>
      </w:r>
      <w:r w:rsidR="008D4C15">
        <w:t>CAD model</w:t>
      </w:r>
      <w:r w:rsidRPr="00B3179E">
        <w:t>.</w:t>
      </w:r>
    </w:p>
    <w:p w14:paraId="0084DC23" w14:textId="77777777" w:rsidR="000F0F11" w:rsidRDefault="003611D7" w:rsidP="00231F6C">
      <w:pPr>
        <w:numPr>
          <w:ilvl w:val="0"/>
          <w:numId w:val="62"/>
        </w:numPr>
        <w:tabs>
          <w:tab w:val="clear" w:pos="705"/>
          <w:tab w:val="num" w:pos="426"/>
        </w:tabs>
        <w:ind w:left="426" w:hanging="426"/>
      </w:pPr>
      <w:r w:rsidRPr="00B3179E">
        <w:t>Bij het benoemen van DISCIPLINES is aansluiting gezocht bij de NEN3610 “Basismodel Geo-informatie – Termen, definities, relaties en algemene regels voor de uitwisseling van informatie over aan het aardoppervlak gerelateerde ruimtelijke objecten”.</w:t>
      </w:r>
      <w:r w:rsidR="0093429A" w:rsidRPr="00B3179E">
        <w:t xml:space="preserve"> </w:t>
      </w:r>
      <w:r w:rsidR="00B4199D" w:rsidRPr="00B3179E">
        <w:t xml:space="preserve">Daarmee is bereikt dat in beginsel alle betrokken </w:t>
      </w:r>
      <w:r w:rsidR="006A31A2" w:rsidRPr="000F0F11">
        <w:t>vakgebieden</w:t>
      </w:r>
      <w:r w:rsidR="00B4199D" w:rsidRPr="000F0F11">
        <w:t xml:space="preserve"> of</w:t>
      </w:r>
      <w:r w:rsidR="00B4199D" w:rsidRPr="00B3179E">
        <w:t xml:space="preserve"> afdelingen van organisaties (zoals gemeenten, provincies, ingeni</w:t>
      </w:r>
      <w:r w:rsidR="00537E7E" w:rsidRPr="00B3179E">
        <w:t xml:space="preserve">eursbureaus) gedekt kunnen zijn. Daardoor is overbodig dat organisaties die NLCS gebruiken, eigen elementen moeten toevoegen om </w:t>
      </w:r>
      <w:r w:rsidR="006A31A2" w:rsidRPr="000F0F11">
        <w:t xml:space="preserve">vakgebieden of </w:t>
      </w:r>
      <w:r w:rsidR="00537E7E" w:rsidRPr="000F0F11">
        <w:t>afdelingen</w:t>
      </w:r>
      <w:r w:rsidR="00537E7E" w:rsidRPr="00B3179E">
        <w:t xml:space="preserve"> herkenbaar te maken in de laagnamen.</w:t>
      </w:r>
    </w:p>
    <w:p w14:paraId="0084DC24" w14:textId="77777777" w:rsidR="00184CD2" w:rsidRPr="00B3179E" w:rsidRDefault="00184CD2" w:rsidP="00231F6C">
      <w:pPr>
        <w:numPr>
          <w:ilvl w:val="0"/>
          <w:numId w:val="62"/>
        </w:numPr>
        <w:tabs>
          <w:tab w:val="clear" w:pos="705"/>
          <w:tab w:val="num" w:pos="426"/>
        </w:tabs>
        <w:ind w:left="426" w:hanging="426"/>
      </w:pPr>
      <w:r w:rsidRPr="00B3179E">
        <w:t>Een DISCIPLINE bevat een voor die DISCIPLINE relevante verzameling HOOFDGROEPEN. Iedere organisatie en ieder bedrijf dat de NLCS gebruikt, kan zelf de verzameling HOOFDGROEPEN per DISCIPLINE bepalen.</w:t>
      </w:r>
    </w:p>
    <w:p w14:paraId="0084DC25" w14:textId="77777777" w:rsidR="000F0F11" w:rsidRDefault="000F0F11" w:rsidP="00231F6C">
      <w:pPr>
        <w:numPr>
          <w:ilvl w:val="0"/>
          <w:numId w:val="62"/>
        </w:numPr>
        <w:tabs>
          <w:tab w:val="clear" w:pos="705"/>
          <w:tab w:val="num" w:pos="426"/>
        </w:tabs>
        <w:ind w:left="426" w:hanging="426"/>
      </w:pPr>
      <w:r>
        <w:t>De DISCIPLINES die in NLCS zijn opgenomen, zijn weergegeven in onderstaande tabel</w:t>
      </w:r>
      <w:r w:rsidR="00E0062F">
        <w:t>:</w:t>
      </w:r>
    </w:p>
    <w:p w14:paraId="0084DC26" w14:textId="77777777" w:rsidR="00E0062F" w:rsidRPr="00DC0B9F" w:rsidRDefault="00E0062F" w:rsidP="00231F6C">
      <w:pPr>
        <w:numPr>
          <w:ilvl w:val="0"/>
          <w:numId w:val="62"/>
        </w:numPr>
        <w:tabs>
          <w:tab w:val="clear" w:pos="705"/>
          <w:tab w:val="num" w:pos="426"/>
        </w:tabs>
        <w:ind w:left="426" w:hanging="426"/>
      </w:pPr>
      <w:r w:rsidRPr="00957EDF">
        <w:t>De DISCIPLINE “XX” mag alleen worden toegepast in combinatie met de hoofdgroep “AL”.</w:t>
      </w:r>
    </w:p>
    <w:p w14:paraId="0084DC27" w14:textId="77777777" w:rsidR="00C16C91" w:rsidRPr="00B3179E" w:rsidRDefault="00C16C91" w:rsidP="00C16C91"/>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7"/>
        <w:gridCol w:w="2442"/>
        <w:gridCol w:w="5670"/>
      </w:tblGrid>
      <w:tr w:rsidR="00C16C91" w14:paraId="0084DC29" w14:textId="77777777" w:rsidTr="00BA68A1">
        <w:trPr>
          <w:tblHeader/>
        </w:trPr>
        <w:tc>
          <w:tcPr>
            <w:tcW w:w="9039" w:type="dxa"/>
            <w:gridSpan w:val="3"/>
            <w:tcBorders>
              <w:top w:val="single" w:sz="12" w:space="0" w:color="auto"/>
              <w:left w:val="single" w:sz="12" w:space="0" w:color="auto"/>
              <w:bottom w:val="single" w:sz="6" w:space="0" w:color="auto"/>
              <w:right w:val="single" w:sz="12" w:space="0" w:color="auto"/>
            </w:tcBorders>
            <w:shd w:val="clear" w:color="auto" w:fill="C6D9F1"/>
          </w:tcPr>
          <w:p w14:paraId="0084DC28" w14:textId="77777777" w:rsidR="00C16C91" w:rsidRDefault="00C16C91" w:rsidP="00014E5E">
            <w:pPr>
              <w:jc w:val="center"/>
            </w:pPr>
            <w:r>
              <w:t>DISCIPLINE</w:t>
            </w:r>
          </w:p>
        </w:tc>
      </w:tr>
      <w:tr w:rsidR="00C16C91" w14:paraId="0084DC2D" w14:textId="77777777" w:rsidTr="00BA68A1">
        <w:trPr>
          <w:tblHeader/>
        </w:trPr>
        <w:tc>
          <w:tcPr>
            <w:tcW w:w="927" w:type="dxa"/>
            <w:tcBorders>
              <w:top w:val="single" w:sz="6" w:space="0" w:color="auto"/>
              <w:left w:val="single" w:sz="12" w:space="0" w:color="auto"/>
              <w:bottom w:val="single" w:sz="12" w:space="0" w:color="auto"/>
              <w:right w:val="single" w:sz="6" w:space="0" w:color="auto"/>
            </w:tcBorders>
            <w:shd w:val="clear" w:color="auto" w:fill="C6D9F1"/>
          </w:tcPr>
          <w:p w14:paraId="0084DC2A" w14:textId="77777777" w:rsidR="00C16C91" w:rsidRDefault="00C16C91" w:rsidP="00014E5E">
            <w:r>
              <w:t>Code</w:t>
            </w:r>
          </w:p>
        </w:tc>
        <w:tc>
          <w:tcPr>
            <w:tcW w:w="2442" w:type="dxa"/>
            <w:tcBorders>
              <w:top w:val="single" w:sz="6" w:space="0" w:color="auto"/>
              <w:left w:val="single" w:sz="6" w:space="0" w:color="auto"/>
              <w:bottom w:val="single" w:sz="12" w:space="0" w:color="auto"/>
              <w:right w:val="single" w:sz="6" w:space="0" w:color="auto"/>
            </w:tcBorders>
            <w:shd w:val="clear" w:color="auto" w:fill="C6D9F1"/>
          </w:tcPr>
          <w:p w14:paraId="0084DC2B" w14:textId="77777777" w:rsidR="00C16C91" w:rsidRDefault="00C16C91" w:rsidP="00014E5E">
            <w:r>
              <w:t>Verklaring</w:t>
            </w:r>
          </w:p>
        </w:tc>
        <w:tc>
          <w:tcPr>
            <w:tcW w:w="5670" w:type="dxa"/>
            <w:tcBorders>
              <w:top w:val="single" w:sz="6" w:space="0" w:color="auto"/>
              <w:left w:val="single" w:sz="6" w:space="0" w:color="auto"/>
              <w:bottom w:val="single" w:sz="12" w:space="0" w:color="auto"/>
              <w:right w:val="single" w:sz="12" w:space="0" w:color="auto"/>
            </w:tcBorders>
            <w:shd w:val="clear" w:color="auto" w:fill="C6D9F1"/>
          </w:tcPr>
          <w:p w14:paraId="0084DC2C" w14:textId="77777777" w:rsidR="00C16C91" w:rsidRDefault="00C16C91" w:rsidP="00014E5E">
            <w:r>
              <w:t>Omschrijving</w:t>
            </w:r>
          </w:p>
        </w:tc>
      </w:tr>
      <w:tr w:rsidR="00C16C91" w14:paraId="0084DC31" w14:textId="77777777" w:rsidTr="00014E5E">
        <w:tc>
          <w:tcPr>
            <w:tcW w:w="927" w:type="dxa"/>
            <w:tcBorders>
              <w:top w:val="single" w:sz="12" w:space="0" w:color="auto"/>
            </w:tcBorders>
          </w:tcPr>
          <w:p w14:paraId="0084DC2E" w14:textId="77777777" w:rsidR="00C16C91" w:rsidRDefault="006D0AF2" w:rsidP="006D0AF2">
            <w:r>
              <w:t>WE</w:t>
            </w:r>
          </w:p>
        </w:tc>
        <w:tc>
          <w:tcPr>
            <w:tcW w:w="2442" w:type="dxa"/>
            <w:tcBorders>
              <w:top w:val="single" w:sz="12" w:space="0" w:color="auto"/>
            </w:tcBorders>
          </w:tcPr>
          <w:p w14:paraId="0084DC2F" w14:textId="77777777" w:rsidR="00C16C91" w:rsidRDefault="00C16C91" w:rsidP="00014E5E">
            <w:r>
              <w:t>WEGENBOUW</w:t>
            </w:r>
          </w:p>
        </w:tc>
        <w:tc>
          <w:tcPr>
            <w:tcW w:w="5670" w:type="dxa"/>
            <w:tcBorders>
              <w:top w:val="single" w:sz="12" w:space="0" w:color="auto"/>
            </w:tcBorders>
          </w:tcPr>
          <w:p w14:paraId="0084DC30" w14:textId="77777777" w:rsidR="00C16C91" w:rsidRPr="006D0AF2" w:rsidRDefault="00C16C91" w:rsidP="00014E5E">
            <w:r w:rsidRPr="00D23AD4">
              <w:t>Vormgeving van wegen en kunstwerken, bestaande situatie inclusief te verwijderen en toekomstige situatie met daarin opgenomen wegmeubilair, markering en geleideconstructies</w:t>
            </w:r>
            <w:r w:rsidRPr="00ED534A">
              <w:t xml:space="preserve">. </w:t>
            </w:r>
            <w:r w:rsidRPr="006D0AF2">
              <w:t>Situatie-, dwars- en lengteprofielen en detailtekeningen.</w:t>
            </w:r>
          </w:p>
        </w:tc>
      </w:tr>
      <w:tr w:rsidR="00C16C91" w14:paraId="0084DC35" w14:textId="77777777" w:rsidTr="00014E5E">
        <w:tc>
          <w:tcPr>
            <w:tcW w:w="927" w:type="dxa"/>
          </w:tcPr>
          <w:p w14:paraId="0084DC32" w14:textId="77777777" w:rsidR="00C16C91" w:rsidRDefault="00C16C91" w:rsidP="003611D7">
            <w:r w:rsidRPr="003611D7">
              <w:t>W</w:t>
            </w:r>
            <w:r w:rsidR="003611D7">
              <w:t>A</w:t>
            </w:r>
          </w:p>
        </w:tc>
        <w:tc>
          <w:tcPr>
            <w:tcW w:w="2442" w:type="dxa"/>
          </w:tcPr>
          <w:p w14:paraId="0084DC33" w14:textId="77777777" w:rsidR="00C16C91" w:rsidRDefault="00C16C91" w:rsidP="00014E5E">
            <w:r w:rsidRPr="003611D7">
              <w:t>WATERBOUW</w:t>
            </w:r>
          </w:p>
        </w:tc>
        <w:tc>
          <w:tcPr>
            <w:tcW w:w="5670" w:type="dxa"/>
          </w:tcPr>
          <w:p w14:paraId="0084DC34" w14:textId="77777777" w:rsidR="00C16C91" w:rsidRDefault="00C16C91" w:rsidP="006D0AF2">
            <w:r w:rsidRPr="00D23AD4">
              <w:t xml:space="preserve">Vormgeving van waterwegen zoals: rivieren, kanalen, uiterwaarden, oeverbescherming en zeeweringen, inclusief kunstwerken, bestaande situatie inclusief te verwijderen en toekomstige situatie. </w:t>
            </w:r>
            <w:r w:rsidRPr="006D0AF2">
              <w:t>Situatie-, dwars- en lengteprofielen en detailtekeningen</w:t>
            </w:r>
            <w:r w:rsidR="006D0AF2">
              <w:t>.</w:t>
            </w:r>
          </w:p>
        </w:tc>
      </w:tr>
      <w:tr w:rsidR="00C16C91" w14:paraId="0084DC39" w14:textId="77777777" w:rsidTr="00C16C91">
        <w:tc>
          <w:tcPr>
            <w:tcW w:w="927" w:type="dxa"/>
            <w:tcBorders>
              <w:bottom w:val="single" w:sz="4" w:space="0" w:color="auto"/>
            </w:tcBorders>
          </w:tcPr>
          <w:p w14:paraId="0084DC36" w14:textId="77777777" w:rsidR="00C16C91" w:rsidRDefault="00C16C91" w:rsidP="006D0AF2">
            <w:r>
              <w:lastRenderedPageBreak/>
              <w:t>S</w:t>
            </w:r>
            <w:r w:rsidR="006D0AF2">
              <w:t>B</w:t>
            </w:r>
          </w:p>
        </w:tc>
        <w:tc>
          <w:tcPr>
            <w:tcW w:w="2442" w:type="dxa"/>
            <w:tcBorders>
              <w:bottom w:val="single" w:sz="4" w:space="0" w:color="auto"/>
            </w:tcBorders>
          </w:tcPr>
          <w:p w14:paraId="0084DC37" w14:textId="77777777" w:rsidR="00C16C91" w:rsidRDefault="00C16C91" w:rsidP="00DB4293">
            <w:r>
              <w:t>SPOOR</w:t>
            </w:r>
            <w:r w:rsidR="006D0AF2">
              <w:t>B</w:t>
            </w:r>
            <w:r w:rsidR="00DB4293">
              <w:t>OUW</w:t>
            </w:r>
          </w:p>
        </w:tc>
        <w:tc>
          <w:tcPr>
            <w:tcW w:w="5670" w:type="dxa"/>
            <w:tcBorders>
              <w:bottom w:val="single" w:sz="4" w:space="0" w:color="auto"/>
            </w:tcBorders>
          </w:tcPr>
          <w:p w14:paraId="0084DC38" w14:textId="77777777" w:rsidR="00C16C91" w:rsidRDefault="00C16C91" w:rsidP="005E7332">
            <w:r w:rsidRPr="00D23AD4">
              <w:t xml:space="preserve">Vormgeving van spoorwegen en kunstwerken, bestaande situatie inclusief te verwijderen en toekomstige situatie. Inclusief breedspoor, smalspoor, tram, metro en lightrail. </w:t>
            </w:r>
            <w:r w:rsidRPr="006D0AF2">
              <w:t>Situatie-, dwars- en lengteprofielen en detailtekeningen.</w:t>
            </w:r>
          </w:p>
        </w:tc>
      </w:tr>
      <w:tr w:rsidR="00C16C91" w14:paraId="0084DC3D" w14:textId="77777777" w:rsidTr="00C16C91">
        <w:tc>
          <w:tcPr>
            <w:tcW w:w="927" w:type="dxa"/>
            <w:tcBorders>
              <w:bottom w:val="single" w:sz="4" w:space="0" w:color="auto"/>
            </w:tcBorders>
          </w:tcPr>
          <w:p w14:paraId="0084DC3A" w14:textId="77777777" w:rsidR="00C16C91" w:rsidRDefault="00C16C91" w:rsidP="00014E5E">
            <w:r>
              <w:t>GV</w:t>
            </w:r>
          </w:p>
        </w:tc>
        <w:tc>
          <w:tcPr>
            <w:tcW w:w="2442" w:type="dxa"/>
            <w:tcBorders>
              <w:bottom w:val="single" w:sz="4" w:space="0" w:color="auto"/>
            </w:tcBorders>
          </w:tcPr>
          <w:p w14:paraId="0084DC3B" w14:textId="77777777" w:rsidR="00C16C91" w:rsidRDefault="00C16C91" w:rsidP="00014E5E">
            <w:r>
              <w:t>GROENVOORZIENING</w:t>
            </w:r>
          </w:p>
        </w:tc>
        <w:tc>
          <w:tcPr>
            <w:tcW w:w="5670" w:type="dxa"/>
            <w:tcBorders>
              <w:bottom w:val="single" w:sz="4" w:space="0" w:color="auto"/>
            </w:tcBorders>
          </w:tcPr>
          <w:p w14:paraId="0084DC3C" w14:textId="77777777" w:rsidR="00C16C91" w:rsidRDefault="00C16C91" w:rsidP="00014E5E">
            <w:r w:rsidRPr="00D23AD4">
              <w:t xml:space="preserve">Vormgeving van landschappelijke </w:t>
            </w:r>
            <w:r>
              <w:t xml:space="preserve">en stedelijk groene </w:t>
            </w:r>
            <w:r w:rsidRPr="00D23AD4">
              <w:t xml:space="preserve">inrichting van de omgeving </w:t>
            </w:r>
            <w:r>
              <w:t>ten behoeve van beplantingsplannen, groenbeheerplannen, groenstructuurplannen en dergelijke</w:t>
            </w:r>
            <w:r w:rsidRPr="006D0AF2">
              <w:t>. Situatie-, dwars- en lengteprofielen en detailtekeningen.</w:t>
            </w:r>
          </w:p>
        </w:tc>
      </w:tr>
      <w:tr w:rsidR="00C16C91" w14:paraId="0084DC41" w14:textId="77777777" w:rsidTr="00014E5E">
        <w:tc>
          <w:tcPr>
            <w:tcW w:w="927" w:type="dxa"/>
            <w:tcBorders>
              <w:bottom w:val="single" w:sz="4" w:space="0" w:color="auto"/>
            </w:tcBorders>
          </w:tcPr>
          <w:p w14:paraId="0084DC3E" w14:textId="77777777" w:rsidR="00C16C91" w:rsidRDefault="00C16C91" w:rsidP="00014E5E">
            <w:r>
              <w:t>MI</w:t>
            </w:r>
          </w:p>
        </w:tc>
        <w:tc>
          <w:tcPr>
            <w:tcW w:w="2442" w:type="dxa"/>
            <w:tcBorders>
              <w:bottom w:val="single" w:sz="4" w:space="0" w:color="auto"/>
            </w:tcBorders>
          </w:tcPr>
          <w:p w14:paraId="0084DC3F" w14:textId="77777777" w:rsidR="00C16C91" w:rsidRDefault="00C16C91" w:rsidP="00014E5E">
            <w:r>
              <w:t>MILIEU</w:t>
            </w:r>
          </w:p>
        </w:tc>
        <w:tc>
          <w:tcPr>
            <w:tcW w:w="5670" w:type="dxa"/>
            <w:tcBorders>
              <w:bottom w:val="single" w:sz="4" w:space="0" w:color="auto"/>
            </w:tcBorders>
          </w:tcPr>
          <w:p w14:paraId="0084DC40" w14:textId="77777777" w:rsidR="00C16C91" w:rsidRPr="00C16C91" w:rsidRDefault="00C16C91" w:rsidP="006D0AF2">
            <w:pPr>
              <w:rPr>
                <w:strike/>
              </w:rPr>
            </w:pPr>
            <w:r w:rsidRPr="00D23AD4">
              <w:t>Vormgeving van (water)bodemsaneringen</w:t>
            </w:r>
            <w:r w:rsidR="006D0AF2">
              <w:t>,</w:t>
            </w:r>
            <w:r w:rsidRPr="00D23AD4">
              <w:t xml:space="preserve"> </w:t>
            </w:r>
            <w:r w:rsidRPr="006D0AF2">
              <w:t>inclusief situatie-, dwars- en lengteprofielen en detailtekeningen.</w:t>
            </w:r>
          </w:p>
        </w:tc>
      </w:tr>
      <w:tr w:rsidR="007C7067" w:rsidRPr="007C7067" w14:paraId="0084DC45" w14:textId="77777777" w:rsidTr="00014E5E">
        <w:tc>
          <w:tcPr>
            <w:tcW w:w="927" w:type="dxa"/>
          </w:tcPr>
          <w:p w14:paraId="0084DC42" w14:textId="77777777" w:rsidR="00C16C91" w:rsidRPr="007C7067" w:rsidRDefault="00CB6E3D" w:rsidP="00014E5E">
            <w:r w:rsidRPr="007C7067">
              <w:t>PV</w:t>
            </w:r>
          </w:p>
        </w:tc>
        <w:tc>
          <w:tcPr>
            <w:tcW w:w="2442" w:type="dxa"/>
          </w:tcPr>
          <w:p w14:paraId="0084DC43" w14:textId="77777777" w:rsidR="00C16C91" w:rsidRPr="007C7067" w:rsidRDefault="00CB6E3D" w:rsidP="005016B1">
            <w:pPr>
              <w:rPr>
                <w:i/>
              </w:rPr>
            </w:pPr>
            <w:r w:rsidRPr="007C7067">
              <w:t>PLANVORMING</w:t>
            </w:r>
            <w:r w:rsidR="00277590" w:rsidRPr="007C7067">
              <w:br/>
            </w:r>
          </w:p>
        </w:tc>
        <w:tc>
          <w:tcPr>
            <w:tcW w:w="5670" w:type="dxa"/>
          </w:tcPr>
          <w:p w14:paraId="0084DC44" w14:textId="77777777" w:rsidR="00C16C91" w:rsidRPr="007C7067" w:rsidRDefault="00C16C91" w:rsidP="00CB6E3D">
            <w:r w:rsidRPr="007C7067">
              <w:t xml:space="preserve">Vormgeving van </w:t>
            </w:r>
            <w:r w:rsidR="00363A7A" w:rsidRPr="007C7067">
              <w:t xml:space="preserve">stedenbouwkundige ontwerpen:  verkavelingsplannen, inrichtingsplannen, </w:t>
            </w:r>
            <w:r w:rsidRPr="007C7067">
              <w:t>matenplannen;</w:t>
            </w:r>
            <w:r w:rsidR="00363A7A" w:rsidRPr="007C7067">
              <w:t xml:space="preserve"> en exploitatieplannen </w:t>
            </w:r>
          </w:p>
        </w:tc>
      </w:tr>
      <w:tr w:rsidR="00C16C91" w:rsidRPr="000F0F11" w14:paraId="0084DC49" w14:textId="77777777" w:rsidTr="00014E5E">
        <w:tc>
          <w:tcPr>
            <w:tcW w:w="927" w:type="dxa"/>
          </w:tcPr>
          <w:p w14:paraId="0084DC46" w14:textId="77777777" w:rsidR="00C16C91" w:rsidRPr="000F0F11" w:rsidRDefault="00082751" w:rsidP="00014E5E">
            <w:r w:rsidRPr="000F0F11">
              <w:t>OI</w:t>
            </w:r>
          </w:p>
        </w:tc>
        <w:tc>
          <w:tcPr>
            <w:tcW w:w="2442" w:type="dxa"/>
          </w:tcPr>
          <w:p w14:paraId="0084DC47" w14:textId="77777777" w:rsidR="00C16C91" w:rsidRPr="000F0F11" w:rsidRDefault="00082751" w:rsidP="00014E5E">
            <w:r w:rsidRPr="000F0F11">
              <w:t>ONDERGRONDSE INFRASTRUCTUUR</w:t>
            </w:r>
          </w:p>
        </w:tc>
        <w:tc>
          <w:tcPr>
            <w:tcW w:w="5670" w:type="dxa"/>
          </w:tcPr>
          <w:p w14:paraId="0084DC48" w14:textId="77777777" w:rsidR="00C16C91" w:rsidRPr="000F0F11" w:rsidRDefault="00C16C91" w:rsidP="00014E5E">
            <w:r w:rsidRPr="000F0F11">
              <w:t xml:space="preserve">Vormgeving van </w:t>
            </w:r>
            <w:r w:rsidR="00082751" w:rsidRPr="000F0F11">
              <w:t>de ondergrondse infrastructuur (</w:t>
            </w:r>
            <w:r w:rsidRPr="000F0F11">
              <w:t>kabels en leidingen</w:t>
            </w:r>
            <w:r w:rsidR="00082751" w:rsidRPr="000F0F11">
              <w:t>)</w:t>
            </w:r>
            <w:r w:rsidRPr="000F0F11">
              <w:t>. Bestaande situatie inclusief te verwijderen en toekomstige situatie. Situatie-, dwars- en lengteprofielen en detailtekeningen.</w:t>
            </w:r>
          </w:p>
        </w:tc>
      </w:tr>
      <w:tr w:rsidR="00C16C91" w14:paraId="0084DC4D" w14:textId="77777777" w:rsidTr="00014E5E">
        <w:tc>
          <w:tcPr>
            <w:tcW w:w="927" w:type="dxa"/>
          </w:tcPr>
          <w:p w14:paraId="0084DC4A" w14:textId="77777777" w:rsidR="00C16C91" w:rsidRDefault="00C16C91" w:rsidP="00014E5E">
            <w:r>
              <w:t>CO</w:t>
            </w:r>
          </w:p>
        </w:tc>
        <w:tc>
          <w:tcPr>
            <w:tcW w:w="2442" w:type="dxa"/>
          </w:tcPr>
          <w:p w14:paraId="0084DC4B" w14:textId="77777777" w:rsidR="00C16C91" w:rsidRDefault="00C16C91" w:rsidP="00014E5E">
            <w:r>
              <w:t>CONSTRUCTIES</w:t>
            </w:r>
          </w:p>
        </w:tc>
        <w:tc>
          <w:tcPr>
            <w:tcW w:w="5670" w:type="dxa"/>
          </w:tcPr>
          <w:p w14:paraId="0084DC4C" w14:textId="77777777" w:rsidR="00C16C91" w:rsidRDefault="00C16C91" w:rsidP="00014E5E">
            <w:r w:rsidRPr="00D23AD4">
              <w:t>Vorm- en wapeningstekeningen van civieltechnische constructies</w:t>
            </w:r>
            <w:r>
              <w:t>,</w:t>
            </w:r>
            <w:r w:rsidRPr="00D23AD4">
              <w:t xml:space="preserve"> zoals</w:t>
            </w:r>
            <w:r>
              <w:t>:</w:t>
            </w:r>
            <w:r w:rsidRPr="00D23AD4">
              <w:t xml:space="preserve"> brug, tunnel, onderdoorgang, viaduct, sluizencomplex, spoortunnel, faunapassage.</w:t>
            </w:r>
          </w:p>
        </w:tc>
      </w:tr>
      <w:tr w:rsidR="007C7067" w:rsidRPr="00A11B9B" w14:paraId="0084DC52" w14:textId="77777777" w:rsidTr="00014E5E">
        <w:tc>
          <w:tcPr>
            <w:tcW w:w="927" w:type="dxa"/>
          </w:tcPr>
          <w:p w14:paraId="0084DC4E" w14:textId="77777777" w:rsidR="007C7067" w:rsidRPr="00A11B9B" w:rsidRDefault="007C7067" w:rsidP="00014E5E">
            <w:r w:rsidRPr="00A11B9B">
              <w:t>ME</w:t>
            </w:r>
          </w:p>
        </w:tc>
        <w:tc>
          <w:tcPr>
            <w:tcW w:w="2442" w:type="dxa"/>
          </w:tcPr>
          <w:p w14:paraId="0084DC4F" w14:textId="77777777" w:rsidR="007C7067" w:rsidRPr="00A11B9B" w:rsidRDefault="007C7067" w:rsidP="00014E5E">
            <w:r w:rsidRPr="00A11B9B">
              <w:t>METEN</w:t>
            </w:r>
          </w:p>
        </w:tc>
        <w:tc>
          <w:tcPr>
            <w:tcW w:w="5670" w:type="dxa"/>
          </w:tcPr>
          <w:p w14:paraId="0084DC50" w14:textId="77777777" w:rsidR="007C7067" w:rsidRPr="00A11B9B" w:rsidRDefault="005C33B6" w:rsidP="00014E5E">
            <w:r w:rsidRPr="00A11B9B">
              <w:t>Landmeetkundige tekeningen</w:t>
            </w:r>
          </w:p>
          <w:p w14:paraId="0084DC51" w14:textId="77777777" w:rsidR="005C33B6" w:rsidRPr="00A11B9B" w:rsidRDefault="005C33B6" w:rsidP="008D4C15">
            <w:pPr>
              <w:rPr>
                <w:i/>
              </w:rPr>
            </w:pPr>
            <w:r w:rsidRPr="00A11B9B">
              <w:rPr>
                <w:i/>
              </w:rPr>
              <w:t>Bijvoorbeeld: het genereren van een GIS-</w:t>
            </w:r>
            <w:r w:rsidR="008D4C15" w:rsidRPr="00A11B9B">
              <w:rPr>
                <w:i/>
              </w:rPr>
              <w:t>model</w:t>
            </w:r>
            <w:r w:rsidRPr="00A11B9B">
              <w:rPr>
                <w:i/>
              </w:rPr>
              <w:t xml:space="preserve"> op basis van het </w:t>
            </w:r>
            <w:proofErr w:type="spellStart"/>
            <w:r w:rsidRPr="00A11B9B">
              <w:rPr>
                <w:i/>
              </w:rPr>
              <w:t>IMgeo</w:t>
            </w:r>
            <w:proofErr w:type="spellEnd"/>
            <w:r w:rsidRPr="00A11B9B">
              <w:rPr>
                <w:i/>
              </w:rPr>
              <w:t xml:space="preserve"> protocol vanuit een NLCS </w:t>
            </w:r>
            <w:r w:rsidR="008D4C15" w:rsidRPr="00A11B9B">
              <w:rPr>
                <w:i/>
              </w:rPr>
              <w:t>model</w:t>
            </w:r>
            <w:r w:rsidRPr="00A11B9B">
              <w:rPr>
                <w:i/>
              </w:rPr>
              <w:t xml:space="preserve">. </w:t>
            </w:r>
          </w:p>
        </w:tc>
      </w:tr>
      <w:tr w:rsidR="0093429A" w:rsidRPr="00B3179E" w14:paraId="0084DC56" w14:textId="77777777" w:rsidTr="00014E5E">
        <w:tc>
          <w:tcPr>
            <w:tcW w:w="927" w:type="dxa"/>
          </w:tcPr>
          <w:p w14:paraId="0084DC53" w14:textId="77777777" w:rsidR="0093429A" w:rsidRPr="00B3179E" w:rsidRDefault="0093429A" w:rsidP="00014E5E">
            <w:commentRangeStart w:id="152"/>
            <w:commentRangeStart w:id="153"/>
            <w:r w:rsidRPr="00B3179E">
              <w:t>BH</w:t>
            </w:r>
          </w:p>
        </w:tc>
        <w:tc>
          <w:tcPr>
            <w:tcW w:w="2442" w:type="dxa"/>
          </w:tcPr>
          <w:p w14:paraId="0084DC54" w14:textId="77777777" w:rsidR="0093429A" w:rsidRPr="00B3179E" w:rsidRDefault="0093429A" w:rsidP="005016B1">
            <w:r w:rsidRPr="00B3179E">
              <w:t>BEHEER</w:t>
            </w:r>
            <w:r w:rsidR="00277590" w:rsidRPr="00B3179E">
              <w:t xml:space="preserve"> </w:t>
            </w:r>
            <w:r w:rsidR="00277590" w:rsidRPr="00B3179E">
              <w:br/>
            </w:r>
          </w:p>
        </w:tc>
        <w:tc>
          <w:tcPr>
            <w:tcW w:w="5670" w:type="dxa"/>
          </w:tcPr>
          <w:p w14:paraId="0084DC55" w14:textId="77777777" w:rsidR="0093429A" w:rsidRPr="00B3179E" w:rsidRDefault="005016B1" w:rsidP="00014E5E">
            <w:pPr>
              <w:rPr>
                <w:i/>
              </w:rPr>
            </w:pPr>
            <w:r w:rsidRPr="00B3179E">
              <w:rPr>
                <w:i/>
              </w:rPr>
              <w:t>(reservering, nog niet ingevuld in de huidige versie van NLCS)</w:t>
            </w:r>
            <w:commentRangeEnd w:id="152"/>
            <w:r w:rsidR="002F238F">
              <w:rPr>
                <w:rStyle w:val="Verwijzingopmerking"/>
              </w:rPr>
              <w:commentReference w:id="152"/>
            </w:r>
            <w:r w:rsidR="000B7538">
              <w:rPr>
                <w:rStyle w:val="Verwijzingopmerking"/>
              </w:rPr>
              <w:commentReference w:id="153"/>
            </w:r>
          </w:p>
        </w:tc>
      </w:tr>
      <w:commentRangeEnd w:id="153"/>
      <w:tr w:rsidR="009D2294" w:rsidRPr="000F0F11" w14:paraId="0084DC5A" w14:textId="77777777" w:rsidTr="00014E5E">
        <w:tc>
          <w:tcPr>
            <w:tcW w:w="927" w:type="dxa"/>
          </w:tcPr>
          <w:p w14:paraId="0084DC57" w14:textId="77777777" w:rsidR="009D2294" w:rsidRPr="000F0F11" w:rsidRDefault="009D2294" w:rsidP="00014E5E">
            <w:r w:rsidRPr="000F0F11">
              <w:t>XX</w:t>
            </w:r>
          </w:p>
        </w:tc>
        <w:tc>
          <w:tcPr>
            <w:tcW w:w="2442" w:type="dxa"/>
          </w:tcPr>
          <w:p w14:paraId="0084DC58" w14:textId="77777777" w:rsidR="009D2294" w:rsidRPr="000F0F11" w:rsidRDefault="009D2294" w:rsidP="005016B1">
            <w:r w:rsidRPr="000F0F11">
              <w:t>Onafhankelijk van DISCIPLINE</w:t>
            </w:r>
          </w:p>
        </w:tc>
        <w:tc>
          <w:tcPr>
            <w:tcW w:w="5670" w:type="dxa"/>
          </w:tcPr>
          <w:p w14:paraId="0084DC59" w14:textId="77777777" w:rsidR="009D2294" w:rsidRPr="000F0F11" w:rsidRDefault="009D2294" w:rsidP="00014E5E">
            <w:pPr>
              <w:rPr>
                <w:i/>
              </w:rPr>
            </w:pPr>
          </w:p>
        </w:tc>
      </w:tr>
    </w:tbl>
    <w:p w14:paraId="0084DC5B" w14:textId="77777777" w:rsidR="006D592A" w:rsidRDefault="00EC4295" w:rsidP="00D82E6C">
      <w:pPr>
        <w:pStyle w:val="Kop4"/>
        <w:numPr>
          <w:ilvl w:val="2"/>
          <w:numId w:val="1"/>
        </w:numPr>
      </w:pPr>
      <w:bookmarkStart w:id="154" w:name="_Toc90923646"/>
      <w:r>
        <w:rPr>
          <w:rFonts w:ascii="ZWAdobeF" w:hAnsi="ZWAdobeF" w:cs="ZWAdobeF"/>
          <w:b w:val="0"/>
          <w:sz w:val="2"/>
          <w:szCs w:val="2"/>
        </w:rPr>
        <w:t>39B</w:t>
      </w:r>
      <w:r w:rsidR="0044572F">
        <w:t>HOOFDGROEP</w:t>
      </w:r>
      <w:bookmarkEnd w:id="154"/>
    </w:p>
    <w:tbl>
      <w:tblPr>
        <w:tblW w:w="0" w:type="auto"/>
        <w:tblLook w:val="04A0" w:firstRow="1" w:lastRow="0" w:firstColumn="1" w:lastColumn="0" w:noHBand="0" w:noVBand="1"/>
      </w:tblPr>
      <w:tblGrid>
        <w:gridCol w:w="8788"/>
      </w:tblGrid>
      <w:tr w:rsidR="00DC0B9F" w:rsidRPr="00DC0B9F" w14:paraId="0084DC64" w14:textId="77777777" w:rsidTr="00DC2C54">
        <w:trPr>
          <w:trHeight w:val="852"/>
        </w:trPr>
        <w:tc>
          <w:tcPr>
            <w:tcW w:w="8928" w:type="dxa"/>
          </w:tcPr>
          <w:p w14:paraId="0084DC5C" w14:textId="77777777" w:rsidR="00785CED" w:rsidRPr="00DC0B9F" w:rsidRDefault="00785CED" w:rsidP="00231F6C">
            <w:pPr>
              <w:numPr>
                <w:ilvl w:val="0"/>
                <w:numId w:val="60"/>
              </w:numPr>
              <w:tabs>
                <w:tab w:val="clear" w:pos="705"/>
                <w:tab w:val="num" w:pos="426"/>
              </w:tabs>
              <w:ind w:left="426" w:hanging="426"/>
            </w:pPr>
            <w:r w:rsidRPr="00DC0B9F">
              <w:t xml:space="preserve">Een HOOFDGROEP is een </w:t>
            </w:r>
            <w:r w:rsidR="002C0173" w:rsidRPr="00DC0B9F">
              <w:t xml:space="preserve">logische </w:t>
            </w:r>
            <w:r w:rsidRPr="00DC0B9F">
              <w:t xml:space="preserve">verzameling </w:t>
            </w:r>
            <w:r w:rsidR="00820A61" w:rsidRPr="00DC0B9F">
              <w:t>OBJECTEN</w:t>
            </w:r>
            <w:r w:rsidRPr="00DC0B9F">
              <w:t xml:space="preserve">. </w:t>
            </w:r>
          </w:p>
          <w:p w14:paraId="0084DC5D" w14:textId="77777777" w:rsidR="00785CED" w:rsidRPr="00DC0B9F" w:rsidRDefault="00785CED" w:rsidP="00231F6C">
            <w:pPr>
              <w:numPr>
                <w:ilvl w:val="0"/>
                <w:numId w:val="60"/>
              </w:numPr>
              <w:tabs>
                <w:tab w:val="clear" w:pos="705"/>
                <w:tab w:val="num" w:pos="426"/>
              </w:tabs>
              <w:ind w:left="426" w:hanging="426"/>
            </w:pPr>
            <w:r w:rsidRPr="00DC0B9F">
              <w:t>Een HOOFDGROEP</w:t>
            </w:r>
            <w:r w:rsidR="00E128A9" w:rsidRPr="00957EDF">
              <w:t>, m.u.v. de HOOFDGROEP “AL”,</w:t>
            </w:r>
            <w:r w:rsidRPr="00DC0B9F">
              <w:t xml:space="preserve"> kan in één of meerdere DISCIPLINES voorkomen.</w:t>
            </w:r>
          </w:p>
          <w:p w14:paraId="0084DC5E" w14:textId="77777777" w:rsidR="008001BC" w:rsidRPr="00DC0B9F" w:rsidRDefault="008001BC" w:rsidP="00231F6C">
            <w:pPr>
              <w:numPr>
                <w:ilvl w:val="0"/>
                <w:numId w:val="60"/>
              </w:numPr>
              <w:tabs>
                <w:tab w:val="clear" w:pos="705"/>
                <w:tab w:val="num" w:pos="426"/>
              </w:tabs>
              <w:ind w:left="426" w:hanging="426"/>
            </w:pPr>
            <w:r w:rsidRPr="00DC0B9F">
              <w:t>De HOOFDGROEPEN die in NLCS worden onderscheiden, zijn weergegeven in onderstaande tabel.</w:t>
            </w:r>
          </w:p>
          <w:p w14:paraId="0084DC5F" w14:textId="77777777" w:rsidR="00277590" w:rsidRPr="00DC0B9F" w:rsidRDefault="00C05495" w:rsidP="00231F6C">
            <w:pPr>
              <w:numPr>
                <w:ilvl w:val="0"/>
                <w:numId w:val="60"/>
              </w:numPr>
              <w:tabs>
                <w:tab w:val="clear" w:pos="705"/>
                <w:tab w:val="num" w:pos="426"/>
              </w:tabs>
              <w:ind w:left="426" w:hanging="426"/>
            </w:pPr>
            <w:r w:rsidRPr="00DC0B9F">
              <w:t xml:space="preserve">Er is een splitsing gemaakt tussen HOOFDGROEPEN die deel uitmaken van de ‘Buitenruimte’ en HOOFDGROEPEN die deel uitmaken van ‘Constructies’. De reden hiervoor is, dat het gaat om twee wezenlijk verschillende categorieën </w:t>
            </w:r>
            <w:r w:rsidR="00154A8E" w:rsidRPr="00DC0B9F">
              <w:t xml:space="preserve">met verschillende gebruiksmogelijkheden voor CAD </w:t>
            </w:r>
            <w:r w:rsidR="008D4C15" w:rsidRPr="00DC0B9F">
              <w:t>modellen</w:t>
            </w:r>
            <w:r w:rsidR="00754564" w:rsidRPr="00DC0B9F">
              <w:t>.</w:t>
            </w:r>
          </w:p>
          <w:p w14:paraId="0084DC60" w14:textId="77777777" w:rsidR="00C05495" w:rsidRPr="00DC0B9F" w:rsidRDefault="00C05495" w:rsidP="00C669FF">
            <w:pPr>
              <w:numPr>
                <w:ilvl w:val="0"/>
                <w:numId w:val="3"/>
              </w:numPr>
            </w:pPr>
            <w:r w:rsidRPr="00DC0B9F">
              <w:t>bij ‘Buitenruimte’ gaat het om de ordening van objecten in de buitenruimte</w:t>
            </w:r>
            <w:r w:rsidR="00154A8E" w:rsidRPr="00957EDF">
              <w:t xml:space="preserve">. </w:t>
            </w:r>
            <w:r w:rsidR="008D4C15" w:rsidRPr="00DC0B9F">
              <w:t>CAD modellen</w:t>
            </w:r>
            <w:r w:rsidR="00154A8E" w:rsidRPr="00DC0B9F">
              <w:t xml:space="preserve"> worden hier onder andere gebruikt voor het </w:t>
            </w:r>
            <w:r w:rsidR="00CF7197" w:rsidRPr="00DC0B9F">
              <w:t xml:space="preserve">geautomatiseerd </w:t>
            </w:r>
            <w:r w:rsidR="00154A8E" w:rsidRPr="00DC0B9F">
              <w:t xml:space="preserve">bepalen van hoeveelheden en als instructie voor de uitvoering. Om dat mogelijk te maken, moeten veel </w:t>
            </w:r>
            <w:r w:rsidR="00820A61" w:rsidRPr="00DC0B9F">
              <w:t>OBJECTEN</w:t>
            </w:r>
            <w:r w:rsidR="00154A8E" w:rsidRPr="00DC0B9F">
              <w:t xml:space="preserve"> van elkaar kunnen worden onderscheiden. Binnen de HOOFDGROEPEN voor de Buitenruimte krijgt daarom ieder te onderscheiden </w:t>
            </w:r>
            <w:r w:rsidR="00820A61" w:rsidRPr="00DC0B9F">
              <w:t>(SUB-)OBJECT in principe een eigen laag;</w:t>
            </w:r>
          </w:p>
          <w:p w14:paraId="0084DC61" w14:textId="77777777" w:rsidR="00C05495" w:rsidRPr="00DC0B9F" w:rsidRDefault="00C05495" w:rsidP="00C669FF">
            <w:pPr>
              <w:numPr>
                <w:ilvl w:val="0"/>
                <w:numId w:val="3"/>
              </w:numPr>
            </w:pPr>
            <w:r w:rsidRPr="00DC0B9F">
              <w:lastRenderedPageBreak/>
              <w:t xml:space="preserve">bij ‘Constructies’ gaat het in de eerste plaats om </w:t>
            </w:r>
            <w:r w:rsidR="00820A61" w:rsidRPr="00DC0B9F">
              <w:t xml:space="preserve">het vastleggen van de vorm van constructies </w:t>
            </w:r>
            <w:r w:rsidR="00CF7197" w:rsidRPr="00DC0B9F">
              <w:t xml:space="preserve">en – in het verlengde daarvan - </w:t>
            </w:r>
            <w:r w:rsidRPr="00DC0B9F">
              <w:t>(de berekening van) sterkte en stijfheid</w:t>
            </w:r>
            <w:r w:rsidR="00CF7197" w:rsidRPr="00DC0B9F">
              <w:t xml:space="preserve">. Voor het geautomatiseerd bepalen van hoeveelheden </w:t>
            </w:r>
            <w:r w:rsidR="00754564" w:rsidRPr="00DC0B9F">
              <w:t xml:space="preserve">in constructies </w:t>
            </w:r>
            <w:r w:rsidR="00CF7197" w:rsidRPr="00DC0B9F">
              <w:t xml:space="preserve">is een </w:t>
            </w:r>
            <w:r w:rsidR="008D4C15" w:rsidRPr="00DC0B9F">
              <w:t>2D CAD model</w:t>
            </w:r>
            <w:r w:rsidR="00CF7197" w:rsidRPr="00DC0B9F">
              <w:t xml:space="preserve"> ongeschikt; daarvoor </w:t>
            </w:r>
            <w:r w:rsidR="00754564" w:rsidRPr="00DC0B9F">
              <w:t xml:space="preserve">is </w:t>
            </w:r>
            <w:r w:rsidR="00CF7197" w:rsidRPr="00DC0B9F">
              <w:t xml:space="preserve">altijd de derde dimensie noodzakelijk. Het toekennen van lagen aan te onderscheiden OBJECTEN binnen een constructie is </w:t>
            </w:r>
            <w:r w:rsidR="00754564" w:rsidRPr="00DC0B9F">
              <w:t>voor dat doel dan ook</w:t>
            </w:r>
            <w:r w:rsidR="00CF7197" w:rsidRPr="00DC0B9F">
              <w:t xml:space="preserve"> niet noodzakelijk. </w:t>
            </w:r>
            <w:r w:rsidRPr="00DC0B9F">
              <w:t xml:space="preserve">Het betreft </w:t>
            </w:r>
            <w:r w:rsidR="002C3997" w:rsidRPr="00DC0B9F">
              <w:t xml:space="preserve">bovendien </w:t>
            </w:r>
            <w:r w:rsidRPr="00DC0B9F">
              <w:t xml:space="preserve">een veelheid van </w:t>
            </w:r>
            <w:r w:rsidR="00754564" w:rsidRPr="00DC0B9F">
              <w:t>OBJECTEN (tunnels, bruggen, viaducten, sluizen e.d. en al hun samenstellende onderdelen</w:t>
            </w:r>
            <w:r w:rsidR="002C3997" w:rsidRPr="00DC0B9F">
              <w:t xml:space="preserve">), </w:t>
            </w:r>
            <w:r w:rsidR="00CF7197" w:rsidRPr="00DC0B9F">
              <w:t>waarvoor nog geen operationele classificatie beschikbaar is</w:t>
            </w:r>
            <w:r w:rsidR="00C519EC" w:rsidRPr="00DC0B9F">
              <w:t xml:space="preserve">. De HOOFDGROEPEN voor </w:t>
            </w:r>
            <w:r w:rsidR="00754564" w:rsidRPr="00DC0B9F">
              <w:t>C</w:t>
            </w:r>
            <w:r w:rsidR="00C519EC" w:rsidRPr="00DC0B9F">
              <w:t xml:space="preserve">onstructies kennen daarom (vooralsnog) geen lagen voor verschillende </w:t>
            </w:r>
            <w:r w:rsidR="00754564" w:rsidRPr="00DC0B9F">
              <w:t>(SUB)OBJECTEN</w:t>
            </w:r>
            <w:r w:rsidR="00C519EC" w:rsidRPr="00DC0B9F">
              <w:t>, maar wel lagen voor bijvoorbe</w:t>
            </w:r>
            <w:r w:rsidR="00680910" w:rsidRPr="00DC0B9F">
              <w:t>eld de vorm en de wapening van C</w:t>
            </w:r>
            <w:r w:rsidR="00C519EC" w:rsidRPr="00DC0B9F">
              <w:t xml:space="preserve">onstructies en voor het aangeven van aangrenzende </w:t>
            </w:r>
            <w:r w:rsidR="00680910" w:rsidRPr="00DC0B9F">
              <w:t>C</w:t>
            </w:r>
            <w:r w:rsidR="00C519EC" w:rsidRPr="00DC0B9F">
              <w:t>onstructies</w:t>
            </w:r>
            <w:r w:rsidR="002C3997" w:rsidRPr="00DC0B9F">
              <w:t xml:space="preserve">. </w:t>
            </w:r>
          </w:p>
          <w:p w14:paraId="0084DC62" w14:textId="77777777" w:rsidR="00E128A9" w:rsidRPr="00DC0B9F" w:rsidRDefault="00C519EC" w:rsidP="000F0F11">
            <w:pPr>
              <w:ind w:left="426"/>
            </w:pPr>
            <w:r w:rsidRPr="00DC0B9F">
              <w:t>D</w:t>
            </w:r>
            <w:r w:rsidR="002C3997" w:rsidRPr="00DC0B9F">
              <w:t xml:space="preserve">e </w:t>
            </w:r>
            <w:r w:rsidRPr="00DC0B9F">
              <w:t>contouren</w:t>
            </w:r>
            <w:r w:rsidR="002C3997" w:rsidRPr="00DC0B9F">
              <w:t xml:space="preserve"> van </w:t>
            </w:r>
            <w:r w:rsidR="00754564" w:rsidRPr="00DC0B9F">
              <w:t>C</w:t>
            </w:r>
            <w:r w:rsidR="002C3997" w:rsidRPr="00DC0B9F">
              <w:t xml:space="preserve">onstructies </w:t>
            </w:r>
            <w:r w:rsidRPr="00DC0B9F">
              <w:t>zijn</w:t>
            </w:r>
            <w:r w:rsidR="002C3997" w:rsidRPr="00DC0B9F">
              <w:t xml:space="preserve"> bij de ordening van objecten in de </w:t>
            </w:r>
            <w:r w:rsidR="00754564" w:rsidRPr="00DC0B9F">
              <w:t>B</w:t>
            </w:r>
            <w:r w:rsidR="002C3997" w:rsidRPr="00DC0B9F">
              <w:t xml:space="preserve">uitenruimte wel van belang. Het gaat hier om de plaats en de ruimte die constructies innemen in de buitenruimte. </w:t>
            </w:r>
            <w:r w:rsidR="005016B1" w:rsidRPr="00DC0B9F">
              <w:br/>
            </w:r>
            <w:r w:rsidR="002C3997" w:rsidRPr="00DC0B9F">
              <w:t>De plaats en vorm van de poeren van een portaal zijn bijvoorbeeld relevant voor grondwerk, de ligging van kabels en leidingen enzovoort.</w:t>
            </w:r>
            <w:r w:rsidRPr="00DC0B9F">
              <w:t xml:space="preserve"> In NLCS wordt de link tussen </w:t>
            </w:r>
            <w:r w:rsidR="000F0F11" w:rsidRPr="00DC0B9F">
              <w:t>C</w:t>
            </w:r>
            <w:r w:rsidRPr="00DC0B9F">
              <w:t xml:space="preserve">onstructies en </w:t>
            </w:r>
            <w:r w:rsidR="000F0F11" w:rsidRPr="00DC0B9F">
              <w:t>B</w:t>
            </w:r>
            <w:r w:rsidRPr="00DC0B9F">
              <w:t xml:space="preserve">uitenruimte gelegd met behulp van de HOOFDGROEP ‘KUNSTWERKEN’. De OBJECTEN in deze HOOFDGROEP hebben met </w:t>
            </w:r>
            <w:r w:rsidR="00680910" w:rsidRPr="00DC0B9F">
              <w:t>C</w:t>
            </w:r>
            <w:r w:rsidRPr="00DC0B9F">
              <w:t>onstructies de contourlijnen gemeen.</w:t>
            </w:r>
          </w:p>
          <w:p w14:paraId="6D5A4571" w14:textId="77777777" w:rsidR="007D08FA" w:rsidRPr="00957EDF" w:rsidRDefault="00E730DC" w:rsidP="0036616B">
            <w:pPr>
              <w:pStyle w:val="Lijstalinea"/>
              <w:numPr>
                <w:ilvl w:val="0"/>
                <w:numId w:val="111"/>
              </w:numPr>
            </w:pPr>
            <w:r w:rsidRPr="00957EDF">
              <w:t>De HOOFDGROEP “AL” mag alleen worden toegepast in combinatie met de STATUS “X” en DISCIPLINE “XX”.</w:t>
            </w:r>
          </w:p>
          <w:p w14:paraId="0084DC63" w14:textId="04CC63EB" w:rsidR="0036616B" w:rsidRPr="00DC0B9F" w:rsidRDefault="0036616B">
            <w:pPr>
              <w:pStyle w:val="Lijstalinea"/>
              <w:numPr>
                <w:ilvl w:val="0"/>
                <w:numId w:val="111"/>
              </w:numPr>
            </w:pPr>
            <w:r w:rsidRPr="00957EDF">
              <w:t xml:space="preserve">De HOOFDGROEP “ZZ” bevat objecten die voor alle </w:t>
            </w:r>
            <w:r w:rsidR="00C22D92" w:rsidRPr="00957EDF">
              <w:t>HOOFDGROEPEN voorkomen.</w:t>
            </w:r>
            <w:r w:rsidR="008F08EB" w:rsidRPr="00957EDF">
              <w:t xml:space="preserve"> </w:t>
            </w:r>
            <w:r w:rsidR="00B74635" w:rsidRPr="00957EDF">
              <w:t xml:space="preserve">De objecten worden op de </w:t>
            </w:r>
            <w:r w:rsidR="007E52BB" w:rsidRPr="00957EDF">
              <w:t>gewenste</w:t>
            </w:r>
            <w:r w:rsidR="00B74635" w:rsidRPr="00957EDF">
              <w:t xml:space="preserve"> HOOFDGROEP geplaatst, HOOFDGROEP “ZZ” </w:t>
            </w:r>
            <w:r w:rsidR="002B491C" w:rsidRPr="00957EDF">
              <w:t>wordt</w:t>
            </w:r>
            <w:r w:rsidR="0064257E" w:rsidRPr="00957EDF">
              <w:t xml:space="preserve"> niet gebruikt als HOOFDGROEP</w:t>
            </w:r>
            <w:r w:rsidR="00F0565B" w:rsidRPr="00957EDF">
              <w:t xml:space="preserve"> voor het plaatsen van objecten. </w:t>
            </w:r>
            <w:r w:rsidR="002B491C" w:rsidRPr="00957EDF">
              <w:t xml:space="preserve"> </w:t>
            </w:r>
          </w:p>
        </w:tc>
      </w:tr>
    </w:tbl>
    <w:p w14:paraId="0084DC65" w14:textId="77777777" w:rsidR="00C5761A" w:rsidRDefault="00C5761A" w:rsidP="002C3997"/>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01"/>
        <w:gridCol w:w="7938"/>
      </w:tblGrid>
      <w:tr w:rsidR="00C74317" w14:paraId="0084DC67" w14:textId="77777777" w:rsidTr="00957EDF">
        <w:trPr>
          <w:tblHeader/>
        </w:trPr>
        <w:tc>
          <w:tcPr>
            <w:tcW w:w="9039" w:type="dxa"/>
            <w:gridSpan w:val="2"/>
            <w:tcBorders>
              <w:top w:val="single" w:sz="12" w:space="0" w:color="auto"/>
              <w:left w:val="single" w:sz="12" w:space="0" w:color="auto"/>
              <w:bottom w:val="single" w:sz="6" w:space="0" w:color="auto"/>
              <w:right w:val="single" w:sz="12" w:space="0" w:color="auto"/>
            </w:tcBorders>
            <w:shd w:val="clear" w:color="auto" w:fill="C6D9F1"/>
          </w:tcPr>
          <w:p w14:paraId="0084DC66" w14:textId="77777777" w:rsidR="00C74317" w:rsidRDefault="00C74317" w:rsidP="004A63CA">
            <w:pPr>
              <w:jc w:val="center"/>
            </w:pPr>
            <w:r>
              <w:t>HOOFDGROEP</w:t>
            </w:r>
          </w:p>
        </w:tc>
      </w:tr>
      <w:tr w:rsidR="00C74317" w14:paraId="0084DC6A" w14:textId="77777777" w:rsidTr="00957EDF">
        <w:trPr>
          <w:tblHeader/>
        </w:trPr>
        <w:tc>
          <w:tcPr>
            <w:tcW w:w="1101" w:type="dxa"/>
            <w:tcBorders>
              <w:top w:val="single" w:sz="6" w:space="0" w:color="auto"/>
              <w:left w:val="single" w:sz="12" w:space="0" w:color="auto"/>
              <w:bottom w:val="single" w:sz="12" w:space="0" w:color="auto"/>
              <w:right w:val="single" w:sz="6" w:space="0" w:color="auto"/>
            </w:tcBorders>
            <w:shd w:val="clear" w:color="auto" w:fill="C6D9F1"/>
          </w:tcPr>
          <w:p w14:paraId="0084DC68" w14:textId="77777777" w:rsidR="00C74317" w:rsidRDefault="00C74317" w:rsidP="00014E5E">
            <w:r>
              <w:t>Code</w:t>
            </w:r>
          </w:p>
        </w:tc>
        <w:tc>
          <w:tcPr>
            <w:tcW w:w="7938" w:type="dxa"/>
            <w:tcBorders>
              <w:top w:val="single" w:sz="6" w:space="0" w:color="auto"/>
              <w:left w:val="single" w:sz="6" w:space="0" w:color="auto"/>
              <w:bottom w:val="single" w:sz="12" w:space="0" w:color="auto"/>
              <w:right w:val="single" w:sz="12" w:space="0" w:color="auto"/>
            </w:tcBorders>
            <w:shd w:val="clear" w:color="auto" w:fill="C6D9F1"/>
          </w:tcPr>
          <w:p w14:paraId="0084DC69" w14:textId="77777777" w:rsidR="00C74317" w:rsidRDefault="00C74317" w:rsidP="00014E5E">
            <w:r>
              <w:t>Verklaring</w:t>
            </w:r>
          </w:p>
        </w:tc>
      </w:tr>
      <w:tr w:rsidR="008C60E1" w14:paraId="0084DC6D" w14:textId="77777777" w:rsidTr="00957EDF">
        <w:tc>
          <w:tcPr>
            <w:tcW w:w="1101" w:type="dxa"/>
            <w:tcBorders>
              <w:top w:val="single" w:sz="12" w:space="0" w:color="auto"/>
              <w:bottom w:val="single" w:sz="12" w:space="0" w:color="auto"/>
            </w:tcBorders>
            <w:shd w:val="clear" w:color="auto" w:fill="DBE5F1"/>
          </w:tcPr>
          <w:p w14:paraId="0084DC6B" w14:textId="77777777" w:rsidR="008C60E1" w:rsidRDefault="008C60E1" w:rsidP="004A63CA"/>
        </w:tc>
        <w:tc>
          <w:tcPr>
            <w:tcW w:w="7938" w:type="dxa"/>
            <w:tcBorders>
              <w:top w:val="single" w:sz="12" w:space="0" w:color="auto"/>
              <w:bottom w:val="single" w:sz="12" w:space="0" w:color="auto"/>
            </w:tcBorders>
            <w:shd w:val="clear" w:color="auto" w:fill="DBE5F1"/>
          </w:tcPr>
          <w:p w14:paraId="0084DC6C" w14:textId="77777777" w:rsidR="008C60E1" w:rsidRPr="008C60E1" w:rsidRDefault="000D6266" w:rsidP="004A63CA">
            <w:pPr>
              <w:rPr>
                <w:i/>
              </w:rPr>
            </w:pPr>
            <w:r>
              <w:rPr>
                <w:i/>
              </w:rPr>
              <w:t>Algemeen</w:t>
            </w:r>
          </w:p>
        </w:tc>
      </w:tr>
      <w:tr w:rsidR="000D6266" w14:paraId="0084DC70" w14:textId="77777777" w:rsidTr="00957EDF">
        <w:tc>
          <w:tcPr>
            <w:tcW w:w="1101" w:type="dxa"/>
          </w:tcPr>
          <w:p w14:paraId="0084DC6E" w14:textId="77777777" w:rsidR="000D6266" w:rsidRDefault="000D6266" w:rsidP="003C6B31">
            <w:r>
              <w:t>AL</w:t>
            </w:r>
          </w:p>
        </w:tc>
        <w:tc>
          <w:tcPr>
            <w:tcW w:w="7938" w:type="dxa"/>
          </w:tcPr>
          <w:p w14:paraId="0084DC6F" w14:textId="77777777" w:rsidR="000D6266" w:rsidRDefault="000D6266" w:rsidP="003C6B31">
            <w:r>
              <w:t>ALGEMEEN</w:t>
            </w:r>
          </w:p>
        </w:tc>
      </w:tr>
      <w:tr w:rsidR="000D6266" w:rsidRPr="001970E6" w14:paraId="0084DC73" w14:textId="77777777" w:rsidTr="00957EDF">
        <w:tc>
          <w:tcPr>
            <w:tcW w:w="1101" w:type="dxa"/>
          </w:tcPr>
          <w:p w14:paraId="0084DC71" w14:textId="77777777" w:rsidR="000D6266" w:rsidRPr="001970E6" w:rsidRDefault="004B5B7C" w:rsidP="003C6B31">
            <w:pPr>
              <w:rPr>
                <w:color w:val="000000" w:themeColor="text1"/>
              </w:rPr>
            </w:pPr>
            <w:r w:rsidRPr="001970E6">
              <w:rPr>
                <w:color w:val="000000" w:themeColor="text1"/>
              </w:rPr>
              <w:t>ZZ</w:t>
            </w:r>
          </w:p>
        </w:tc>
        <w:tc>
          <w:tcPr>
            <w:tcW w:w="7938" w:type="dxa"/>
          </w:tcPr>
          <w:p w14:paraId="0084DC72" w14:textId="77777777" w:rsidR="000D6266" w:rsidRPr="001970E6" w:rsidRDefault="00B24368" w:rsidP="003C6B31">
            <w:pPr>
              <w:rPr>
                <w:color w:val="000000" w:themeColor="text1"/>
              </w:rPr>
            </w:pPr>
            <w:r w:rsidRPr="001970E6">
              <w:rPr>
                <w:color w:val="000000" w:themeColor="text1"/>
              </w:rPr>
              <w:t>VOORALLEHOOFDGROEPEN</w:t>
            </w:r>
          </w:p>
        </w:tc>
      </w:tr>
      <w:tr w:rsidR="000D6266" w14:paraId="0084DC76" w14:textId="77777777" w:rsidTr="00957EDF">
        <w:tc>
          <w:tcPr>
            <w:tcW w:w="1101" w:type="dxa"/>
            <w:tcBorders>
              <w:top w:val="single" w:sz="12" w:space="0" w:color="auto"/>
              <w:bottom w:val="single" w:sz="12" w:space="0" w:color="auto"/>
            </w:tcBorders>
            <w:shd w:val="clear" w:color="auto" w:fill="DBE5F1"/>
          </w:tcPr>
          <w:p w14:paraId="0084DC74" w14:textId="77777777" w:rsidR="000D6266" w:rsidRDefault="000D6266" w:rsidP="003C6B31"/>
        </w:tc>
        <w:tc>
          <w:tcPr>
            <w:tcW w:w="7938" w:type="dxa"/>
            <w:tcBorders>
              <w:top w:val="single" w:sz="12" w:space="0" w:color="auto"/>
              <w:bottom w:val="single" w:sz="12" w:space="0" w:color="auto"/>
            </w:tcBorders>
            <w:shd w:val="clear" w:color="auto" w:fill="DBE5F1"/>
          </w:tcPr>
          <w:p w14:paraId="0084DC75" w14:textId="77777777" w:rsidR="000D6266" w:rsidRPr="008C60E1" w:rsidRDefault="000D6266" w:rsidP="003C6B31">
            <w:pPr>
              <w:rPr>
                <w:i/>
              </w:rPr>
            </w:pPr>
            <w:r>
              <w:rPr>
                <w:i/>
              </w:rPr>
              <w:t>Buitenruimte</w:t>
            </w:r>
          </w:p>
        </w:tc>
      </w:tr>
      <w:tr w:rsidR="00C74317" w14:paraId="0084DC79" w14:textId="77777777" w:rsidTr="00957EDF">
        <w:tc>
          <w:tcPr>
            <w:tcW w:w="1101" w:type="dxa"/>
          </w:tcPr>
          <w:p w14:paraId="0084DC77" w14:textId="77777777" w:rsidR="00C74317" w:rsidRDefault="00C74317" w:rsidP="004A63CA">
            <w:r>
              <w:t>AM</w:t>
            </w:r>
          </w:p>
        </w:tc>
        <w:tc>
          <w:tcPr>
            <w:tcW w:w="7938" w:type="dxa"/>
          </w:tcPr>
          <w:p w14:paraId="0084DC78" w14:textId="77777777" w:rsidR="00C74317" w:rsidRDefault="00C74317" w:rsidP="004A63CA">
            <w:r>
              <w:t>ASSEN EN METRERING</w:t>
            </w:r>
          </w:p>
        </w:tc>
      </w:tr>
      <w:tr w:rsidR="00C74317" w14:paraId="0084DC7C" w14:textId="77777777" w:rsidTr="00957EDF">
        <w:tc>
          <w:tcPr>
            <w:tcW w:w="1101" w:type="dxa"/>
          </w:tcPr>
          <w:p w14:paraId="0084DC7A" w14:textId="77777777" w:rsidR="00C74317" w:rsidRDefault="00C74317" w:rsidP="004A63CA">
            <w:r>
              <w:t>BV</w:t>
            </w:r>
          </w:p>
        </w:tc>
        <w:tc>
          <w:tcPr>
            <w:tcW w:w="7938" w:type="dxa"/>
          </w:tcPr>
          <w:p w14:paraId="0084DC7B" w14:textId="77777777" w:rsidR="00C74317" w:rsidRDefault="00C74317" w:rsidP="004A63CA">
            <w:r>
              <w:t>BERMBEVEILIGING</w:t>
            </w:r>
            <w:r w:rsidR="00D2714A">
              <w:t>SVOORZIENINGEN</w:t>
            </w:r>
          </w:p>
        </w:tc>
      </w:tr>
      <w:tr w:rsidR="00C74317" w14:paraId="0084DC7F" w14:textId="77777777" w:rsidTr="00957EDF">
        <w:tc>
          <w:tcPr>
            <w:tcW w:w="1101" w:type="dxa"/>
          </w:tcPr>
          <w:p w14:paraId="0084DC7D" w14:textId="77777777" w:rsidR="00C74317" w:rsidRDefault="00C74317" w:rsidP="004A63CA">
            <w:r>
              <w:t>FV</w:t>
            </w:r>
          </w:p>
        </w:tc>
        <w:tc>
          <w:tcPr>
            <w:tcW w:w="7938" w:type="dxa"/>
          </w:tcPr>
          <w:p w14:paraId="0084DC7E" w14:textId="77777777" w:rsidR="00C74317" w:rsidRDefault="00C74317" w:rsidP="004A63CA">
            <w:r>
              <w:t>FAUNAVOORZIENINGEN</w:t>
            </w:r>
          </w:p>
        </w:tc>
      </w:tr>
      <w:tr w:rsidR="00C74317" w14:paraId="0084DC82" w14:textId="77777777" w:rsidTr="00957EDF">
        <w:tc>
          <w:tcPr>
            <w:tcW w:w="1101" w:type="dxa"/>
          </w:tcPr>
          <w:p w14:paraId="0084DC80" w14:textId="77777777" w:rsidR="00C74317" w:rsidRDefault="00C74317" w:rsidP="004A63CA">
            <w:r>
              <w:t>GK</w:t>
            </w:r>
          </w:p>
        </w:tc>
        <w:tc>
          <w:tcPr>
            <w:tcW w:w="7938" w:type="dxa"/>
          </w:tcPr>
          <w:p w14:paraId="0084DC81" w14:textId="50F9FDC9" w:rsidR="00C74317" w:rsidRDefault="00C74317" w:rsidP="004A63CA">
            <w:r>
              <w:t>GRONDKERING</w:t>
            </w:r>
            <w:r w:rsidR="001A71BB">
              <w:t>EN</w:t>
            </w:r>
          </w:p>
        </w:tc>
      </w:tr>
      <w:tr w:rsidR="00C74317" w14:paraId="0084DC85" w14:textId="77777777" w:rsidTr="00957EDF">
        <w:tc>
          <w:tcPr>
            <w:tcW w:w="1101" w:type="dxa"/>
          </w:tcPr>
          <w:p w14:paraId="0084DC83" w14:textId="77777777" w:rsidR="00C74317" w:rsidRDefault="00C74317" w:rsidP="004A63CA">
            <w:r>
              <w:t>GR</w:t>
            </w:r>
          </w:p>
        </w:tc>
        <w:tc>
          <w:tcPr>
            <w:tcW w:w="7938" w:type="dxa"/>
          </w:tcPr>
          <w:p w14:paraId="0084DC84" w14:textId="77777777" w:rsidR="00C74317" w:rsidRDefault="00C74317" w:rsidP="004A63CA">
            <w:r>
              <w:t>GROEN</w:t>
            </w:r>
          </w:p>
        </w:tc>
      </w:tr>
      <w:tr w:rsidR="00C74317" w14:paraId="0084DC88" w14:textId="77777777" w:rsidTr="00957EDF">
        <w:tc>
          <w:tcPr>
            <w:tcW w:w="1101" w:type="dxa"/>
          </w:tcPr>
          <w:p w14:paraId="0084DC86" w14:textId="77777777" w:rsidR="00C74317" w:rsidRDefault="00C74317" w:rsidP="004A63CA">
            <w:r>
              <w:t>GW</w:t>
            </w:r>
          </w:p>
        </w:tc>
        <w:tc>
          <w:tcPr>
            <w:tcW w:w="7938" w:type="dxa"/>
          </w:tcPr>
          <w:p w14:paraId="0084DC87" w14:textId="77777777" w:rsidR="00C74317" w:rsidRDefault="00C74317" w:rsidP="004A63CA">
            <w:r>
              <w:t>GRONDWERK</w:t>
            </w:r>
          </w:p>
        </w:tc>
      </w:tr>
      <w:tr w:rsidR="00C74317" w14:paraId="0084DC8B" w14:textId="77777777" w:rsidTr="00957EDF">
        <w:tc>
          <w:tcPr>
            <w:tcW w:w="1101" w:type="dxa"/>
          </w:tcPr>
          <w:p w14:paraId="0084DC89" w14:textId="77777777" w:rsidR="00C74317" w:rsidRDefault="00C74317" w:rsidP="004A63CA">
            <w:r>
              <w:t>IE</w:t>
            </w:r>
          </w:p>
        </w:tc>
        <w:tc>
          <w:tcPr>
            <w:tcW w:w="7938" w:type="dxa"/>
          </w:tcPr>
          <w:p w14:paraId="0084DC8A" w14:textId="77777777" w:rsidR="00C74317" w:rsidRDefault="00C74317" w:rsidP="004A63CA">
            <w:r>
              <w:t>INRICHTINGSELEMENTEN</w:t>
            </w:r>
          </w:p>
        </w:tc>
      </w:tr>
      <w:tr w:rsidR="00BC18EE" w:rsidRPr="000F0F11" w14:paraId="0084DC8E" w14:textId="77777777" w:rsidTr="00957EDF">
        <w:tc>
          <w:tcPr>
            <w:tcW w:w="1101" w:type="dxa"/>
            <w:tcBorders>
              <w:bottom w:val="single" w:sz="4" w:space="0" w:color="auto"/>
            </w:tcBorders>
          </w:tcPr>
          <w:p w14:paraId="0084DC8C" w14:textId="3666A345" w:rsidR="00BC18EE" w:rsidRPr="000F0F11" w:rsidRDefault="00BC18EE" w:rsidP="004A63CA">
            <w:r w:rsidRPr="000F0F11">
              <w:t>IS</w:t>
            </w:r>
          </w:p>
        </w:tc>
        <w:tc>
          <w:tcPr>
            <w:tcW w:w="7938" w:type="dxa"/>
            <w:tcBorders>
              <w:bottom w:val="single" w:sz="4" w:space="0" w:color="auto"/>
            </w:tcBorders>
          </w:tcPr>
          <w:p w14:paraId="0084DC8D" w14:textId="7AB22318" w:rsidR="00BC18EE" w:rsidRPr="000F0F11" w:rsidRDefault="00BC18EE" w:rsidP="004A63CA">
            <w:r w:rsidRPr="000F0F11">
              <w:t xml:space="preserve">INSTALLATIES SPOOR </w:t>
            </w:r>
            <w:r w:rsidRPr="000F0F11">
              <w:rPr>
                <w:i/>
              </w:rPr>
              <w:t>(gereserveerd, nog niet ingevuld in deze versie van NLCS)</w:t>
            </w:r>
          </w:p>
        </w:tc>
      </w:tr>
      <w:tr w:rsidR="00BC18EE" w:rsidRPr="000F0F11" w14:paraId="0084DC91" w14:textId="77777777" w:rsidTr="00957EDF">
        <w:tc>
          <w:tcPr>
            <w:tcW w:w="1101" w:type="dxa"/>
            <w:tcBorders>
              <w:bottom w:val="single" w:sz="4" w:space="0" w:color="auto"/>
            </w:tcBorders>
          </w:tcPr>
          <w:p w14:paraId="0084DC8F" w14:textId="1EF936E6" w:rsidR="00BC18EE" w:rsidRPr="000F0F11" w:rsidRDefault="00BC18EE" w:rsidP="004A63CA">
            <w:r w:rsidRPr="000F0F11">
              <w:t>IV</w:t>
            </w:r>
          </w:p>
        </w:tc>
        <w:tc>
          <w:tcPr>
            <w:tcW w:w="7938" w:type="dxa"/>
            <w:tcBorders>
              <w:bottom w:val="single" w:sz="4" w:space="0" w:color="auto"/>
            </w:tcBorders>
          </w:tcPr>
          <w:p w14:paraId="0084DC90" w14:textId="29F9D554" w:rsidR="00BC18EE" w:rsidRPr="000F0F11" w:rsidRDefault="00BC18EE" w:rsidP="004A63CA">
            <w:r w:rsidRPr="000F0F11">
              <w:t xml:space="preserve">INSTALLATIES VAARWEG </w:t>
            </w:r>
          </w:p>
        </w:tc>
      </w:tr>
      <w:tr w:rsidR="009971CD" w:rsidRPr="000F0F11" w14:paraId="0700CFCE" w14:textId="77777777" w:rsidTr="00BC18EE">
        <w:tc>
          <w:tcPr>
            <w:tcW w:w="1101" w:type="dxa"/>
            <w:tcBorders>
              <w:top w:val="single" w:sz="4" w:space="0" w:color="auto"/>
              <w:bottom w:val="single" w:sz="4" w:space="0" w:color="auto"/>
            </w:tcBorders>
          </w:tcPr>
          <w:p w14:paraId="3121E82C" w14:textId="6F9F7097" w:rsidR="009971CD" w:rsidRPr="00363A7A" w:rsidRDefault="009971CD" w:rsidP="004A63CA">
            <w:r>
              <w:t>IW</w:t>
            </w:r>
          </w:p>
        </w:tc>
        <w:tc>
          <w:tcPr>
            <w:tcW w:w="7938" w:type="dxa"/>
            <w:tcBorders>
              <w:top w:val="single" w:sz="4" w:space="0" w:color="auto"/>
              <w:bottom w:val="single" w:sz="4" w:space="0" w:color="auto"/>
            </w:tcBorders>
          </w:tcPr>
          <w:p w14:paraId="7CD4B3C0" w14:textId="4C686EC6" w:rsidR="009971CD" w:rsidRPr="00363A7A" w:rsidRDefault="009971CD" w:rsidP="004A63CA">
            <w:r>
              <w:t>INSTALLATIES WEG</w:t>
            </w:r>
          </w:p>
        </w:tc>
      </w:tr>
      <w:tr w:rsidR="00BC18EE" w:rsidRPr="000F0F11" w14:paraId="0084DC94" w14:textId="77777777" w:rsidTr="00957EDF">
        <w:tc>
          <w:tcPr>
            <w:tcW w:w="1101" w:type="dxa"/>
            <w:tcBorders>
              <w:top w:val="single" w:sz="4" w:space="0" w:color="auto"/>
              <w:bottom w:val="single" w:sz="4" w:space="0" w:color="auto"/>
            </w:tcBorders>
          </w:tcPr>
          <w:p w14:paraId="0084DC92" w14:textId="7079CF1B" w:rsidR="00BC18EE" w:rsidRPr="000F0F11" w:rsidRDefault="00BC18EE" w:rsidP="004A63CA">
            <w:r w:rsidRPr="00363A7A">
              <w:t>KG</w:t>
            </w:r>
          </w:p>
        </w:tc>
        <w:tc>
          <w:tcPr>
            <w:tcW w:w="7938" w:type="dxa"/>
            <w:tcBorders>
              <w:top w:val="single" w:sz="4" w:space="0" w:color="auto"/>
              <w:bottom w:val="single" w:sz="4" w:space="0" w:color="auto"/>
            </w:tcBorders>
          </w:tcPr>
          <w:p w14:paraId="0084DC93" w14:textId="22AEB39B" w:rsidR="00BC18EE" w:rsidRPr="000F0F11" w:rsidRDefault="00BC18EE" w:rsidP="004A63CA">
            <w:r w:rsidRPr="00363A7A">
              <w:t xml:space="preserve">KADASTRALE INFORMATIE EN GRENZEN </w:t>
            </w:r>
          </w:p>
        </w:tc>
      </w:tr>
      <w:tr w:rsidR="00BC18EE" w:rsidRPr="00363A7A" w14:paraId="0084DC97" w14:textId="77777777" w:rsidTr="00957EDF">
        <w:tc>
          <w:tcPr>
            <w:tcW w:w="1101" w:type="dxa"/>
          </w:tcPr>
          <w:p w14:paraId="0084DC95" w14:textId="232D044C" w:rsidR="00BC18EE" w:rsidRPr="00363A7A" w:rsidRDefault="00BC18EE" w:rsidP="000A18C6">
            <w:r w:rsidRPr="000F0F11">
              <w:t>KL</w:t>
            </w:r>
          </w:p>
        </w:tc>
        <w:tc>
          <w:tcPr>
            <w:tcW w:w="7938" w:type="dxa"/>
          </w:tcPr>
          <w:p w14:paraId="0084DC96" w14:textId="110A99ED" w:rsidR="00BC18EE" w:rsidRPr="00363A7A" w:rsidRDefault="00BC18EE" w:rsidP="001970E6">
            <w:r w:rsidRPr="000F0F11">
              <w:t>KABELS EN LEIDINGEN</w:t>
            </w:r>
          </w:p>
        </w:tc>
      </w:tr>
      <w:tr w:rsidR="00BC18EE" w:rsidRPr="000F0F11" w14:paraId="0084DC9A" w14:textId="77777777" w:rsidTr="00957EDF">
        <w:tc>
          <w:tcPr>
            <w:tcW w:w="1101" w:type="dxa"/>
          </w:tcPr>
          <w:p w14:paraId="0084DC98" w14:textId="5EBFC30E" w:rsidR="00BC18EE" w:rsidRPr="000F0F11" w:rsidRDefault="00BC18EE" w:rsidP="004A63CA">
            <w:r w:rsidRPr="000F0F11">
              <w:t>KW</w:t>
            </w:r>
          </w:p>
        </w:tc>
        <w:tc>
          <w:tcPr>
            <w:tcW w:w="7938" w:type="dxa"/>
          </w:tcPr>
          <w:p w14:paraId="0084DC99" w14:textId="20332B2E" w:rsidR="00BC18EE" w:rsidRPr="000F0F11" w:rsidRDefault="00BC18EE" w:rsidP="004A63CA">
            <w:r w:rsidRPr="000F0F11">
              <w:t>KUNSTWERKEN (inclusief geluidwerende voorzieningen)</w:t>
            </w:r>
          </w:p>
        </w:tc>
      </w:tr>
      <w:tr w:rsidR="00BC18EE" w:rsidRPr="000F0F11" w14:paraId="0084DC9D" w14:textId="77777777" w:rsidTr="00957EDF">
        <w:tc>
          <w:tcPr>
            <w:tcW w:w="1101" w:type="dxa"/>
          </w:tcPr>
          <w:p w14:paraId="0084DC9B" w14:textId="660C48DE" w:rsidR="00BC18EE" w:rsidRPr="000F0F11" w:rsidRDefault="00BC18EE" w:rsidP="004A63CA">
            <w:r w:rsidRPr="000F0F11">
              <w:t>MO</w:t>
            </w:r>
          </w:p>
        </w:tc>
        <w:tc>
          <w:tcPr>
            <w:tcW w:w="7938" w:type="dxa"/>
          </w:tcPr>
          <w:p w14:paraId="0084DC9C" w14:textId="00545F98" w:rsidR="00BC18EE" w:rsidRPr="000F0F11" w:rsidRDefault="00BC18EE" w:rsidP="004A63CA">
            <w:r w:rsidRPr="000F0F11">
              <w:t>MILIEU EN ONDERZOEK</w:t>
            </w:r>
          </w:p>
        </w:tc>
      </w:tr>
      <w:tr w:rsidR="00BC18EE" w:rsidRPr="000F0F11" w14:paraId="0084DCA0" w14:textId="77777777" w:rsidTr="00957EDF">
        <w:tc>
          <w:tcPr>
            <w:tcW w:w="1101" w:type="dxa"/>
          </w:tcPr>
          <w:p w14:paraId="0084DC9E" w14:textId="3FE3EFC2" w:rsidR="00BC18EE" w:rsidRPr="000F0F11" w:rsidRDefault="00BC18EE" w:rsidP="00436F44">
            <w:r w:rsidRPr="000F0F11">
              <w:t>OB</w:t>
            </w:r>
          </w:p>
        </w:tc>
        <w:tc>
          <w:tcPr>
            <w:tcW w:w="7938" w:type="dxa"/>
          </w:tcPr>
          <w:p w14:paraId="0084DC9F" w14:textId="2671BF65" w:rsidR="00BC18EE" w:rsidRPr="000F0F11" w:rsidRDefault="00BC18EE" w:rsidP="00436F44">
            <w:r w:rsidRPr="000F0F11">
              <w:t>OEVER- EN BODEMBESCHERMING</w:t>
            </w:r>
          </w:p>
        </w:tc>
      </w:tr>
      <w:tr w:rsidR="00BC18EE" w:rsidRPr="000F0F11" w14:paraId="0084DCA3" w14:textId="77777777" w:rsidTr="00957EDF">
        <w:tc>
          <w:tcPr>
            <w:tcW w:w="1101" w:type="dxa"/>
          </w:tcPr>
          <w:p w14:paraId="0084DCA1" w14:textId="74C8465A" w:rsidR="00BC18EE" w:rsidRPr="000F0F11" w:rsidRDefault="00BC18EE" w:rsidP="00014E5E">
            <w:r w:rsidRPr="000F0F11">
              <w:t>OG</w:t>
            </w:r>
          </w:p>
        </w:tc>
        <w:tc>
          <w:tcPr>
            <w:tcW w:w="7938" w:type="dxa"/>
          </w:tcPr>
          <w:p w14:paraId="0084DCA2" w14:textId="423FE188" w:rsidR="00BC18EE" w:rsidRPr="000F0F11" w:rsidRDefault="00BC18EE" w:rsidP="00014E5E">
            <w:r w:rsidRPr="000F0F11">
              <w:t>ONDERGROND</w:t>
            </w:r>
          </w:p>
        </w:tc>
      </w:tr>
      <w:tr w:rsidR="00661970" w:rsidRPr="000F0F11" w14:paraId="2610E11C" w14:textId="77777777" w:rsidTr="00BC18EE">
        <w:tc>
          <w:tcPr>
            <w:tcW w:w="1101" w:type="dxa"/>
          </w:tcPr>
          <w:p w14:paraId="746E8DE1" w14:textId="36590E41" w:rsidR="00661970" w:rsidRPr="000F0F11" w:rsidRDefault="00661970" w:rsidP="00014E5E">
            <w:r>
              <w:lastRenderedPageBreak/>
              <w:t>OV</w:t>
            </w:r>
          </w:p>
        </w:tc>
        <w:tc>
          <w:tcPr>
            <w:tcW w:w="7938" w:type="dxa"/>
          </w:tcPr>
          <w:p w14:paraId="5045EFE4" w14:textId="52A1F4F9" w:rsidR="00661970" w:rsidRPr="000F0F11" w:rsidRDefault="00661970" w:rsidP="00014E5E">
            <w:r>
              <w:t>OPENBARE VERLICHTING</w:t>
            </w:r>
          </w:p>
        </w:tc>
      </w:tr>
      <w:tr w:rsidR="00BC18EE" w:rsidRPr="000F0F11" w14:paraId="0084DCA6" w14:textId="77777777" w:rsidTr="00957EDF">
        <w:tc>
          <w:tcPr>
            <w:tcW w:w="1101" w:type="dxa"/>
          </w:tcPr>
          <w:p w14:paraId="0084DCA4" w14:textId="27BBFB8B" w:rsidR="00BC18EE" w:rsidRPr="000F0F11" w:rsidRDefault="00BC18EE" w:rsidP="00014E5E">
            <w:r w:rsidRPr="000F0F11">
              <w:t>RI</w:t>
            </w:r>
          </w:p>
        </w:tc>
        <w:tc>
          <w:tcPr>
            <w:tcW w:w="7938" w:type="dxa"/>
          </w:tcPr>
          <w:p w14:paraId="0084DCA5" w14:textId="71ADD4DE" w:rsidR="00BC18EE" w:rsidRPr="000F0F11" w:rsidRDefault="00BC18EE" w:rsidP="00014E5E">
            <w:r w:rsidRPr="000F0F11">
              <w:t>RIOLERING</w:t>
            </w:r>
          </w:p>
        </w:tc>
      </w:tr>
      <w:tr w:rsidR="00BC18EE" w:rsidRPr="000F0F11" w14:paraId="0084DCA9" w14:textId="77777777" w:rsidTr="00957EDF">
        <w:tc>
          <w:tcPr>
            <w:tcW w:w="1101" w:type="dxa"/>
          </w:tcPr>
          <w:p w14:paraId="0084DCA7" w14:textId="34CC2C87" w:rsidR="00BC18EE" w:rsidRPr="000F0F11" w:rsidRDefault="00BC18EE" w:rsidP="00014E5E">
            <w:r>
              <w:t>SB</w:t>
            </w:r>
          </w:p>
        </w:tc>
        <w:tc>
          <w:tcPr>
            <w:tcW w:w="7938" w:type="dxa"/>
          </w:tcPr>
          <w:p w14:paraId="0084DCA8" w14:textId="17D515D4" w:rsidR="00BC18EE" w:rsidRPr="000F0F11" w:rsidRDefault="00BC18EE" w:rsidP="00014E5E">
            <w:r>
              <w:t xml:space="preserve">SPOORBAAN </w:t>
            </w:r>
            <w:r>
              <w:rPr>
                <w:i/>
                <w:iCs/>
              </w:rPr>
              <w:t>(gereserveerd, nog niet ingevuld in deze versie)</w:t>
            </w:r>
          </w:p>
        </w:tc>
      </w:tr>
      <w:tr w:rsidR="00BC18EE" w:rsidRPr="000F0F11" w14:paraId="43257251" w14:textId="77777777" w:rsidTr="00957EDF">
        <w:tc>
          <w:tcPr>
            <w:tcW w:w="1101" w:type="dxa"/>
          </w:tcPr>
          <w:p w14:paraId="581DC539" w14:textId="10849DA1" w:rsidR="00BC18EE" w:rsidRPr="000F0F11" w:rsidRDefault="00BC18EE" w:rsidP="00014E5E">
            <w:r w:rsidRPr="000F0F11">
              <w:t>VH</w:t>
            </w:r>
          </w:p>
        </w:tc>
        <w:tc>
          <w:tcPr>
            <w:tcW w:w="7938" w:type="dxa"/>
          </w:tcPr>
          <w:p w14:paraId="0923F2C7" w14:textId="047DA688" w:rsidR="00BC18EE" w:rsidRPr="00957EDF" w:rsidRDefault="00BC18EE" w:rsidP="00014E5E">
            <w:pPr>
              <w:rPr>
                <w:i/>
                <w:iCs/>
              </w:rPr>
            </w:pPr>
            <w:r w:rsidRPr="000F0F11">
              <w:t>VERHARDINGEN</w:t>
            </w:r>
          </w:p>
        </w:tc>
      </w:tr>
      <w:tr w:rsidR="00BC18EE" w:rsidRPr="000F0F11" w14:paraId="0084DCAC" w14:textId="77777777" w:rsidTr="00957EDF">
        <w:tc>
          <w:tcPr>
            <w:tcW w:w="1101" w:type="dxa"/>
          </w:tcPr>
          <w:p w14:paraId="0084DCAA" w14:textId="64B3373C" w:rsidR="00BC18EE" w:rsidRPr="000F0F11" w:rsidRDefault="00BC18EE" w:rsidP="00014E5E">
            <w:r w:rsidRPr="000F0F11">
              <w:t>VS</w:t>
            </w:r>
          </w:p>
        </w:tc>
        <w:tc>
          <w:tcPr>
            <w:tcW w:w="7938" w:type="dxa"/>
          </w:tcPr>
          <w:p w14:paraId="0084DCAB" w14:textId="4A5AF51A" w:rsidR="00BC18EE" w:rsidRPr="000F0F11" w:rsidRDefault="00BC18EE" w:rsidP="00014E5E">
            <w:r w:rsidRPr="000F0F11">
              <w:t>VERKEERS</w:t>
            </w:r>
            <w:r w:rsidR="00661970">
              <w:t>MAATREGELEN</w:t>
            </w:r>
            <w:r w:rsidRPr="000F0F11">
              <w:t xml:space="preserve"> SPOORWEG </w:t>
            </w:r>
            <w:r w:rsidRPr="000F0F11">
              <w:rPr>
                <w:i/>
              </w:rPr>
              <w:t>(gereserveerd, nog niet ingevuld in deze versie)</w:t>
            </w:r>
          </w:p>
        </w:tc>
      </w:tr>
      <w:tr w:rsidR="00BC18EE" w:rsidRPr="000F0F11" w14:paraId="0084DCAF" w14:textId="77777777" w:rsidTr="00957EDF">
        <w:tc>
          <w:tcPr>
            <w:tcW w:w="1101" w:type="dxa"/>
          </w:tcPr>
          <w:p w14:paraId="0084DCAD" w14:textId="1E79CD66" w:rsidR="00BC18EE" w:rsidRPr="000F0F11" w:rsidRDefault="00BC18EE" w:rsidP="00373055">
            <w:r>
              <w:t>VV</w:t>
            </w:r>
          </w:p>
        </w:tc>
        <w:tc>
          <w:tcPr>
            <w:tcW w:w="7938" w:type="dxa"/>
          </w:tcPr>
          <w:p w14:paraId="0084DCAE" w14:textId="6BFBCE0E" w:rsidR="00BC18EE" w:rsidRPr="000F0F11" w:rsidRDefault="00BC18EE" w:rsidP="00146932">
            <w:r>
              <w:t>VERKEERS</w:t>
            </w:r>
            <w:r w:rsidR="000A07E9">
              <w:t>MAATREGELEN</w:t>
            </w:r>
            <w:r>
              <w:t xml:space="preserve"> VAARWEG</w:t>
            </w:r>
          </w:p>
        </w:tc>
      </w:tr>
      <w:tr w:rsidR="00BC18EE" w14:paraId="0084DCB2" w14:textId="77777777" w:rsidTr="00957EDF">
        <w:tc>
          <w:tcPr>
            <w:tcW w:w="1101" w:type="dxa"/>
          </w:tcPr>
          <w:p w14:paraId="0084DCB0" w14:textId="361CD883" w:rsidR="00BC18EE" w:rsidRDefault="00BC18EE" w:rsidP="00373055">
            <w:r>
              <w:t>VW</w:t>
            </w:r>
          </w:p>
        </w:tc>
        <w:tc>
          <w:tcPr>
            <w:tcW w:w="7938" w:type="dxa"/>
          </w:tcPr>
          <w:p w14:paraId="0084DCB1" w14:textId="0BAAE2F3" w:rsidR="00BC18EE" w:rsidRDefault="00BC18EE" w:rsidP="00373055">
            <w:r>
              <w:t>VERKEERS</w:t>
            </w:r>
            <w:r w:rsidR="000A07E9">
              <w:t>MAATREGELEN</w:t>
            </w:r>
            <w:r>
              <w:t xml:space="preserve"> WEG</w:t>
            </w:r>
          </w:p>
        </w:tc>
      </w:tr>
      <w:tr w:rsidR="00BC18EE" w14:paraId="0084DCB5" w14:textId="77777777" w:rsidTr="00957EDF">
        <w:tc>
          <w:tcPr>
            <w:tcW w:w="1101" w:type="dxa"/>
            <w:tcBorders>
              <w:bottom w:val="single" w:sz="12" w:space="0" w:color="auto"/>
            </w:tcBorders>
          </w:tcPr>
          <w:p w14:paraId="0084DCB3" w14:textId="35D13116" w:rsidR="00BC18EE" w:rsidRDefault="00BC18EE" w:rsidP="0061591D">
            <w:r>
              <w:t>WH</w:t>
            </w:r>
          </w:p>
        </w:tc>
        <w:tc>
          <w:tcPr>
            <w:tcW w:w="7938" w:type="dxa"/>
            <w:tcBorders>
              <w:bottom w:val="single" w:sz="12" w:space="0" w:color="auto"/>
            </w:tcBorders>
          </w:tcPr>
          <w:p w14:paraId="0084DCB4" w14:textId="3554E44C" w:rsidR="00BC18EE" w:rsidRDefault="00BC18EE" w:rsidP="00014E5E">
            <w:r>
              <w:t>WATERHUISHOUDING</w:t>
            </w:r>
          </w:p>
        </w:tc>
      </w:tr>
      <w:tr w:rsidR="00BC18EE" w14:paraId="0084DCB8" w14:textId="77777777" w:rsidTr="00957EDF">
        <w:tc>
          <w:tcPr>
            <w:tcW w:w="1101" w:type="dxa"/>
            <w:tcBorders>
              <w:top w:val="single" w:sz="12" w:space="0" w:color="auto"/>
              <w:left w:val="single" w:sz="4" w:space="0" w:color="auto"/>
              <w:bottom w:val="single" w:sz="12" w:space="0" w:color="auto"/>
              <w:right w:val="single" w:sz="4" w:space="0" w:color="auto"/>
            </w:tcBorders>
            <w:shd w:val="clear" w:color="auto" w:fill="DBE5F1"/>
          </w:tcPr>
          <w:p w14:paraId="0084DCB6" w14:textId="14C70025" w:rsidR="00BC18EE" w:rsidRDefault="00BC18EE" w:rsidP="00014E5E"/>
        </w:tc>
        <w:tc>
          <w:tcPr>
            <w:tcW w:w="7938" w:type="dxa"/>
            <w:tcBorders>
              <w:top w:val="single" w:sz="12" w:space="0" w:color="auto"/>
              <w:left w:val="single" w:sz="4" w:space="0" w:color="auto"/>
              <w:bottom w:val="single" w:sz="12" w:space="0" w:color="auto"/>
              <w:right w:val="single" w:sz="4" w:space="0" w:color="auto"/>
            </w:tcBorders>
            <w:shd w:val="clear" w:color="auto" w:fill="DBE5F1"/>
          </w:tcPr>
          <w:p w14:paraId="0084DCB7" w14:textId="315D3853" w:rsidR="00BC18EE" w:rsidRDefault="00BC18EE" w:rsidP="00014E5E">
            <w:r>
              <w:rPr>
                <w:i/>
              </w:rPr>
              <w:t>Constructies</w:t>
            </w:r>
          </w:p>
        </w:tc>
      </w:tr>
      <w:tr w:rsidR="00BC18EE" w14:paraId="0084DCBB" w14:textId="77777777" w:rsidTr="00957EDF">
        <w:tc>
          <w:tcPr>
            <w:tcW w:w="1101" w:type="dxa"/>
            <w:tcBorders>
              <w:top w:val="single" w:sz="12" w:space="0" w:color="auto"/>
              <w:left w:val="single" w:sz="4" w:space="0" w:color="auto"/>
              <w:bottom w:val="single" w:sz="4" w:space="0" w:color="auto"/>
              <w:right w:val="single" w:sz="4" w:space="0" w:color="auto"/>
            </w:tcBorders>
          </w:tcPr>
          <w:p w14:paraId="0084DCB9" w14:textId="749DCB36" w:rsidR="00BC18EE" w:rsidRDefault="00BC18EE" w:rsidP="009755E4">
            <w:r>
              <w:t>BC</w:t>
            </w:r>
          </w:p>
        </w:tc>
        <w:tc>
          <w:tcPr>
            <w:tcW w:w="7938" w:type="dxa"/>
            <w:tcBorders>
              <w:top w:val="single" w:sz="12" w:space="0" w:color="auto"/>
              <w:left w:val="single" w:sz="4" w:space="0" w:color="auto"/>
              <w:bottom w:val="single" w:sz="4" w:space="0" w:color="auto"/>
              <w:right w:val="single" w:sz="4" w:space="0" w:color="auto"/>
            </w:tcBorders>
          </w:tcPr>
          <w:p w14:paraId="0084DCBA" w14:textId="60469A6C" w:rsidR="00BC18EE" w:rsidRPr="008C60E1" w:rsidRDefault="00BC18EE" w:rsidP="009755E4">
            <w:pPr>
              <w:rPr>
                <w:i/>
              </w:rPr>
            </w:pPr>
            <w:r>
              <w:t>BETONCONSTRUCTIES</w:t>
            </w:r>
          </w:p>
        </w:tc>
      </w:tr>
      <w:tr w:rsidR="00BC18EE" w14:paraId="0084DCBE" w14:textId="77777777" w:rsidTr="00957EDF">
        <w:tc>
          <w:tcPr>
            <w:tcW w:w="1101" w:type="dxa"/>
          </w:tcPr>
          <w:p w14:paraId="0084DCBC" w14:textId="0F9F0C03" w:rsidR="00BC18EE" w:rsidRDefault="00BC18EE" w:rsidP="009755E4">
            <w:r>
              <w:t>FC</w:t>
            </w:r>
          </w:p>
        </w:tc>
        <w:tc>
          <w:tcPr>
            <w:tcW w:w="7938" w:type="dxa"/>
          </w:tcPr>
          <w:p w14:paraId="0084DCBD" w14:textId="639C7C58" w:rsidR="00BC18EE" w:rsidRDefault="00BC18EE" w:rsidP="009755E4">
            <w:r>
              <w:t>FUNDERINGSCONSTRUCTIES</w:t>
            </w:r>
          </w:p>
        </w:tc>
      </w:tr>
      <w:tr w:rsidR="00BC18EE" w14:paraId="0084DCC1" w14:textId="77777777" w:rsidTr="00957EDF">
        <w:tc>
          <w:tcPr>
            <w:tcW w:w="1101" w:type="dxa"/>
            <w:tcBorders>
              <w:top w:val="single" w:sz="4" w:space="0" w:color="auto"/>
              <w:left w:val="single" w:sz="4" w:space="0" w:color="auto"/>
              <w:bottom w:val="single" w:sz="4" w:space="0" w:color="auto"/>
              <w:right w:val="single" w:sz="4" w:space="0" w:color="auto"/>
            </w:tcBorders>
          </w:tcPr>
          <w:p w14:paraId="0084DCBF" w14:textId="055B3116" w:rsidR="00BC18EE" w:rsidRDefault="00BC18EE" w:rsidP="009755E4">
            <w:r w:rsidRPr="00193659">
              <w:rPr>
                <w:color w:val="000000"/>
              </w:rPr>
              <w:t>GC</w:t>
            </w:r>
          </w:p>
        </w:tc>
        <w:tc>
          <w:tcPr>
            <w:tcW w:w="7938" w:type="dxa"/>
            <w:tcBorders>
              <w:top w:val="single" w:sz="4" w:space="0" w:color="auto"/>
              <w:left w:val="single" w:sz="4" w:space="0" w:color="auto"/>
              <w:bottom w:val="single" w:sz="4" w:space="0" w:color="auto"/>
              <w:right w:val="single" w:sz="4" w:space="0" w:color="auto"/>
            </w:tcBorders>
          </w:tcPr>
          <w:p w14:paraId="0084DCC0" w14:textId="1676C8CD" w:rsidR="00BC18EE" w:rsidRDefault="00BC18EE" w:rsidP="009755E4">
            <w:r w:rsidRPr="00193659">
              <w:rPr>
                <w:color w:val="000000"/>
              </w:rPr>
              <w:t>GRONDKERENDE CONSTRUCTIES</w:t>
            </w:r>
          </w:p>
        </w:tc>
      </w:tr>
      <w:tr w:rsidR="00BC18EE" w:rsidRPr="00193659" w14:paraId="0084DCC4" w14:textId="77777777" w:rsidTr="00957EDF">
        <w:tc>
          <w:tcPr>
            <w:tcW w:w="1101" w:type="dxa"/>
            <w:tcBorders>
              <w:top w:val="single" w:sz="4" w:space="0" w:color="auto"/>
              <w:left w:val="single" w:sz="4" w:space="0" w:color="auto"/>
              <w:bottom w:val="single" w:sz="4" w:space="0" w:color="auto"/>
              <w:right w:val="single" w:sz="4" w:space="0" w:color="auto"/>
            </w:tcBorders>
          </w:tcPr>
          <w:p w14:paraId="0084DCC2" w14:textId="66020F9A" w:rsidR="00BC18EE" w:rsidRPr="00193659" w:rsidRDefault="00BC18EE" w:rsidP="009755E4">
            <w:pPr>
              <w:rPr>
                <w:color w:val="000000"/>
              </w:rPr>
            </w:pPr>
            <w:r>
              <w:t>HC</w:t>
            </w:r>
          </w:p>
        </w:tc>
        <w:tc>
          <w:tcPr>
            <w:tcW w:w="7938" w:type="dxa"/>
            <w:tcBorders>
              <w:top w:val="single" w:sz="4" w:space="0" w:color="auto"/>
              <w:left w:val="single" w:sz="4" w:space="0" w:color="auto"/>
              <w:bottom w:val="single" w:sz="4" w:space="0" w:color="auto"/>
              <w:right w:val="single" w:sz="4" w:space="0" w:color="auto"/>
            </w:tcBorders>
          </w:tcPr>
          <w:p w14:paraId="0084DCC3" w14:textId="781D6A72" w:rsidR="00BC18EE" w:rsidRPr="00193659" w:rsidRDefault="00BC18EE" w:rsidP="009755E4">
            <w:pPr>
              <w:rPr>
                <w:color w:val="000000"/>
              </w:rPr>
            </w:pPr>
            <w:r>
              <w:t>HOUTCONSTRUCTIES</w:t>
            </w:r>
          </w:p>
        </w:tc>
      </w:tr>
      <w:tr w:rsidR="00BC18EE" w14:paraId="0084DCC7" w14:textId="77777777" w:rsidTr="00957EDF">
        <w:tc>
          <w:tcPr>
            <w:tcW w:w="1101" w:type="dxa"/>
          </w:tcPr>
          <w:p w14:paraId="0084DCC5" w14:textId="1B89A003" w:rsidR="00BC18EE" w:rsidRDefault="00BC18EE" w:rsidP="009755E4">
            <w:r w:rsidRPr="00193659">
              <w:rPr>
                <w:color w:val="000000"/>
              </w:rPr>
              <w:t>HU</w:t>
            </w:r>
          </w:p>
        </w:tc>
        <w:tc>
          <w:tcPr>
            <w:tcW w:w="7938" w:type="dxa"/>
          </w:tcPr>
          <w:p w14:paraId="0084DCC6" w14:textId="09CC4BAA" w:rsidR="00BC18EE" w:rsidRDefault="00BC18EE" w:rsidP="009755E4">
            <w:r w:rsidRPr="00193659">
              <w:rPr>
                <w:color w:val="000000"/>
              </w:rPr>
              <w:t>HULPCONSTRUCTIES</w:t>
            </w:r>
          </w:p>
        </w:tc>
      </w:tr>
      <w:tr w:rsidR="00BC18EE" w:rsidRPr="00193659" w14:paraId="0084DCCA" w14:textId="77777777" w:rsidTr="00957EDF">
        <w:tc>
          <w:tcPr>
            <w:tcW w:w="1101" w:type="dxa"/>
            <w:tcBorders>
              <w:top w:val="single" w:sz="4" w:space="0" w:color="auto"/>
              <w:left w:val="single" w:sz="4" w:space="0" w:color="auto"/>
              <w:bottom w:val="single" w:sz="4" w:space="0" w:color="auto"/>
              <w:right w:val="single" w:sz="4" w:space="0" w:color="auto"/>
            </w:tcBorders>
          </w:tcPr>
          <w:p w14:paraId="0084DCC8" w14:textId="7D7F718D" w:rsidR="00BC18EE" w:rsidRPr="00193659" w:rsidRDefault="00BC18EE" w:rsidP="008C60E1">
            <w:pPr>
              <w:rPr>
                <w:color w:val="000000"/>
              </w:rPr>
            </w:pPr>
            <w:r w:rsidRPr="001970E6">
              <w:rPr>
                <w:color w:val="000000" w:themeColor="text1"/>
              </w:rPr>
              <w:t>KC</w:t>
            </w:r>
          </w:p>
        </w:tc>
        <w:tc>
          <w:tcPr>
            <w:tcW w:w="7938" w:type="dxa"/>
            <w:tcBorders>
              <w:top w:val="single" w:sz="4" w:space="0" w:color="auto"/>
              <w:left w:val="single" w:sz="4" w:space="0" w:color="auto"/>
              <w:bottom w:val="single" w:sz="4" w:space="0" w:color="auto"/>
              <w:right w:val="single" w:sz="4" w:space="0" w:color="auto"/>
            </w:tcBorders>
          </w:tcPr>
          <w:p w14:paraId="0084DCC9" w14:textId="1D34224A" w:rsidR="00BC18EE" w:rsidRPr="00193659" w:rsidRDefault="00BC18EE" w:rsidP="008C60E1">
            <w:pPr>
              <w:rPr>
                <w:color w:val="000000"/>
              </w:rPr>
            </w:pPr>
            <w:r w:rsidRPr="001970E6">
              <w:rPr>
                <w:color w:val="000000" w:themeColor="text1"/>
              </w:rPr>
              <w:t>KUNSTSTOFCONSTRUCTIES</w:t>
            </w:r>
          </w:p>
        </w:tc>
      </w:tr>
      <w:tr w:rsidR="00BC18EE" w:rsidRPr="001970E6" w14:paraId="0084DCCD" w14:textId="77777777" w:rsidTr="00957EDF">
        <w:tc>
          <w:tcPr>
            <w:tcW w:w="1101" w:type="dxa"/>
            <w:tcBorders>
              <w:top w:val="single" w:sz="4" w:space="0" w:color="auto"/>
              <w:left w:val="single" w:sz="4" w:space="0" w:color="auto"/>
              <w:bottom w:val="single" w:sz="4" w:space="0" w:color="auto"/>
              <w:right w:val="single" w:sz="4" w:space="0" w:color="auto"/>
            </w:tcBorders>
          </w:tcPr>
          <w:p w14:paraId="0084DCCB" w14:textId="7414324B" w:rsidR="00BC18EE" w:rsidRPr="001970E6" w:rsidRDefault="00BC18EE" w:rsidP="009755E4">
            <w:pPr>
              <w:rPr>
                <w:color w:val="000000" w:themeColor="text1"/>
              </w:rPr>
            </w:pPr>
            <w:r>
              <w:t>MC</w:t>
            </w:r>
          </w:p>
        </w:tc>
        <w:tc>
          <w:tcPr>
            <w:tcW w:w="7938" w:type="dxa"/>
            <w:tcBorders>
              <w:top w:val="single" w:sz="4" w:space="0" w:color="auto"/>
              <w:left w:val="single" w:sz="4" w:space="0" w:color="auto"/>
              <w:bottom w:val="single" w:sz="4" w:space="0" w:color="auto"/>
              <w:right w:val="single" w:sz="4" w:space="0" w:color="auto"/>
            </w:tcBorders>
          </w:tcPr>
          <w:p w14:paraId="0084DCCC" w14:textId="45DA570A" w:rsidR="00BC18EE" w:rsidRPr="001970E6" w:rsidRDefault="00BC18EE" w:rsidP="009755E4">
            <w:pPr>
              <w:rPr>
                <w:color w:val="000000" w:themeColor="text1"/>
              </w:rPr>
            </w:pPr>
            <w:r>
              <w:t>MECHANISCHE CONSTRUCTIES</w:t>
            </w:r>
          </w:p>
        </w:tc>
      </w:tr>
      <w:tr w:rsidR="00BC18EE" w14:paraId="0084DCD0" w14:textId="77777777" w:rsidTr="00957EDF">
        <w:tc>
          <w:tcPr>
            <w:tcW w:w="1101" w:type="dxa"/>
            <w:tcBorders>
              <w:top w:val="single" w:sz="4" w:space="0" w:color="auto"/>
              <w:left w:val="single" w:sz="4" w:space="0" w:color="auto"/>
              <w:bottom w:val="single" w:sz="4" w:space="0" w:color="auto"/>
              <w:right w:val="single" w:sz="4" w:space="0" w:color="auto"/>
            </w:tcBorders>
          </w:tcPr>
          <w:p w14:paraId="0084DCCE" w14:textId="6449F4C5" w:rsidR="00BC18EE" w:rsidRDefault="00BC18EE" w:rsidP="009755E4">
            <w:r w:rsidRPr="000F0F11">
              <w:t>MW</w:t>
            </w:r>
          </w:p>
        </w:tc>
        <w:tc>
          <w:tcPr>
            <w:tcW w:w="7938" w:type="dxa"/>
            <w:tcBorders>
              <w:top w:val="single" w:sz="4" w:space="0" w:color="auto"/>
              <w:left w:val="single" w:sz="4" w:space="0" w:color="auto"/>
              <w:bottom w:val="single" w:sz="4" w:space="0" w:color="auto"/>
              <w:right w:val="single" w:sz="4" w:space="0" w:color="auto"/>
            </w:tcBorders>
          </w:tcPr>
          <w:p w14:paraId="0084DCCF" w14:textId="0440171E" w:rsidR="00BC18EE" w:rsidRDefault="00BC18EE" w:rsidP="009755E4">
            <w:r w:rsidRPr="000F0F11">
              <w:t>METSELWERK</w:t>
            </w:r>
          </w:p>
        </w:tc>
      </w:tr>
      <w:tr w:rsidR="00BC18EE" w:rsidRPr="000F0F11" w14:paraId="0084DCD3" w14:textId="77777777" w:rsidTr="00957EDF">
        <w:tc>
          <w:tcPr>
            <w:tcW w:w="1101" w:type="dxa"/>
            <w:tcBorders>
              <w:top w:val="single" w:sz="4" w:space="0" w:color="auto"/>
              <w:left w:val="single" w:sz="4" w:space="0" w:color="auto"/>
              <w:bottom w:val="single" w:sz="4" w:space="0" w:color="auto"/>
              <w:right w:val="single" w:sz="4" w:space="0" w:color="auto"/>
            </w:tcBorders>
          </w:tcPr>
          <w:p w14:paraId="0084DCD1" w14:textId="29C37C71" w:rsidR="00BC18EE" w:rsidRPr="000F0F11" w:rsidRDefault="00BC18EE" w:rsidP="005B7FF3">
            <w:r>
              <w:t>SC</w:t>
            </w:r>
          </w:p>
        </w:tc>
        <w:tc>
          <w:tcPr>
            <w:tcW w:w="7938" w:type="dxa"/>
            <w:tcBorders>
              <w:top w:val="single" w:sz="4" w:space="0" w:color="auto"/>
              <w:left w:val="single" w:sz="4" w:space="0" w:color="auto"/>
              <w:bottom w:val="single" w:sz="4" w:space="0" w:color="auto"/>
              <w:right w:val="single" w:sz="4" w:space="0" w:color="auto"/>
            </w:tcBorders>
          </w:tcPr>
          <w:p w14:paraId="0084DCD2" w14:textId="4B89CAC6" w:rsidR="00BC18EE" w:rsidRPr="000F0F11" w:rsidRDefault="00BC18EE" w:rsidP="009755E4">
            <w:r>
              <w:t>STAALCONSTRUCTIES</w:t>
            </w:r>
          </w:p>
        </w:tc>
      </w:tr>
      <w:tr w:rsidR="00BC18EE" w14:paraId="0084DCD6" w14:textId="77777777" w:rsidTr="00957EDF">
        <w:tc>
          <w:tcPr>
            <w:tcW w:w="1101" w:type="dxa"/>
            <w:tcBorders>
              <w:top w:val="single" w:sz="4" w:space="0" w:color="auto"/>
              <w:left w:val="single" w:sz="4" w:space="0" w:color="auto"/>
              <w:bottom w:val="single" w:sz="4" w:space="0" w:color="auto"/>
              <w:right w:val="single" w:sz="4" w:space="0" w:color="auto"/>
            </w:tcBorders>
          </w:tcPr>
          <w:p w14:paraId="0084DCD4" w14:textId="0034F1F7" w:rsidR="00BC18EE" w:rsidRDefault="00BC18EE" w:rsidP="009755E4"/>
        </w:tc>
        <w:tc>
          <w:tcPr>
            <w:tcW w:w="7938" w:type="dxa"/>
            <w:tcBorders>
              <w:top w:val="single" w:sz="4" w:space="0" w:color="auto"/>
              <w:left w:val="single" w:sz="4" w:space="0" w:color="auto"/>
              <w:bottom w:val="single" w:sz="4" w:space="0" w:color="auto"/>
              <w:right w:val="single" w:sz="4" w:space="0" w:color="auto"/>
            </w:tcBorders>
          </w:tcPr>
          <w:p w14:paraId="0084DCD5" w14:textId="0A3330A7" w:rsidR="00BC18EE" w:rsidRDefault="00BC18EE" w:rsidP="009755E4"/>
        </w:tc>
      </w:tr>
    </w:tbl>
    <w:p w14:paraId="0084DCD7" w14:textId="77777777" w:rsidR="00122658" w:rsidRDefault="00122658" w:rsidP="00122658"/>
    <w:p w14:paraId="0084DCD8" w14:textId="77777777" w:rsidR="008D09F2" w:rsidRDefault="008D09F2" w:rsidP="00D82E6C">
      <w:pPr>
        <w:pStyle w:val="Kop4"/>
        <w:numPr>
          <w:ilvl w:val="2"/>
          <w:numId w:val="2"/>
        </w:numPr>
      </w:pPr>
      <w:bookmarkStart w:id="155" w:name="_Toc90923647"/>
      <w:r>
        <w:t>OBJECT en SUBOBJECT</w:t>
      </w:r>
      <w:bookmarkEnd w:id="155"/>
    </w:p>
    <w:p w14:paraId="0084DCD9" w14:textId="77777777" w:rsidR="002F22E3" w:rsidRDefault="008D09F2" w:rsidP="00231F6C">
      <w:pPr>
        <w:numPr>
          <w:ilvl w:val="0"/>
          <w:numId w:val="63"/>
        </w:numPr>
      </w:pPr>
      <w:r>
        <w:t>Een OBJECT kan bestaan uit meerdere SUBOBJECTEN</w:t>
      </w:r>
      <w:r w:rsidR="00803191">
        <w:t>, die op hun beurt weer kunnen bestaan uit meerdere SUBOBJECTEN</w:t>
      </w:r>
      <w:r>
        <w:t>.</w:t>
      </w:r>
      <w:r w:rsidR="00DC2C54">
        <w:t xml:space="preserve"> </w:t>
      </w:r>
    </w:p>
    <w:p w14:paraId="0084DCDA" w14:textId="77777777" w:rsidR="002F22E3" w:rsidRDefault="002F22E3" w:rsidP="00231F6C">
      <w:pPr>
        <w:numPr>
          <w:ilvl w:val="0"/>
          <w:numId w:val="63"/>
        </w:numPr>
      </w:pPr>
      <w:r>
        <w:t>Een SUBOBJECT is hetzij een decompositie (“een onderdeel”), hetzij een specialisatie (“een soort”) van het bovenliggende OBJECT of SUBOBJECT.</w:t>
      </w:r>
    </w:p>
    <w:p w14:paraId="0084DCDB" w14:textId="706BBCA9" w:rsidR="008D09F2" w:rsidRPr="000F0F11" w:rsidRDefault="002F22E3" w:rsidP="00231F6C">
      <w:pPr>
        <w:numPr>
          <w:ilvl w:val="0"/>
          <w:numId w:val="63"/>
        </w:numPr>
      </w:pPr>
      <w:r w:rsidRPr="00193659">
        <w:rPr>
          <w:color w:val="000000"/>
        </w:rPr>
        <w:t xml:space="preserve">OBJECTEN kunnen volgens het “harmonicamodel” tot maximaal </w:t>
      </w:r>
      <w:r w:rsidR="008001BC" w:rsidRPr="00193659">
        <w:rPr>
          <w:color w:val="000000"/>
        </w:rPr>
        <w:t>vijf</w:t>
      </w:r>
      <w:r w:rsidRPr="00193659">
        <w:rPr>
          <w:color w:val="000000"/>
        </w:rPr>
        <w:t xml:space="preserve"> niveaus worden </w:t>
      </w:r>
      <w:proofErr w:type="spellStart"/>
      <w:r w:rsidRPr="00193659">
        <w:rPr>
          <w:color w:val="000000"/>
        </w:rPr>
        <w:t>gedecomponeerd</w:t>
      </w:r>
      <w:proofErr w:type="spellEnd"/>
      <w:r w:rsidRPr="00193659">
        <w:rPr>
          <w:color w:val="000000"/>
        </w:rPr>
        <w:t xml:space="preserve"> en/of gespecialiseerd. </w:t>
      </w:r>
      <w:r w:rsidR="004A63CA" w:rsidRPr="00193659">
        <w:rPr>
          <w:color w:val="000000"/>
        </w:rPr>
        <w:t>A</w:t>
      </w:r>
      <w:r w:rsidR="00DC2C54" w:rsidRPr="00193659">
        <w:rPr>
          <w:color w:val="000000"/>
        </w:rPr>
        <w:t xml:space="preserve">lle </w:t>
      </w:r>
      <w:r w:rsidR="00EC7CDA" w:rsidRPr="00193659">
        <w:rPr>
          <w:color w:val="000000"/>
        </w:rPr>
        <w:t xml:space="preserve">vijf </w:t>
      </w:r>
      <w:r w:rsidR="00DC2C54" w:rsidRPr="00193659">
        <w:rPr>
          <w:color w:val="000000"/>
        </w:rPr>
        <w:t>decompositie</w:t>
      </w:r>
      <w:r w:rsidRPr="00193659">
        <w:rPr>
          <w:color w:val="000000"/>
        </w:rPr>
        <w:t>- en/of specialisatie</w:t>
      </w:r>
      <w:r w:rsidR="003A29FD" w:rsidRPr="00193659">
        <w:rPr>
          <w:color w:val="000000"/>
        </w:rPr>
        <w:t xml:space="preserve">niveaus kunnen, maar hoeven niet te </w:t>
      </w:r>
      <w:r w:rsidR="003A29FD" w:rsidRPr="000F0F11">
        <w:t>worden gebruikt</w:t>
      </w:r>
      <w:r w:rsidR="00D658C6" w:rsidRPr="000F0F11">
        <w:t xml:space="preserve"> in een </w:t>
      </w:r>
      <w:r w:rsidR="008D4C15">
        <w:t>model</w:t>
      </w:r>
      <w:r w:rsidR="003A29FD" w:rsidRPr="000F0F11">
        <w:t xml:space="preserve">. Dit is afhankelijk van </w:t>
      </w:r>
      <w:r w:rsidRPr="000F0F11">
        <w:t xml:space="preserve">de aard en </w:t>
      </w:r>
      <w:r w:rsidR="00F356EE" w:rsidRPr="000F0F11">
        <w:t>het</w:t>
      </w:r>
      <w:r w:rsidR="003A29FD" w:rsidRPr="000F0F11">
        <w:t xml:space="preserve"> gewenste detail</w:t>
      </w:r>
      <w:r w:rsidR="00F356EE" w:rsidRPr="000F0F11">
        <w:t>niveau</w:t>
      </w:r>
      <w:r w:rsidR="003A29FD" w:rsidRPr="000F0F11">
        <w:t xml:space="preserve"> </w:t>
      </w:r>
      <w:r w:rsidR="00F356EE" w:rsidRPr="000F0F11">
        <w:t>van</w:t>
      </w:r>
      <w:r w:rsidR="003A29FD" w:rsidRPr="000F0F11">
        <w:t xml:space="preserve"> een</w:t>
      </w:r>
      <w:r w:rsidR="003A29FD" w:rsidRPr="00193659">
        <w:rPr>
          <w:color w:val="000000"/>
        </w:rPr>
        <w:t xml:space="preserve"> CAD bestand</w:t>
      </w:r>
      <w:r w:rsidR="008D4C15">
        <w:rPr>
          <w:color w:val="000000"/>
        </w:rPr>
        <w:t xml:space="preserve"> of tekening</w:t>
      </w:r>
      <w:r w:rsidR="003A29FD" w:rsidRPr="00193659">
        <w:rPr>
          <w:color w:val="000000"/>
        </w:rPr>
        <w:t>.</w:t>
      </w:r>
      <w:r w:rsidR="00F356EE">
        <w:rPr>
          <w:color w:val="000000"/>
        </w:rPr>
        <w:t xml:space="preserve"> </w:t>
      </w:r>
      <w:r w:rsidR="00F356EE" w:rsidRPr="000F0F11">
        <w:t xml:space="preserve">Bij RIOLERING kan het voor een bepaald gebruiksdoel bijvoorbeeld voldoende zijn om aan te geven waar transportleidingen van de </w:t>
      </w:r>
      <w:r w:rsidR="005B7FF3" w:rsidRPr="000F0F11">
        <w:t>vuilwater</w:t>
      </w:r>
      <w:r w:rsidR="00F356EE" w:rsidRPr="000F0F11">
        <w:t>afvoer (</w:t>
      </w:r>
      <w:r w:rsidR="005B7FF3" w:rsidRPr="000F0F11">
        <w:t>V</w:t>
      </w:r>
      <w:r w:rsidR="00F356EE" w:rsidRPr="000F0F11">
        <w:t>WA) liggen. Dat kan dan in de laag:</w:t>
      </w:r>
      <w:r w:rsidR="00F356EE" w:rsidRPr="000F0F11">
        <w:br/>
      </w:r>
      <w:r w:rsidR="008C3769" w:rsidRPr="000F0F11">
        <w:t>B-WE-RI-</w:t>
      </w:r>
      <w:r w:rsidR="00C73E1C">
        <w:t>D</w:t>
      </w:r>
      <w:r w:rsidR="00C73E1C" w:rsidRPr="000F0F11">
        <w:t>WA</w:t>
      </w:r>
      <w:r w:rsidR="008C3769" w:rsidRPr="000F0F11">
        <w:t>_</w:t>
      </w:r>
      <w:r w:rsidR="007A1DF7">
        <w:t>RIOOL</w:t>
      </w:r>
      <w:r w:rsidR="007A1DF7" w:rsidRPr="000F0F11">
        <w:t>LEIDING</w:t>
      </w:r>
      <w:r w:rsidR="008C3769" w:rsidRPr="000F0F11">
        <w:t>-G.</w:t>
      </w:r>
      <w:r w:rsidR="008C3769" w:rsidRPr="000F0F11">
        <w:br/>
        <w:t xml:space="preserve">Voor een ander gebruiksdoel kan het noodzakelijk of handig zijn om ook onderscheid te maken in de materialen </w:t>
      </w:r>
      <w:r w:rsidR="006C79FD" w:rsidRPr="000F0F11">
        <w:t>of</w:t>
      </w:r>
      <w:r w:rsidR="008C3769" w:rsidRPr="000F0F11">
        <w:t xml:space="preserve"> zelfs de diameters van de transportleidingen. Dan kunnen lagen worden gebruikt als:</w:t>
      </w:r>
      <w:r w:rsidR="008C3769" w:rsidRPr="000F0F11">
        <w:br/>
        <w:t>N-WE-RI-</w:t>
      </w:r>
      <w:r w:rsidR="00C73E1C">
        <w:t>D</w:t>
      </w:r>
      <w:r w:rsidR="008C3769" w:rsidRPr="000F0F11">
        <w:t>WA_</w:t>
      </w:r>
      <w:r w:rsidR="007A1DF7">
        <w:t>RIOOL</w:t>
      </w:r>
      <w:r w:rsidR="007A1DF7" w:rsidRPr="000F0F11">
        <w:t>LEIDING</w:t>
      </w:r>
      <w:r w:rsidR="008C3769" w:rsidRPr="000F0F11">
        <w:t>_PVC</w:t>
      </w:r>
      <w:r w:rsidR="006C79FD" w:rsidRPr="000F0F11">
        <w:t>-</w:t>
      </w:r>
      <w:r w:rsidR="008C3769" w:rsidRPr="000F0F11">
        <w:t xml:space="preserve">G   </w:t>
      </w:r>
      <w:r w:rsidR="008C3769" w:rsidRPr="000F0F11">
        <w:tab/>
        <w:t>en</w:t>
      </w:r>
      <w:r w:rsidR="008C3769" w:rsidRPr="000F0F11">
        <w:br/>
        <w:t>N-WE-RI-</w:t>
      </w:r>
      <w:r w:rsidR="00C73E1C">
        <w:t>D</w:t>
      </w:r>
      <w:r w:rsidR="008C3769" w:rsidRPr="000F0F11">
        <w:t>WA_</w:t>
      </w:r>
      <w:r w:rsidR="007A1DF7">
        <w:t>RIOOL</w:t>
      </w:r>
      <w:r w:rsidR="007A1DF7" w:rsidRPr="000F0F11">
        <w:t>LEIDING</w:t>
      </w:r>
      <w:r w:rsidR="008C3769" w:rsidRPr="000F0F11">
        <w:t>_BETON_300-G.</w:t>
      </w:r>
      <w:r w:rsidR="008C3769" w:rsidRPr="000F0F11">
        <w:br/>
        <w:t>Door dit “harmonicamodel” kan iedere gebruiker zelf bepalen of hij/zij een OBJECT in meer of minder detail wil tekenen.</w:t>
      </w:r>
    </w:p>
    <w:p w14:paraId="0084DCDC" w14:textId="6E6C969E" w:rsidR="002F22E3" w:rsidRDefault="002F22E3" w:rsidP="00231F6C">
      <w:pPr>
        <w:numPr>
          <w:ilvl w:val="0"/>
          <w:numId w:val="63"/>
        </w:numPr>
      </w:pPr>
      <w:r>
        <w:t xml:space="preserve">Op ieder niveau wordt een OBJECT of SUBOBJECT vertaald naar een CAD entiteit. </w:t>
      </w:r>
      <w:r>
        <w:br/>
        <w:t xml:space="preserve">De ondersteunde CAD entiteiten zijn: </w:t>
      </w:r>
      <w:r w:rsidR="000B269F">
        <w:t>geometrie</w:t>
      </w:r>
      <w:r w:rsidR="006C79FD">
        <w:rPr>
          <w:color w:val="0066FF"/>
        </w:rPr>
        <w:t xml:space="preserve">, </w:t>
      </w:r>
      <w:r>
        <w:t>arcering</w:t>
      </w:r>
      <w:r w:rsidR="000B269F">
        <w:t>en</w:t>
      </w:r>
      <w:r w:rsidR="00572E66">
        <w:t xml:space="preserve"> </w:t>
      </w:r>
      <w:r w:rsidR="000B269F">
        <w:t>en</w:t>
      </w:r>
      <w:r w:rsidR="00572E66">
        <w:t xml:space="preserve"> </w:t>
      </w:r>
      <w:r>
        <w:t>symbol</w:t>
      </w:r>
      <w:r w:rsidR="000B269F">
        <w:t>en</w:t>
      </w:r>
      <w:r>
        <w:t>.</w:t>
      </w:r>
    </w:p>
    <w:p w14:paraId="0084DCDD" w14:textId="46086A50" w:rsidR="00D03A03" w:rsidRDefault="00042295" w:rsidP="00231F6C">
      <w:pPr>
        <w:numPr>
          <w:ilvl w:val="0"/>
          <w:numId w:val="63"/>
        </w:numPr>
      </w:pPr>
      <w:r>
        <w:lastRenderedPageBreak/>
        <w:t xml:space="preserve">Voor een </w:t>
      </w:r>
      <w:r w:rsidR="00504055">
        <w:t>(</w:t>
      </w:r>
      <w:r w:rsidR="001A6D81">
        <w:t>SUB</w:t>
      </w:r>
      <w:r w:rsidR="00504055">
        <w:t>)</w:t>
      </w:r>
      <w:r w:rsidR="001A6D81">
        <w:t>OBJECT k</w:t>
      </w:r>
      <w:r>
        <w:t>unne</w:t>
      </w:r>
      <w:r w:rsidR="001A6D81">
        <w:t xml:space="preserve">n </w:t>
      </w:r>
      <w:r w:rsidR="00112935">
        <w:t xml:space="preserve">verschillende </w:t>
      </w:r>
      <w:r w:rsidR="001A6D81">
        <w:t xml:space="preserve">arceringen of symbolen </w:t>
      </w:r>
      <w:r w:rsidR="00112935">
        <w:t xml:space="preserve">in de bibliotheek beschikbaar </w:t>
      </w:r>
      <w:r w:rsidR="001A6D81">
        <w:t>zijn (waaruit een tekenaar er één kiest en plaatst).</w:t>
      </w:r>
    </w:p>
    <w:p w14:paraId="0084DCDE" w14:textId="77777777" w:rsidR="00D03A03" w:rsidRPr="00A11B9B" w:rsidRDefault="00D03A03" w:rsidP="00231F6C">
      <w:pPr>
        <w:numPr>
          <w:ilvl w:val="0"/>
          <w:numId w:val="63"/>
        </w:numPr>
      </w:pPr>
      <w:r w:rsidRPr="00A11B9B">
        <w:t>Aan ieder OBJECT of SUBOBJECT kan optioneel een BEWERKING worden toegevoegd.</w:t>
      </w:r>
      <w:r w:rsidRPr="00A11B9B">
        <w:br/>
      </w:r>
      <w:r w:rsidRPr="00DC0B9F">
        <w:t xml:space="preserve">Voorbeeld: </w:t>
      </w:r>
      <w:r w:rsidR="00A81321" w:rsidRPr="00957EDF">
        <w:t>N</w:t>
      </w:r>
      <w:r w:rsidRPr="00957EDF">
        <w:t>-W</w:t>
      </w:r>
      <w:r w:rsidR="0061591D" w:rsidRPr="00957EDF">
        <w:t>E</w:t>
      </w:r>
      <w:r w:rsidRPr="00957EDF">
        <w:t>-</w:t>
      </w:r>
      <w:r w:rsidR="00997F60" w:rsidRPr="00957EDF">
        <w:t>VH-KANTOPSLUITING_OPSLUITBAND</w:t>
      </w:r>
      <w:r w:rsidRPr="00957EDF">
        <w:t>-</w:t>
      </w:r>
      <w:r w:rsidR="00997F60" w:rsidRPr="00957EDF">
        <w:rPr>
          <w:b/>
        </w:rPr>
        <w:t>OPNIEUW STELLEN</w:t>
      </w:r>
      <w:r w:rsidR="00997F60" w:rsidRPr="00957EDF">
        <w:t>-G</w:t>
      </w:r>
      <w:r w:rsidR="00997F60" w:rsidRPr="00DC0B9F">
        <w:t xml:space="preserve">. </w:t>
      </w:r>
      <w:r w:rsidR="00A81321" w:rsidRPr="00DC0B9F">
        <w:t xml:space="preserve">Alle </w:t>
      </w:r>
      <w:r w:rsidR="00A81321" w:rsidRPr="00A11B9B">
        <w:t>BEWERKINGEN krijgen de STATUS ‘NIEUW’ of ‘TIJDELIJK’.</w:t>
      </w:r>
    </w:p>
    <w:p w14:paraId="0084DCDF" w14:textId="77777777" w:rsidR="00D03A03" w:rsidRPr="006234A9" w:rsidRDefault="00D03A03" w:rsidP="00231F6C">
      <w:pPr>
        <w:numPr>
          <w:ilvl w:val="0"/>
          <w:numId w:val="63"/>
        </w:numPr>
      </w:pPr>
      <w:r>
        <w:t>Aan ieder OBJECT of SUBOBJECT wordt een ELEMENT toegevoegd (zie paragraaf 5.1.5).</w:t>
      </w:r>
      <w:r>
        <w:br/>
        <w:t>Voorbeeld: N-W</w:t>
      </w:r>
      <w:r w:rsidR="0061591D">
        <w:t>E</w:t>
      </w:r>
      <w:r>
        <w:t>-BV-BARRIERCONSTRUCTIE_STEPBARRIER-</w:t>
      </w:r>
      <w:r>
        <w:rPr>
          <w:b/>
        </w:rPr>
        <w:t>S</w:t>
      </w:r>
    </w:p>
    <w:p w14:paraId="0084DCE0" w14:textId="77777777" w:rsidR="008D09F2" w:rsidRDefault="008D09F2" w:rsidP="00231F6C">
      <w:pPr>
        <w:numPr>
          <w:ilvl w:val="0"/>
          <w:numId w:val="63"/>
        </w:numPr>
      </w:pPr>
      <w:r>
        <w:t xml:space="preserve">De representatie van een (SUB)OBJECT kan bestaan uit één of meer </w:t>
      </w:r>
      <w:r w:rsidR="00803191">
        <w:t xml:space="preserve">grafische </w:t>
      </w:r>
      <w:r>
        <w:t>ELEMENTEN.</w:t>
      </w:r>
    </w:p>
    <w:p w14:paraId="0084DCE1" w14:textId="77777777" w:rsidR="008D09F2" w:rsidRDefault="008D09F2" w:rsidP="0098604A"/>
    <w:tbl>
      <w:tblPr>
        <w:tblW w:w="0" w:type="auto"/>
        <w:shd w:val="clear" w:color="auto" w:fill="DBE5F1" w:themeFill="accent1" w:themeFillTint="33"/>
        <w:tblLook w:val="04A0" w:firstRow="1" w:lastRow="0" w:firstColumn="1" w:lastColumn="0" w:noHBand="0" w:noVBand="1"/>
      </w:tblPr>
      <w:tblGrid>
        <w:gridCol w:w="8788"/>
      </w:tblGrid>
      <w:tr w:rsidR="00617D54" w:rsidRPr="00193659" w14:paraId="0084DCE5" w14:textId="77777777" w:rsidTr="00010BEB">
        <w:tc>
          <w:tcPr>
            <w:tcW w:w="8928" w:type="dxa"/>
            <w:shd w:val="clear" w:color="auto" w:fill="DBE5F1" w:themeFill="accent1" w:themeFillTint="33"/>
          </w:tcPr>
          <w:p w14:paraId="0084DCE2" w14:textId="77777777" w:rsidR="00617D54" w:rsidRPr="00193659" w:rsidRDefault="00617D54" w:rsidP="00617D54">
            <w:pPr>
              <w:rPr>
                <w:b/>
                <w:color w:val="000000"/>
              </w:rPr>
            </w:pPr>
            <w:r w:rsidRPr="00193659">
              <w:rPr>
                <w:b/>
                <w:color w:val="000000"/>
              </w:rPr>
              <w:t>OBJECTEN en SUBOBJECTEN worden per HOOFDGROEP gepresenteerd in separate NLCS-objectentabellen, inclusief de opbouw van laagnamen en bijbehorende ELEMENTEN</w:t>
            </w:r>
            <w:r w:rsidR="00B90A6B" w:rsidRPr="00193659">
              <w:rPr>
                <w:b/>
                <w:color w:val="000000"/>
              </w:rPr>
              <w:t>, lijntypes, lijndikten en aanbevolen lijnkleuren</w:t>
            </w:r>
            <w:r w:rsidRPr="00193659">
              <w:rPr>
                <w:b/>
                <w:color w:val="000000"/>
              </w:rPr>
              <w:t xml:space="preserve">. </w:t>
            </w:r>
          </w:p>
          <w:p w14:paraId="0084DCE3" w14:textId="4BE36ABC" w:rsidR="00617D54" w:rsidRPr="00D5708F" w:rsidRDefault="00617D54" w:rsidP="00617D54">
            <w:pPr>
              <w:rPr>
                <w:b/>
              </w:rPr>
            </w:pPr>
            <w:r w:rsidRPr="00193659">
              <w:rPr>
                <w:b/>
                <w:color w:val="000000"/>
              </w:rPr>
              <w:t xml:space="preserve">De NLCS-objectentabellen </w:t>
            </w:r>
            <w:r w:rsidR="008C3769" w:rsidRPr="00D5708F">
              <w:rPr>
                <w:b/>
              </w:rPr>
              <w:t>zijn</w:t>
            </w:r>
            <w:r w:rsidRPr="00D5708F">
              <w:rPr>
                <w:b/>
              </w:rPr>
              <w:t xml:space="preserve"> in de vorm van</w:t>
            </w:r>
            <w:r w:rsidR="008001BC" w:rsidRPr="00D5708F">
              <w:rPr>
                <w:b/>
              </w:rPr>
              <w:t xml:space="preserve"> </w:t>
            </w:r>
            <w:r w:rsidR="008C3769" w:rsidRPr="00D5708F">
              <w:rPr>
                <w:b/>
              </w:rPr>
              <w:t>Excel</w:t>
            </w:r>
            <w:r w:rsidRPr="00D5708F">
              <w:rPr>
                <w:b/>
              </w:rPr>
              <w:t xml:space="preserve">-files geplaatst op </w:t>
            </w:r>
            <w:hyperlink r:id="rId60" w:history="1">
              <w:r w:rsidR="00FB7806">
                <w:rPr>
                  <w:rStyle w:val="Hyperlink"/>
                </w:rPr>
                <w:t>https://www.bimloket.nl/p/429/Documentatie</w:t>
              </w:r>
            </w:hyperlink>
            <w:r w:rsidRPr="00D5708F">
              <w:rPr>
                <w:b/>
              </w:rPr>
              <w:t>.</w:t>
            </w:r>
            <w:r w:rsidR="00426634" w:rsidRPr="00D5708F">
              <w:rPr>
                <w:b/>
              </w:rPr>
              <w:t xml:space="preserve"> </w:t>
            </w:r>
            <w:r w:rsidR="00D5708F">
              <w:rPr>
                <w:b/>
              </w:rPr>
              <w:t>Vanaf NLCS versie 3.0</w:t>
            </w:r>
            <w:r w:rsidR="00426634" w:rsidRPr="00D5708F">
              <w:rPr>
                <w:b/>
              </w:rPr>
              <w:t xml:space="preserve"> worden de tabellen </w:t>
            </w:r>
            <w:r w:rsidR="00D5708F">
              <w:rPr>
                <w:b/>
              </w:rPr>
              <w:t xml:space="preserve">ook </w:t>
            </w:r>
            <w:r w:rsidR="00426634" w:rsidRPr="00D5708F">
              <w:rPr>
                <w:b/>
              </w:rPr>
              <w:t>beschikbaar gesteld in de vorm van een database.</w:t>
            </w:r>
            <w:r w:rsidRPr="00D5708F">
              <w:rPr>
                <w:b/>
              </w:rPr>
              <w:t xml:space="preserve"> </w:t>
            </w:r>
          </w:p>
          <w:p w14:paraId="0084DCE4" w14:textId="77777777" w:rsidR="008001BC" w:rsidRPr="00193659" w:rsidRDefault="008001BC" w:rsidP="00315457">
            <w:pPr>
              <w:rPr>
                <w:color w:val="000000"/>
              </w:rPr>
            </w:pPr>
            <w:r w:rsidRPr="00193659">
              <w:rPr>
                <w:b/>
                <w:color w:val="000000"/>
              </w:rPr>
              <w:t>De opbouw van de NLCS-objectentabellen wordt toegelicht in paragraaf 5.</w:t>
            </w:r>
            <w:r w:rsidR="00315457" w:rsidRPr="00193659">
              <w:rPr>
                <w:b/>
                <w:color w:val="000000"/>
              </w:rPr>
              <w:t>2</w:t>
            </w:r>
          </w:p>
        </w:tc>
      </w:tr>
    </w:tbl>
    <w:p w14:paraId="0084DCE6" w14:textId="77777777" w:rsidR="00BE7227" w:rsidRDefault="00BE7227" w:rsidP="00BE7227"/>
    <w:p w14:paraId="0084DCE7" w14:textId="6579847B" w:rsidR="00426634" w:rsidRPr="00D5708F" w:rsidRDefault="00B42B7B" w:rsidP="00231F6C">
      <w:pPr>
        <w:numPr>
          <w:ilvl w:val="0"/>
          <w:numId w:val="63"/>
        </w:numPr>
      </w:pPr>
      <w:r w:rsidRPr="00D5708F">
        <w:t xml:space="preserve">Een beperkt aantal OBJECTEN komt voor in twee HOOFDGROEPEN. Zo komt een DRIP (Digital </w:t>
      </w:r>
      <w:r w:rsidRPr="00B27358">
        <w:t xml:space="preserve">Road Information Panel) voor in zowel </w:t>
      </w:r>
      <w:r w:rsidR="004B749F" w:rsidRPr="00B27358">
        <w:t>KABELS EN LEIDINGEN</w:t>
      </w:r>
      <w:r w:rsidRPr="00B27358">
        <w:t xml:space="preserve"> als in </w:t>
      </w:r>
      <w:r w:rsidR="00133ECA">
        <w:t>INSTALLATIES</w:t>
      </w:r>
      <w:r w:rsidR="00133ECA" w:rsidRPr="00B27358">
        <w:t xml:space="preserve"> </w:t>
      </w:r>
      <w:r w:rsidRPr="00D5708F">
        <w:t xml:space="preserve">WEG. Het gaat hierbij om plaatsing van hetzelfde OBJECT in verschillende </w:t>
      </w:r>
      <w:r w:rsidR="008D4C15">
        <w:t>modell</w:t>
      </w:r>
      <w:r w:rsidRPr="00D5708F">
        <w:t>en die doorgaans door verschillende tekenaars voor verschillende gebruiksdoelen worden gemaakt (respectievelijk voor het ontwerpen/uitvoeren van de installatietechniek en voor het ontwerpen/uitvoeren van verkeerskundige maatregelen</w:t>
      </w:r>
      <w:r w:rsidR="004B749F">
        <w:t>)</w:t>
      </w:r>
      <w:r w:rsidRPr="00D5708F">
        <w:t>. Andere voorbeelden zijn VDI</w:t>
      </w:r>
      <w:r w:rsidR="006C79FD" w:rsidRPr="00D5708F">
        <w:t xml:space="preserve"> en</w:t>
      </w:r>
      <w:r w:rsidRPr="00D5708F">
        <w:t xml:space="preserve"> TDI</w:t>
      </w:r>
      <w:r w:rsidR="006C79FD" w:rsidRPr="00D5708F">
        <w:t>.</w:t>
      </w:r>
      <w:r w:rsidR="00851B3B" w:rsidRPr="00D5708F">
        <w:t xml:space="preserve"> </w:t>
      </w:r>
      <w:r w:rsidR="00D5708F">
        <w:t>Of</w:t>
      </w:r>
      <w:r w:rsidR="00851B3B" w:rsidRPr="00D5708F">
        <w:t xml:space="preserve"> een lichtmast, die voorkomt in zowel de HOOFDGROEP INRICHTINGSELEMENTEN (waar over de plaatsing van de lichtmast moet worden beslist in relatie tot alle andere inrichtingselementen) als in de HOOFDGROEP </w:t>
      </w:r>
      <w:r w:rsidR="00846E6C">
        <w:t>OPENBARE VERLICHTING</w:t>
      </w:r>
      <w:r w:rsidR="00851B3B" w:rsidRPr="00D5708F">
        <w:t xml:space="preserve"> (waar de lichtmast een onderdeel is van het openbare verlichtingssysteem). Ook hier gaat het dus om hetzelfd</w:t>
      </w:r>
      <w:r w:rsidR="005016B1" w:rsidRPr="00D5708F">
        <w:t>e</w:t>
      </w:r>
      <w:r w:rsidR="00851B3B" w:rsidRPr="00D5708F">
        <w:t xml:space="preserve"> OBJECT, bezien vanuit twee verschillende </w:t>
      </w:r>
      <w:commentRangeStart w:id="156"/>
      <w:r w:rsidR="00851B3B" w:rsidRPr="00D5708F">
        <w:t>invalshoeken</w:t>
      </w:r>
      <w:commentRangeEnd w:id="156"/>
      <w:r w:rsidR="008043A3">
        <w:rPr>
          <w:rStyle w:val="Verwijzingopmerking"/>
        </w:rPr>
        <w:commentReference w:id="156"/>
      </w:r>
      <w:r w:rsidR="00851B3B" w:rsidRPr="00D5708F">
        <w:t>.</w:t>
      </w:r>
    </w:p>
    <w:p w14:paraId="0084DCE8" w14:textId="77777777" w:rsidR="00BE7227" w:rsidRPr="00193659" w:rsidRDefault="00BE7227" w:rsidP="00231F6C">
      <w:pPr>
        <w:numPr>
          <w:ilvl w:val="0"/>
          <w:numId w:val="63"/>
        </w:numPr>
        <w:rPr>
          <w:color w:val="000000"/>
        </w:rPr>
      </w:pPr>
      <w:r w:rsidRPr="00193659">
        <w:rPr>
          <w:color w:val="000000"/>
        </w:rPr>
        <w:t xml:space="preserve">De NLCS voorziet per HOOFDGROEP in aparte lagen voor het plaatsen van tekst, maatvoering en ‘hulpgeometrie’ als </w:t>
      </w:r>
      <w:proofErr w:type="spellStart"/>
      <w:r w:rsidRPr="00193659">
        <w:rPr>
          <w:color w:val="000000"/>
        </w:rPr>
        <w:t>aanpijlingen</w:t>
      </w:r>
      <w:proofErr w:type="spellEnd"/>
      <w:r w:rsidRPr="00193659">
        <w:rPr>
          <w:color w:val="000000"/>
        </w:rPr>
        <w:t xml:space="preserve">, afbreeklijnen, hoogtelijnen, constructielijnen en stramienlijnen. </w:t>
      </w:r>
      <w:r w:rsidR="002F2033" w:rsidRPr="00193659">
        <w:rPr>
          <w:color w:val="000000"/>
        </w:rPr>
        <w:t xml:space="preserve">De betreffende standaard lagen zijn verzameld in een separate objectentabel, genaamd </w:t>
      </w:r>
      <w:r w:rsidR="002F2033" w:rsidRPr="004B749F">
        <w:rPr>
          <w:color w:val="000000" w:themeColor="text1"/>
        </w:rPr>
        <w:t>VOORALLEHOOFDGROEPEN</w:t>
      </w:r>
      <w:r w:rsidR="00B24368" w:rsidRPr="004B749F">
        <w:rPr>
          <w:color w:val="000000" w:themeColor="text1"/>
        </w:rPr>
        <w:t xml:space="preserve"> (code: </w:t>
      </w:r>
      <w:r w:rsidR="004B5B7C" w:rsidRPr="004B749F">
        <w:rPr>
          <w:color w:val="000000" w:themeColor="text1"/>
        </w:rPr>
        <w:t>ZZ</w:t>
      </w:r>
      <w:r w:rsidR="00B24368" w:rsidRPr="004B749F">
        <w:rPr>
          <w:color w:val="000000" w:themeColor="text1"/>
        </w:rPr>
        <w:t>)</w:t>
      </w:r>
      <w:r w:rsidR="002F2033" w:rsidRPr="004B749F">
        <w:rPr>
          <w:color w:val="000000" w:themeColor="text1"/>
        </w:rPr>
        <w:t>.</w:t>
      </w:r>
      <w:r w:rsidR="002F2033" w:rsidRPr="00193659">
        <w:rPr>
          <w:color w:val="000000"/>
        </w:rPr>
        <w:t xml:space="preserve"> </w:t>
      </w:r>
      <w:r w:rsidRPr="00193659">
        <w:rPr>
          <w:color w:val="000000"/>
        </w:rPr>
        <w:t xml:space="preserve">Deze standaard lagen volgen in de laagopbouw </w:t>
      </w:r>
      <w:r w:rsidR="002F2033" w:rsidRPr="00193659">
        <w:rPr>
          <w:color w:val="000000"/>
        </w:rPr>
        <w:t xml:space="preserve">– indien van toepassing – </w:t>
      </w:r>
      <w:r w:rsidRPr="00193659">
        <w:rPr>
          <w:color w:val="000000"/>
        </w:rPr>
        <w:t xml:space="preserve">direct achter de </w:t>
      </w:r>
      <w:r w:rsidR="002F2033" w:rsidRPr="00193659">
        <w:rPr>
          <w:color w:val="000000"/>
        </w:rPr>
        <w:t>HOOFDGROEP</w:t>
      </w:r>
      <w:r w:rsidR="00F673C9">
        <w:rPr>
          <w:color w:val="000000"/>
        </w:rPr>
        <w:t xml:space="preserve">. </w:t>
      </w:r>
      <w:r w:rsidR="00F673C9" w:rsidRPr="00E87A37">
        <w:rPr>
          <w:color w:val="000000" w:themeColor="text1"/>
        </w:rPr>
        <w:t xml:space="preserve">Dat maakt het mogelijk om bijvoorbeeld alle tekst of alle hulpgeometrie in een </w:t>
      </w:r>
      <w:r w:rsidR="008D4C15">
        <w:rPr>
          <w:color w:val="000000" w:themeColor="text1"/>
        </w:rPr>
        <w:t>model</w:t>
      </w:r>
      <w:r w:rsidR="00F673C9" w:rsidRPr="00E87A37">
        <w:rPr>
          <w:color w:val="000000" w:themeColor="text1"/>
        </w:rPr>
        <w:t xml:space="preserve"> in één keer ‘uit te schakelen’, wanneer die niet moet worden </w:t>
      </w:r>
      <w:proofErr w:type="spellStart"/>
      <w:r w:rsidR="00F673C9" w:rsidRPr="00E87A37">
        <w:rPr>
          <w:color w:val="000000" w:themeColor="text1"/>
        </w:rPr>
        <w:t>meegeplot</w:t>
      </w:r>
      <w:proofErr w:type="spellEnd"/>
      <w:r w:rsidR="00F673C9" w:rsidRPr="00E87A37">
        <w:rPr>
          <w:color w:val="000000" w:themeColor="text1"/>
        </w:rPr>
        <w:t>. N</w:t>
      </w:r>
      <w:r w:rsidRPr="00E87A37">
        <w:rPr>
          <w:color w:val="000000" w:themeColor="text1"/>
        </w:rPr>
        <w:t xml:space="preserve">aar behoefte </w:t>
      </w:r>
      <w:r w:rsidR="00F673C9" w:rsidRPr="00E87A37">
        <w:rPr>
          <w:color w:val="000000" w:themeColor="text1"/>
        </w:rPr>
        <w:t xml:space="preserve">kunnen tekstlagen </w:t>
      </w:r>
      <w:r w:rsidRPr="00E87A37">
        <w:rPr>
          <w:color w:val="000000" w:themeColor="text1"/>
        </w:rPr>
        <w:t xml:space="preserve">ook achter </w:t>
      </w:r>
      <w:r w:rsidR="00F673C9" w:rsidRPr="00E87A37">
        <w:rPr>
          <w:color w:val="000000" w:themeColor="text1"/>
        </w:rPr>
        <w:t>de (SUB-)</w:t>
      </w:r>
      <w:r w:rsidRPr="00E87A37">
        <w:rPr>
          <w:color w:val="000000" w:themeColor="text1"/>
        </w:rPr>
        <w:t>OBJECT</w:t>
      </w:r>
      <w:r w:rsidR="00F673C9" w:rsidRPr="00E87A37">
        <w:rPr>
          <w:color w:val="000000" w:themeColor="text1"/>
        </w:rPr>
        <w:t xml:space="preserve">EN </w:t>
      </w:r>
      <w:r w:rsidR="001351A3" w:rsidRPr="00E87A37">
        <w:rPr>
          <w:color w:val="000000" w:themeColor="text1"/>
        </w:rPr>
        <w:t xml:space="preserve">worden </w:t>
      </w:r>
      <w:r w:rsidR="00F673C9" w:rsidRPr="00E87A37">
        <w:rPr>
          <w:color w:val="000000" w:themeColor="text1"/>
        </w:rPr>
        <w:t>g</w:t>
      </w:r>
      <w:r w:rsidRPr="00E87A37">
        <w:rPr>
          <w:color w:val="000000" w:themeColor="text1"/>
        </w:rPr>
        <w:t>eplaatst</w:t>
      </w:r>
      <w:r w:rsidR="00F673C9" w:rsidRPr="00E87A37">
        <w:rPr>
          <w:color w:val="000000" w:themeColor="text1"/>
        </w:rPr>
        <w:t xml:space="preserve"> waarop ze betrekking hebben</w:t>
      </w:r>
      <w:r w:rsidRPr="00E87A37">
        <w:rPr>
          <w:color w:val="000000" w:themeColor="text1"/>
        </w:rPr>
        <w:t>.</w:t>
      </w:r>
      <w:r w:rsidR="002F2033" w:rsidRPr="00E87A37">
        <w:rPr>
          <w:color w:val="000000" w:themeColor="text1"/>
        </w:rPr>
        <w:t xml:space="preserve"> Dit heeft niet de voorkeur, omdat dan zeer veel tekstlagen kunne</w:t>
      </w:r>
      <w:r w:rsidR="001351A3" w:rsidRPr="00E87A37">
        <w:rPr>
          <w:color w:val="000000" w:themeColor="text1"/>
        </w:rPr>
        <w:t xml:space="preserve">n ontstaan binnen één </w:t>
      </w:r>
      <w:r w:rsidR="00803F23">
        <w:rPr>
          <w:color w:val="000000" w:themeColor="text1"/>
        </w:rPr>
        <w:t>model</w:t>
      </w:r>
      <w:r w:rsidR="001351A3" w:rsidRPr="00E87A37">
        <w:rPr>
          <w:color w:val="000000" w:themeColor="text1"/>
        </w:rPr>
        <w:t>, maar kan handig zijn wanneer tekst selectief moet worden geplot.</w:t>
      </w:r>
      <w:r w:rsidR="001351A3">
        <w:rPr>
          <w:color w:val="000000"/>
        </w:rPr>
        <w:t xml:space="preserve"> </w:t>
      </w:r>
    </w:p>
    <w:p w14:paraId="0084DCE9" w14:textId="77777777" w:rsidR="008D09F2" w:rsidRPr="00193659" w:rsidRDefault="00DA52F8" w:rsidP="00EC4295">
      <w:pPr>
        <w:pStyle w:val="Kop4"/>
        <w:rPr>
          <w:color w:val="000000"/>
        </w:rPr>
      </w:pPr>
      <w:bookmarkStart w:id="157" w:name="_Toc90923648"/>
      <w:r w:rsidRPr="00193659">
        <w:rPr>
          <w:color w:val="000000"/>
        </w:rPr>
        <w:t>5.1.5</w:t>
      </w:r>
      <w:r w:rsidRPr="00193659">
        <w:rPr>
          <w:color w:val="000000"/>
        </w:rPr>
        <w:tab/>
        <w:t>ELEMENT</w:t>
      </w:r>
      <w:bookmarkEnd w:id="157"/>
    </w:p>
    <w:p w14:paraId="0084DCEA" w14:textId="77777777" w:rsidR="00DA52F8" w:rsidRPr="00193659" w:rsidRDefault="00DA52F8" w:rsidP="00231F6C">
      <w:pPr>
        <w:numPr>
          <w:ilvl w:val="0"/>
          <w:numId w:val="64"/>
        </w:numPr>
        <w:rPr>
          <w:color w:val="000000"/>
        </w:rPr>
      </w:pPr>
      <w:r w:rsidRPr="00193659">
        <w:rPr>
          <w:color w:val="000000"/>
        </w:rPr>
        <w:t xml:space="preserve">Een ELEMENT is een (onderdeel van de) </w:t>
      </w:r>
      <w:r w:rsidR="00617D54" w:rsidRPr="00193659">
        <w:rPr>
          <w:color w:val="000000"/>
        </w:rPr>
        <w:t xml:space="preserve">grafische </w:t>
      </w:r>
      <w:r w:rsidRPr="00193659">
        <w:rPr>
          <w:color w:val="000000"/>
        </w:rPr>
        <w:t>re</w:t>
      </w:r>
      <w:r w:rsidR="001E5392" w:rsidRPr="00193659">
        <w:rPr>
          <w:color w:val="000000"/>
        </w:rPr>
        <w:t xml:space="preserve">presentatie van een (SUB)OBJECT, </w:t>
      </w:r>
      <w:r w:rsidR="00A80456" w:rsidRPr="00193659">
        <w:rPr>
          <w:color w:val="000000"/>
        </w:rPr>
        <w:t xml:space="preserve">een </w:t>
      </w:r>
      <w:r w:rsidR="000B09A6" w:rsidRPr="00193659">
        <w:rPr>
          <w:color w:val="000000"/>
        </w:rPr>
        <w:t>maatvoeringstijl</w:t>
      </w:r>
      <w:r w:rsidR="00A80456" w:rsidRPr="00193659">
        <w:rPr>
          <w:color w:val="000000"/>
        </w:rPr>
        <w:t xml:space="preserve"> of een tekststijl.</w:t>
      </w:r>
    </w:p>
    <w:p w14:paraId="0084DCEB" w14:textId="77777777" w:rsidR="00617D54" w:rsidRPr="00193659" w:rsidRDefault="00617D54" w:rsidP="00231F6C">
      <w:pPr>
        <w:numPr>
          <w:ilvl w:val="0"/>
          <w:numId w:val="64"/>
        </w:numPr>
        <w:rPr>
          <w:color w:val="000000"/>
        </w:rPr>
      </w:pPr>
      <w:r w:rsidRPr="00193659">
        <w:rPr>
          <w:color w:val="000000"/>
        </w:rPr>
        <w:t xml:space="preserve">Een ELEMENT is onderdeel van een bibliotheek met de grafische elementen (symbolen, arceringen, lijntypes, </w:t>
      </w:r>
      <w:r w:rsidR="000B09A6" w:rsidRPr="00193659">
        <w:rPr>
          <w:color w:val="000000"/>
        </w:rPr>
        <w:t>maatvoeringstijlen</w:t>
      </w:r>
      <w:r w:rsidR="00A80456" w:rsidRPr="00193659">
        <w:rPr>
          <w:color w:val="000000"/>
        </w:rPr>
        <w:t xml:space="preserve">, </w:t>
      </w:r>
      <w:r w:rsidRPr="00193659">
        <w:rPr>
          <w:color w:val="000000"/>
        </w:rPr>
        <w:t xml:space="preserve">tekststijlen) welke in NLCS zijn gedefinieerd voor het betreffende OBJECT of SUBOBECT. </w:t>
      </w:r>
    </w:p>
    <w:p w14:paraId="0084DCEC" w14:textId="77777777" w:rsidR="00617D54" w:rsidRPr="00BC2063" w:rsidRDefault="00010BEB" w:rsidP="00231F6C">
      <w:pPr>
        <w:numPr>
          <w:ilvl w:val="0"/>
          <w:numId w:val="64"/>
        </w:numPr>
      </w:pPr>
      <w:r>
        <w:t xml:space="preserve">In de </w:t>
      </w:r>
      <w:r w:rsidR="00617D54" w:rsidRPr="00BC2063">
        <w:t>NLCS de volgende elementen onderscheiden:</w:t>
      </w:r>
    </w:p>
    <w:p w14:paraId="0084DCED" w14:textId="77777777" w:rsidR="00DA52F8" w:rsidRDefault="00DA52F8" w:rsidP="00DA52F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9"/>
        <w:gridCol w:w="7249"/>
      </w:tblGrid>
      <w:tr w:rsidR="00DA52F8" w14:paraId="0084DCEF" w14:textId="77777777" w:rsidTr="00BA68A1">
        <w:trPr>
          <w:tblHeader/>
        </w:trPr>
        <w:tc>
          <w:tcPr>
            <w:tcW w:w="8897" w:type="dxa"/>
            <w:gridSpan w:val="2"/>
            <w:tcBorders>
              <w:top w:val="single" w:sz="12" w:space="0" w:color="auto"/>
              <w:left w:val="single" w:sz="12" w:space="0" w:color="auto"/>
              <w:bottom w:val="single" w:sz="6" w:space="0" w:color="auto"/>
              <w:right w:val="single" w:sz="12" w:space="0" w:color="auto"/>
            </w:tcBorders>
            <w:shd w:val="clear" w:color="auto" w:fill="C6D9F1"/>
          </w:tcPr>
          <w:p w14:paraId="0084DCEE" w14:textId="77777777" w:rsidR="00DA52F8" w:rsidRDefault="00DA52F8" w:rsidP="00B141FD">
            <w:pPr>
              <w:jc w:val="center"/>
            </w:pPr>
            <w:r>
              <w:lastRenderedPageBreak/>
              <w:t>ELEMENT</w:t>
            </w:r>
          </w:p>
        </w:tc>
      </w:tr>
      <w:tr w:rsidR="00DA52F8" w14:paraId="0084DCF2" w14:textId="77777777" w:rsidTr="00BA68A1">
        <w:trPr>
          <w:tblHeader/>
        </w:trPr>
        <w:tc>
          <w:tcPr>
            <w:tcW w:w="1526" w:type="dxa"/>
            <w:tcBorders>
              <w:top w:val="single" w:sz="6" w:space="0" w:color="auto"/>
              <w:left w:val="single" w:sz="12" w:space="0" w:color="auto"/>
              <w:bottom w:val="single" w:sz="12" w:space="0" w:color="auto"/>
              <w:right w:val="single" w:sz="6" w:space="0" w:color="auto"/>
            </w:tcBorders>
            <w:shd w:val="clear" w:color="auto" w:fill="C6D9F1"/>
          </w:tcPr>
          <w:p w14:paraId="0084DCF0" w14:textId="77777777" w:rsidR="00DA52F8" w:rsidRDefault="00DA52F8" w:rsidP="002757E1">
            <w:r>
              <w:t>Code</w:t>
            </w:r>
          </w:p>
        </w:tc>
        <w:tc>
          <w:tcPr>
            <w:tcW w:w="7371" w:type="dxa"/>
            <w:tcBorders>
              <w:top w:val="single" w:sz="6" w:space="0" w:color="auto"/>
              <w:left w:val="single" w:sz="6" w:space="0" w:color="auto"/>
              <w:bottom w:val="single" w:sz="12" w:space="0" w:color="auto"/>
              <w:right w:val="single" w:sz="12" w:space="0" w:color="auto"/>
            </w:tcBorders>
            <w:shd w:val="clear" w:color="auto" w:fill="C6D9F1"/>
          </w:tcPr>
          <w:p w14:paraId="0084DCF1" w14:textId="77777777" w:rsidR="00DA52F8" w:rsidRDefault="00DA52F8" w:rsidP="002757E1">
            <w:r>
              <w:t>Verklaring</w:t>
            </w:r>
          </w:p>
        </w:tc>
      </w:tr>
      <w:tr w:rsidR="00DA52F8" w14:paraId="0084DCF5" w14:textId="77777777" w:rsidTr="00572E66">
        <w:tc>
          <w:tcPr>
            <w:tcW w:w="1526" w:type="dxa"/>
            <w:tcBorders>
              <w:top w:val="single" w:sz="12" w:space="0" w:color="auto"/>
              <w:bottom w:val="single" w:sz="4" w:space="0" w:color="auto"/>
            </w:tcBorders>
          </w:tcPr>
          <w:p w14:paraId="0084DCF3" w14:textId="77777777" w:rsidR="00DA52F8" w:rsidRPr="00FB24B5" w:rsidRDefault="00DA52F8" w:rsidP="002757E1">
            <w:r w:rsidRPr="00FB24B5">
              <w:t>G</w:t>
            </w:r>
          </w:p>
        </w:tc>
        <w:tc>
          <w:tcPr>
            <w:tcW w:w="7371" w:type="dxa"/>
            <w:tcBorders>
              <w:top w:val="single" w:sz="12" w:space="0" w:color="auto"/>
              <w:bottom w:val="single" w:sz="4" w:space="0" w:color="auto"/>
            </w:tcBorders>
          </w:tcPr>
          <w:p w14:paraId="0084DCF4" w14:textId="77777777" w:rsidR="00DA52F8" w:rsidRPr="00FB24B5" w:rsidRDefault="00DA52F8" w:rsidP="002757E1">
            <w:r w:rsidRPr="00FB24B5">
              <w:t>Geometrie</w:t>
            </w:r>
            <w:r w:rsidR="00617D54" w:rsidRPr="00FB24B5">
              <w:t xml:space="preserve"> (zichtbaar = default)</w:t>
            </w:r>
          </w:p>
        </w:tc>
      </w:tr>
      <w:tr w:rsidR="00617D54" w14:paraId="0084DCF8" w14:textId="77777777" w:rsidTr="00572E66">
        <w:tc>
          <w:tcPr>
            <w:tcW w:w="1526" w:type="dxa"/>
            <w:tcBorders>
              <w:top w:val="single" w:sz="4" w:space="0" w:color="auto"/>
            </w:tcBorders>
          </w:tcPr>
          <w:p w14:paraId="0084DCF6" w14:textId="77777777" w:rsidR="00617D54" w:rsidRPr="00FB24B5" w:rsidRDefault="00617D54" w:rsidP="002757E1">
            <w:r w:rsidRPr="00FB24B5">
              <w:t>GN</w:t>
            </w:r>
          </w:p>
        </w:tc>
        <w:tc>
          <w:tcPr>
            <w:tcW w:w="7371" w:type="dxa"/>
            <w:tcBorders>
              <w:top w:val="single" w:sz="4" w:space="0" w:color="auto"/>
            </w:tcBorders>
          </w:tcPr>
          <w:p w14:paraId="0084DCF7" w14:textId="77777777" w:rsidR="00617D54" w:rsidRPr="00FB24B5" w:rsidRDefault="00572E66" w:rsidP="002757E1">
            <w:r w:rsidRPr="00FB24B5">
              <w:t>Geometrie Niet zichtbaar</w:t>
            </w:r>
          </w:p>
        </w:tc>
      </w:tr>
      <w:tr w:rsidR="00572E66" w14:paraId="0084DCFB" w14:textId="77777777" w:rsidTr="00572E66">
        <w:tc>
          <w:tcPr>
            <w:tcW w:w="1526" w:type="dxa"/>
            <w:tcBorders>
              <w:top w:val="single" w:sz="4" w:space="0" w:color="auto"/>
            </w:tcBorders>
          </w:tcPr>
          <w:p w14:paraId="0084DCF9" w14:textId="77777777" w:rsidR="00572E66" w:rsidRPr="00FB24B5" w:rsidRDefault="00572E66" w:rsidP="002757E1">
            <w:r w:rsidRPr="00FB24B5">
              <w:t>GD</w:t>
            </w:r>
          </w:p>
        </w:tc>
        <w:tc>
          <w:tcPr>
            <w:tcW w:w="7371" w:type="dxa"/>
            <w:tcBorders>
              <w:top w:val="single" w:sz="4" w:space="0" w:color="auto"/>
            </w:tcBorders>
          </w:tcPr>
          <w:p w14:paraId="0084DCFA" w14:textId="77777777" w:rsidR="00572E66" w:rsidRPr="00FB24B5" w:rsidRDefault="00572E66" w:rsidP="00270DB3">
            <w:r w:rsidRPr="00FB24B5">
              <w:t xml:space="preserve">Geometrie in Doorsnede </w:t>
            </w:r>
          </w:p>
        </w:tc>
      </w:tr>
      <w:tr w:rsidR="007C7067" w:rsidRPr="007C7067" w14:paraId="0084DCFE" w14:textId="77777777" w:rsidTr="00572E66">
        <w:tc>
          <w:tcPr>
            <w:tcW w:w="1526" w:type="dxa"/>
            <w:tcBorders>
              <w:top w:val="single" w:sz="4" w:space="0" w:color="auto"/>
            </w:tcBorders>
          </w:tcPr>
          <w:p w14:paraId="0084DCFC" w14:textId="77777777" w:rsidR="00CB6E3D" w:rsidRPr="00FB24B5" w:rsidRDefault="00CB6E3D" w:rsidP="002757E1">
            <w:r w:rsidRPr="00FB24B5">
              <w:t>GV</w:t>
            </w:r>
          </w:p>
        </w:tc>
        <w:tc>
          <w:tcPr>
            <w:tcW w:w="7371" w:type="dxa"/>
            <w:tcBorders>
              <w:top w:val="single" w:sz="4" w:space="0" w:color="auto"/>
            </w:tcBorders>
          </w:tcPr>
          <w:p w14:paraId="0084DCFD" w14:textId="77777777" w:rsidR="00CB6E3D" w:rsidRPr="00FB24B5" w:rsidRDefault="00CB6E3D" w:rsidP="00270DB3">
            <w:r w:rsidRPr="00FB24B5">
              <w:t>Geometrie Vlakvormend</w:t>
            </w:r>
          </w:p>
        </w:tc>
      </w:tr>
      <w:tr w:rsidR="007C7067" w:rsidRPr="007C7067" w14:paraId="0084DD01" w14:textId="77777777" w:rsidTr="00962EBB">
        <w:tc>
          <w:tcPr>
            <w:tcW w:w="1526" w:type="dxa"/>
          </w:tcPr>
          <w:p w14:paraId="0084DCFF" w14:textId="77777777" w:rsidR="00A80456" w:rsidRPr="00FB24B5" w:rsidRDefault="00A80456" w:rsidP="00962EBB">
            <w:r w:rsidRPr="00FB24B5">
              <w:t>A</w:t>
            </w:r>
          </w:p>
        </w:tc>
        <w:tc>
          <w:tcPr>
            <w:tcW w:w="7371" w:type="dxa"/>
          </w:tcPr>
          <w:p w14:paraId="0084DD00" w14:textId="77777777" w:rsidR="00A80456" w:rsidRPr="00FB24B5" w:rsidRDefault="00A80456" w:rsidP="00962EBB">
            <w:r w:rsidRPr="00FB24B5">
              <w:t>Arcering</w:t>
            </w:r>
          </w:p>
        </w:tc>
      </w:tr>
      <w:tr w:rsidR="007C7067" w:rsidRPr="007C7067" w14:paraId="0084DD04" w14:textId="77777777" w:rsidTr="00962EBB">
        <w:tc>
          <w:tcPr>
            <w:tcW w:w="1526" w:type="dxa"/>
          </w:tcPr>
          <w:p w14:paraId="0084DD02" w14:textId="77777777" w:rsidR="00BC2063" w:rsidRPr="00BD0191" w:rsidRDefault="00BC2063" w:rsidP="00962EBB">
            <w:r w:rsidRPr="00BD0191">
              <w:t>AD</w:t>
            </w:r>
          </w:p>
        </w:tc>
        <w:tc>
          <w:tcPr>
            <w:tcW w:w="7371" w:type="dxa"/>
          </w:tcPr>
          <w:p w14:paraId="0084DD03" w14:textId="77777777" w:rsidR="00BC2063" w:rsidRPr="00536DF8" w:rsidRDefault="00BC2063" w:rsidP="00962EBB">
            <w:r w:rsidRPr="00536DF8">
              <w:t>Arcering in doorsnede</w:t>
            </w:r>
          </w:p>
        </w:tc>
      </w:tr>
      <w:tr w:rsidR="007C7067" w:rsidRPr="007C7067" w14:paraId="0084DD07" w14:textId="77777777" w:rsidTr="00962EBB">
        <w:tc>
          <w:tcPr>
            <w:tcW w:w="1526" w:type="dxa"/>
          </w:tcPr>
          <w:p w14:paraId="0084DD05" w14:textId="77777777" w:rsidR="00A80456" w:rsidRPr="00BD0191" w:rsidRDefault="00A80456" w:rsidP="00962EBB">
            <w:r w:rsidRPr="00BD0191">
              <w:t>S</w:t>
            </w:r>
          </w:p>
        </w:tc>
        <w:tc>
          <w:tcPr>
            <w:tcW w:w="7371" w:type="dxa"/>
          </w:tcPr>
          <w:p w14:paraId="0084DD06" w14:textId="77777777" w:rsidR="00A80456" w:rsidRPr="00536DF8" w:rsidRDefault="00A80456" w:rsidP="00962EBB">
            <w:r w:rsidRPr="00536DF8">
              <w:t>Symbool</w:t>
            </w:r>
          </w:p>
        </w:tc>
      </w:tr>
      <w:tr w:rsidR="007C7067" w:rsidRPr="007C7067" w14:paraId="0084DD0A" w14:textId="77777777" w:rsidTr="00962EBB">
        <w:tc>
          <w:tcPr>
            <w:tcW w:w="1526" w:type="dxa"/>
          </w:tcPr>
          <w:p w14:paraId="0084DD08" w14:textId="77777777" w:rsidR="00BC2063" w:rsidRPr="00BD0191" w:rsidRDefault="00BC2063" w:rsidP="00962EBB">
            <w:r w:rsidRPr="00BD0191">
              <w:t>SD</w:t>
            </w:r>
          </w:p>
        </w:tc>
        <w:tc>
          <w:tcPr>
            <w:tcW w:w="7371" w:type="dxa"/>
          </w:tcPr>
          <w:p w14:paraId="0084DD09" w14:textId="77777777" w:rsidR="00BC2063" w:rsidRPr="00536DF8" w:rsidRDefault="00BC2063" w:rsidP="00BC2063">
            <w:r w:rsidRPr="00536DF8">
              <w:t>Symbool in doorsnede</w:t>
            </w:r>
          </w:p>
        </w:tc>
      </w:tr>
      <w:tr w:rsidR="007C7067" w:rsidRPr="007C7067" w14:paraId="0084DD0D" w14:textId="77777777" w:rsidTr="00962EBB">
        <w:tc>
          <w:tcPr>
            <w:tcW w:w="1526" w:type="dxa"/>
          </w:tcPr>
          <w:p w14:paraId="0084DD0B" w14:textId="77777777" w:rsidR="00A80456" w:rsidRPr="00BD0191" w:rsidRDefault="00A80456" w:rsidP="00962EBB">
            <w:r w:rsidRPr="00BD0191">
              <w:t>SN</w:t>
            </w:r>
          </w:p>
        </w:tc>
        <w:tc>
          <w:tcPr>
            <w:tcW w:w="7371" w:type="dxa"/>
          </w:tcPr>
          <w:p w14:paraId="0084DD0C" w14:textId="77777777" w:rsidR="00A80456" w:rsidRPr="00BD0191" w:rsidRDefault="00A80456" w:rsidP="00A80456">
            <w:r w:rsidRPr="00536DF8">
              <w:t>Symbool Niet zichtbaar (bijvoorbeeld een heipaal onder een betonvloer)</w:t>
            </w:r>
          </w:p>
        </w:tc>
      </w:tr>
      <w:tr w:rsidR="007C7067" w:rsidRPr="007C7067" w14:paraId="0084DD10" w14:textId="77777777" w:rsidTr="00962EBB">
        <w:tc>
          <w:tcPr>
            <w:tcW w:w="1526" w:type="dxa"/>
          </w:tcPr>
          <w:p w14:paraId="0084DD0E" w14:textId="77777777" w:rsidR="00CB6E3D" w:rsidRPr="00BD0191" w:rsidRDefault="00CB6E3D" w:rsidP="00962EBB">
            <w:r w:rsidRPr="00BD0191">
              <w:t>SV</w:t>
            </w:r>
          </w:p>
        </w:tc>
        <w:tc>
          <w:tcPr>
            <w:tcW w:w="7371" w:type="dxa"/>
          </w:tcPr>
          <w:p w14:paraId="0084DD0F" w14:textId="77777777" w:rsidR="00CB6E3D" w:rsidRPr="00536DF8" w:rsidRDefault="00CB6E3D" w:rsidP="00A80456">
            <w:r w:rsidRPr="00536DF8">
              <w:t>Symbool Vlakvormend</w:t>
            </w:r>
          </w:p>
        </w:tc>
      </w:tr>
      <w:tr w:rsidR="007C7067" w:rsidRPr="007C7067" w14:paraId="0084DD13" w14:textId="77777777" w:rsidTr="00572E66">
        <w:tc>
          <w:tcPr>
            <w:tcW w:w="1526" w:type="dxa"/>
          </w:tcPr>
          <w:p w14:paraId="0084DD11" w14:textId="77777777" w:rsidR="00DA52F8" w:rsidRPr="00BD0191" w:rsidRDefault="00DA52F8" w:rsidP="002757E1">
            <w:r w:rsidRPr="00BD0191">
              <w:t>O</w:t>
            </w:r>
          </w:p>
        </w:tc>
        <w:tc>
          <w:tcPr>
            <w:tcW w:w="7371" w:type="dxa"/>
          </w:tcPr>
          <w:p w14:paraId="0084DD12" w14:textId="77777777" w:rsidR="00DA52F8" w:rsidRPr="00536DF8" w:rsidRDefault="00DA52F8" w:rsidP="002757E1">
            <w:r w:rsidRPr="00536DF8">
              <w:t>Oppervlak</w:t>
            </w:r>
          </w:p>
        </w:tc>
      </w:tr>
      <w:tr w:rsidR="007C7067" w:rsidRPr="007C7067" w14:paraId="0084DD16" w14:textId="77777777" w:rsidTr="00572E66">
        <w:tc>
          <w:tcPr>
            <w:tcW w:w="1526" w:type="dxa"/>
          </w:tcPr>
          <w:p w14:paraId="0084DD14" w14:textId="01DC5BD9" w:rsidR="00DA52F8" w:rsidRPr="00BD0191" w:rsidRDefault="00DA52F8" w:rsidP="002757E1">
            <w:r w:rsidRPr="00BD0191">
              <w:t>M</w:t>
            </w:r>
          </w:p>
        </w:tc>
        <w:tc>
          <w:tcPr>
            <w:tcW w:w="7371" w:type="dxa"/>
          </w:tcPr>
          <w:p w14:paraId="0084DD15" w14:textId="7DBC3C4A" w:rsidR="00DA52F8" w:rsidRPr="00BD0191" w:rsidRDefault="00DA52F8" w:rsidP="002757E1">
            <w:r w:rsidRPr="00BD0191">
              <w:t>Maat</w:t>
            </w:r>
            <w:r w:rsidR="00D819FD" w:rsidRPr="00536DF8">
              <w:t>voering</w:t>
            </w:r>
          </w:p>
        </w:tc>
      </w:tr>
      <w:tr w:rsidR="007C7067" w:rsidRPr="007C7067" w14:paraId="0084DD19" w14:textId="77777777" w:rsidTr="00572E66">
        <w:tc>
          <w:tcPr>
            <w:tcW w:w="1526" w:type="dxa"/>
          </w:tcPr>
          <w:p w14:paraId="0084DD17" w14:textId="77777777" w:rsidR="00DA52F8" w:rsidRPr="00536DF8" w:rsidRDefault="002757E1" w:rsidP="00914CC4">
            <w:r w:rsidRPr="00BD0191">
              <w:t>T</w:t>
            </w:r>
            <w:r w:rsidR="005C4C91" w:rsidRPr="00BD0191">
              <w:t>**</w:t>
            </w:r>
          </w:p>
        </w:tc>
        <w:tc>
          <w:tcPr>
            <w:tcW w:w="7371" w:type="dxa"/>
          </w:tcPr>
          <w:p w14:paraId="0084DD18" w14:textId="77777777" w:rsidR="00DA52F8" w:rsidRPr="00BD0191" w:rsidRDefault="002757E1" w:rsidP="00914CC4">
            <w:r w:rsidRPr="00536DF8">
              <w:t>Tekst</w:t>
            </w:r>
            <w:r w:rsidR="00572E66" w:rsidRPr="00536DF8">
              <w:t xml:space="preserve"> </w:t>
            </w:r>
            <w:r w:rsidR="005C4C91" w:rsidRPr="00BD0191">
              <w:t>+ teksthoogte</w:t>
            </w:r>
          </w:p>
        </w:tc>
      </w:tr>
      <w:tr w:rsidR="007C7067" w:rsidRPr="007C7067" w14:paraId="0084DD1C" w14:textId="77777777" w:rsidTr="00572E66">
        <w:tc>
          <w:tcPr>
            <w:tcW w:w="1526" w:type="dxa"/>
          </w:tcPr>
          <w:p w14:paraId="0084DD1A" w14:textId="7BD025F9" w:rsidR="00CB6E3D" w:rsidRPr="00536DF8" w:rsidRDefault="00CB6E3D" w:rsidP="00914CC4">
            <w:r w:rsidRPr="00BD0191">
              <w:t>T**</w:t>
            </w:r>
            <w:r w:rsidR="00536DF8">
              <w:t>V</w:t>
            </w:r>
          </w:p>
        </w:tc>
        <w:tc>
          <w:tcPr>
            <w:tcW w:w="7371" w:type="dxa"/>
          </w:tcPr>
          <w:p w14:paraId="0084DD1B" w14:textId="7185C037" w:rsidR="00CB6E3D" w:rsidRPr="00536DF8" w:rsidRDefault="001058D8" w:rsidP="00914CC4">
            <w:r w:rsidRPr="00536DF8">
              <w:t>Tekst</w:t>
            </w:r>
            <w:r w:rsidR="00627172" w:rsidRPr="00957EDF">
              <w:t xml:space="preserve"> </w:t>
            </w:r>
            <w:r w:rsidRPr="00BD0191">
              <w:t xml:space="preserve">+teksthoogte </w:t>
            </w:r>
            <w:r w:rsidR="00536DF8">
              <w:t>Vlakvormend</w:t>
            </w:r>
          </w:p>
        </w:tc>
      </w:tr>
      <w:tr w:rsidR="007C7067" w:rsidRPr="007C7067" w14:paraId="0084DD1F" w14:textId="77777777" w:rsidTr="00572E66">
        <w:tc>
          <w:tcPr>
            <w:tcW w:w="1526" w:type="dxa"/>
          </w:tcPr>
          <w:p w14:paraId="0084DD1D" w14:textId="77777777" w:rsidR="00BC0CE0" w:rsidRPr="00536DF8" w:rsidRDefault="00BC0CE0" w:rsidP="002757E1">
            <w:r w:rsidRPr="00BD0191">
              <w:t>V</w:t>
            </w:r>
          </w:p>
        </w:tc>
        <w:tc>
          <w:tcPr>
            <w:tcW w:w="7371" w:type="dxa"/>
          </w:tcPr>
          <w:p w14:paraId="0084DD1E" w14:textId="39CEA24E" w:rsidR="00BC0CE0" w:rsidRPr="00BD0191" w:rsidRDefault="00BC0CE0" w:rsidP="002757E1">
            <w:r w:rsidRPr="00536DF8">
              <w:t>Vlak</w:t>
            </w:r>
            <w:r w:rsidRPr="00BD0191">
              <w:t>vulling</w:t>
            </w:r>
            <w:r w:rsidR="00313D82" w:rsidRPr="00BD0191">
              <w:t xml:space="preserve"> </w:t>
            </w:r>
            <w:r w:rsidR="00722753" w:rsidRPr="00536DF8">
              <w:t>(</w:t>
            </w:r>
            <w:r w:rsidR="00E10EBC" w:rsidRPr="00536DF8">
              <w:t>achtergrond arcering)</w:t>
            </w:r>
          </w:p>
        </w:tc>
      </w:tr>
    </w:tbl>
    <w:p w14:paraId="0084DD20" w14:textId="77777777" w:rsidR="00983A07" w:rsidRDefault="00983A07" w:rsidP="00983A07"/>
    <w:p w14:paraId="0084DD21" w14:textId="64D29538" w:rsidR="00F20A13" w:rsidRPr="00B3179E" w:rsidRDefault="00983A07" w:rsidP="00231F6C">
      <w:pPr>
        <w:numPr>
          <w:ilvl w:val="0"/>
          <w:numId w:val="65"/>
        </w:numPr>
      </w:pPr>
      <w:commentRangeStart w:id="158"/>
      <w:commentRangeStart w:id="159"/>
      <w:r w:rsidRPr="00B3179E">
        <w:t xml:space="preserve">In de NLCS objectentabellen kan op het hoogste </w:t>
      </w:r>
      <w:r w:rsidR="00850B68" w:rsidRPr="00B3179E">
        <w:t xml:space="preserve">niveau </w:t>
      </w:r>
      <w:r w:rsidRPr="00B3179E">
        <w:t>in</w:t>
      </w:r>
      <w:r w:rsidR="00850B68" w:rsidRPr="00B3179E">
        <w:t xml:space="preserve"> </w:t>
      </w:r>
      <w:r w:rsidRPr="00B3179E">
        <w:t xml:space="preserve">een </w:t>
      </w:r>
      <w:r w:rsidR="00850B68" w:rsidRPr="00B3179E">
        <w:t xml:space="preserve">HOOFDGROEP </w:t>
      </w:r>
      <w:r w:rsidRPr="00B3179E">
        <w:t>(de kolom “OBJECT”) alleen een OBJECT, MAATVOERING</w:t>
      </w:r>
      <w:r w:rsidR="006F4937" w:rsidRPr="00B3179E">
        <w:t xml:space="preserve">, </w:t>
      </w:r>
      <w:r w:rsidRPr="00B3179E">
        <w:t xml:space="preserve">TEKST </w:t>
      </w:r>
      <w:r w:rsidR="006F4937" w:rsidRPr="00B3179E">
        <w:t xml:space="preserve">of </w:t>
      </w:r>
      <w:r w:rsidR="00ED662E">
        <w:t>HU</w:t>
      </w:r>
      <w:r w:rsidR="00D97D1E">
        <w:t>LPLIJN</w:t>
      </w:r>
      <w:r w:rsidR="006F4937" w:rsidRPr="00B3179E">
        <w:t xml:space="preserve"> </w:t>
      </w:r>
      <w:r w:rsidR="00850B68" w:rsidRPr="00B3179E">
        <w:t xml:space="preserve">voorkomen. Dat wil zeggen: </w:t>
      </w:r>
      <w:r w:rsidR="00D15C6F">
        <w:t xml:space="preserve">een symbool of arcering is altijd gekoppeld aan een OBJECT </w:t>
      </w:r>
      <w:r w:rsidR="006D716F">
        <w:t>of SUBOBJECT.</w:t>
      </w:r>
    </w:p>
    <w:p w14:paraId="0084DD22" w14:textId="77777777" w:rsidR="006F4937" w:rsidRDefault="00FD2D6C" w:rsidP="00231F6C">
      <w:pPr>
        <w:numPr>
          <w:ilvl w:val="0"/>
          <w:numId w:val="65"/>
        </w:numPr>
      </w:pPr>
      <w:r w:rsidRPr="00B3179E">
        <w:t>Bepaalde (SUB)OBJECTEN kunnen in een tekening naar keuze worden weergegeven als Geometrie (G), Arcering (A) of Symbool (S). In de NLCS</w:t>
      </w:r>
      <w:r w:rsidR="00315457" w:rsidRPr="00B3179E">
        <w:t xml:space="preserve"> </w:t>
      </w:r>
      <w:r w:rsidRPr="00B3179E">
        <w:t xml:space="preserve">objectentabellen zijn deze (SUB)OBJECTEN herkenbaar aan de vermeldingen G/A, G/S of G/A/S in de kolom “Element” (G/A: kan Geometrie </w:t>
      </w:r>
      <w:r w:rsidR="00C5761A" w:rsidRPr="00B3179E">
        <w:t>of</w:t>
      </w:r>
      <w:r w:rsidRPr="00B3179E">
        <w:t xml:space="preserve"> Arcering zijn; G/S: kan Geometrie </w:t>
      </w:r>
      <w:r w:rsidR="00C5761A" w:rsidRPr="00B3179E">
        <w:t>of</w:t>
      </w:r>
      <w:r w:rsidRPr="00B3179E">
        <w:t xml:space="preserve"> Symbool zijn; G/A/S: kan Geometrie </w:t>
      </w:r>
      <w:r w:rsidR="00C5761A" w:rsidRPr="00B3179E">
        <w:t>of</w:t>
      </w:r>
      <w:r w:rsidRPr="00B3179E">
        <w:t xml:space="preserve"> Arcering of Symbool zijn). </w:t>
      </w:r>
    </w:p>
    <w:p w14:paraId="0084DD23" w14:textId="77777777" w:rsidR="00010BEB" w:rsidRPr="007C7067" w:rsidRDefault="00010BEB" w:rsidP="00231F6C">
      <w:pPr>
        <w:numPr>
          <w:ilvl w:val="0"/>
          <w:numId w:val="65"/>
        </w:numPr>
      </w:pPr>
      <w:r w:rsidRPr="007C7067">
        <w:t xml:space="preserve">Voor nadere uitleg van het begrip ‘Vlakvormend’, zoals gebruikt in de ELEMENTEN GV, SV en T**V: zie Bijlage </w:t>
      </w:r>
      <w:r w:rsidR="001351A3" w:rsidRPr="007C7067">
        <w:t>3</w:t>
      </w:r>
      <w:r w:rsidRPr="007C7067">
        <w:t xml:space="preserve"> van deze Formele Beschrijving NLCS</w:t>
      </w:r>
      <w:commentRangeEnd w:id="158"/>
      <w:r w:rsidR="00AC785E">
        <w:rPr>
          <w:rStyle w:val="Verwijzingopmerking"/>
        </w:rPr>
        <w:commentReference w:id="158"/>
      </w:r>
      <w:commentRangeEnd w:id="159"/>
      <w:r w:rsidR="003533FC">
        <w:rPr>
          <w:rStyle w:val="Verwijzingopmerking"/>
        </w:rPr>
        <w:commentReference w:id="159"/>
      </w:r>
    </w:p>
    <w:p w14:paraId="0084DD24" w14:textId="77777777" w:rsidR="006C6B7C" w:rsidRPr="00B3179E" w:rsidRDefault="006C6B7C" w:rsidP="00EC4295">
      <w:pPr>
        <w:pStyle w:val="Kop4"/>
      </w:pPr>
      <w:bookmarkStart w:id="160" w:name="_Toc90923649"/>
      <w:r w:rsidRPr="00B3179E">
        <w:t>5.1.6</w:t>
      </w:r>
      <w:r w:rsidRPr="00B3179E">
        <w:tab/>
        <w:t>SCHAAL</w:t>
      </w:r>
      <w:bookmarkEnd w:id="160"/>
    </w:p>
    <w:p w14:paraId="0084DD25" w14:textId="7DB369BF" w:rsidR="006C6B7C" w:rsidRPr="00B3179E" w:rsidRDefault="00B90A6B" w:rsidP="00231F6C">
      <w:pPr>
        <w:numPr>
          <w:ilvl w:val="0"/>
          <w:numId w:val="66"/>
        </w:numPr>
      </w:pPr>
      <w:r w:rsidRPr="00B3179E">
        <w:t>Aan het ELEMENT kan bij arcerin</w:t>
      </w:r>
      <w:r w:rsidR="00AB71B6" w:rsidRPr="00B3179E">
        <w:t xml:space="preserve">g (A), symbool (S), tekst (T), </w:t>
      </w:r>
      <w:r w:rsidRPr="00B3179E">
        <w:t xml:space="preserve">maatvoering (M) </w:t>
      </w:r>
      <w:r w:rsidR="00AB71B6" w:rsidRPr="00B3179E">
        <w:t xml:space="preserve">en bepaalde lijntypen </w:t>
      </w:r>
      <w:r w:rsidRPr="00B3179E">
        <w:t>optioneel een SCHAAL worden toegevoegd. Dit is het geval wanneer bij het betreffende ELEMENT sprake is van schaalafhankelijke of juist schaal</w:t>
      </w:r>
      <w:r w:rsidRPr="00B3179E">
        <w:rPr>
          <w:i/>
        </w:rPr>
        <w:t>on</w:t>
      </w:r>
      <w:r w:rsidRPr="00B3179E">
        <w:t>afhankelijke weergave.</w:t>
      </w:r>
      <w:r w:rsidRPr="00B3179E">
        <w:br/>
        <w:t>Voorbeeld: N-W</w:t>
      </w:r>
      <w:r w:rsidR="0061591D" w:rsidRPr="00B3179E">
        <w:t>E</w:t>
      </w:r>
      <w:r w:rsidRPr="00B3179E">
        <w:t>-A</w:t>
      </w:r>
      <w:r w:rsidR="003522A1" w:rsidRPr="00B3179E">
        <w:t>M</w:t>
      </w:r>
      <w:r w:rsidRPr="00B3179E">
        <w:t>-AS-T</w:t>
      </w:r>
      <w:r w:rsidR="005C4C91">
        <w:t>25</w:t>
      </w:r>
      <w:r w:rsidRPr="00B3179E">
        <w:rPr>
          <w:b/>
        </w:rPr>
        <w:t>-1000</w:t>
      </w:r>
      <w:r w:rsidR="00BC2063">
        <w:rPr>
          <w:b/>
        </w:rPr>
        <w:t xml:space="preserve"> </w:t>
      </w:r>
      <w:r w:rsidR="00BC2063">
        <w:t xml:space="preserve">(tekst is </w:t>
      </w:r>
      <w:r w:rsidR="006761A6">
        <w:t xml:space="preserve">bedoeld om </w:t>
      </w:r>
      <w:r w:rsidR="00BC2063">
        <w:t xml:space="preserve">alleen </w:t>
      </w:r>
      <w:r w:rsidR="00000A70">
        <w:t xml:space="preserve">afgedrukt te worden </w:t>
      </w:r>
      <w:r w:rsidR="00BC2063">
        <w:t>op een tekening die schaal 1:1000 wordt afgedrukt).</w:t>
      </w:r>
    </w:p>
    <w:p w14:paraId="0084DD26" w14:textId="77777777" w:rsidR="00315457" w:rsidRPr="00B3179E" w:rsidRDefault="00315457" w:rsidP="00315457">
      <w:pPr>
        <w:pStyle w:val="Kop3"/>
      </w:pPr>
      <w:bookmarkStart w:id="161" w:name="_Toc90923650"/>
      <w:r w:rsidRPr="00B3179E">
        <w:t>5.2</w:t>
      </w:r>
      <w:r w:rsidRPr="00B3179E">
        <w:tab/>
        <w:t>Opbouw NLCS objectentabellen</w:t>
      </w:r>
      <w:r w:rsidRPr="00B3179E">
        <w:rPr>
          <w:rStyle w:val="Voetnootmarkering"/>
        </w:rPr>
        <w:footnoteReference w:id="5"/>
      </w:r>
      <w:bookmarkEnd w:id="161"/>
    </w:p>
    <w:p w14:paraId="0084DD27" w14:textId="77777777" w:rsidR="00315457" w:rsidRPr="00B3179E" w:rsidRDefault="00BA68A1" w:rsidP="00BA68A1">
      <w:pPr>
        <w:pStyle w:val="Kop4"/>
      </w:pPr>
      <w:bookmarkStart w:id="162" w:name="_Toc90923651"/>
      <w:r w:rsidRPr="00B3179E">
        <w:t>5.2.1</w:t>
      </w:r>
      <w:r w:rsidRPr="00B3179E">
        <w:tab/>
        <w:t>Structuur</w:t>
      </w:r>
      <w:bookmarkEnd w:id="162"/>
    </w:p>
    <w:p w14:paraId="0084DD28" w14:textId="77777777" w:rsidR="00BA68A1" w:rsidRPr="00B3179E" w:rsidRDefault="00BA68A1" w:rsidP="00231F6C">
      <w:pPr>
        <w:numPr>
          <w:ilvl w:val="0"/>
          <w:numId w:val="67"/>
        </w:numPr>
      </w:pPr>
      <w:r w:rsidRPr="00B3179E">
        <w:t>De NLCS objectentabellen hebben een vaste structuur met 4</w:t>
      </w:r>
      <w:r w:rsidR="006F000C" w:rsidRPr="00B3179E">
        <w:t>2</w:t>
      </w:r>
      <w:r w:rsidRPr="00B3179E">
        <w:t xml:space="preserve"> kolommen. De omschrijving van de inhoud per kolom is weergegeven in onderstaande tabel.</w:t>
      </w:r>
    </w:p>
    <w:p w14:paraId="0084DD29" w14:textId="77777777" w:rsidR="00C9357C" w:rsidRPr="00B3179E" w:rsidRDefault="00C9357C" w:rsidP="00C9357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4"/>
        <w:gridCol w:w="7124"/>
      </w:tblGrid>
      <w:tr w:rsidR="00592CAF" w:rsidRPr="00B3179E" w14:paraId="0084DD2B" w14:textId="77777777" w:rsidTr="009E226E">
        <w:trPr>
          <w:tblHeader/>
        </w:trPr>
        <w:tc>
          <w:tcPr>
            <w:tcW w:w="8928" w:type="dxa"/>
            <w:gridSpan w:val="2"/>
            <w:shd w:val="clear" w:color="auto" w:fill="C6D9F1"/>
          </w:tcPr>
          <w:p w14:paraId="0084DD2A" w14:textId="77777777" w:rsidR="00592CAF" w:rsidRPr="00B3179E" w:rsidRDefault="00592CAF" w:rsidP="009E226E">
            <w:pPr>
              <w:jc w:val="center"/>
            </w:pPr>
            <w:r w:rsidRPr="00B3179E">
              <w:lastRenderedPageBreak/>
              <w:t>OPBOUW NLCS OBJECTENTABELLEN</w:t>
            </w:r>
          </w:p>
        </w:tc>
      </w:tr>
      <w:tr w:rsidR="00592CAF" w:rsidRPr="00B3179E" w14:paraId="0084DD2E" w14:textId="77777777" w:rsidTr="009E226E">
        <w:trPr>
          <w:tblHeader/>
        </w:trPr>
        <w:tc>
          <w:tcPr>
            <w:tcW w:w="1668" w:type="dxa"/>
            <w:shd w:val="clear" w:color="auto" w:fill="C6D9F1"/>
          </w:tcPr>
          <w:p w14:paraId="0084DD2C" w14:textId="77777777" w:rsidR="00592CAF" w:rsidRPr="00B3179E" w:rsidRDefault="00592CAF" w:rsidP="009E226E">
            <w:pPr>
              <w:jc w:val="center"/>
            </w:pPr>
            <w:r w:rsidRPr="00B3179E">
              <w:t>Kolommen</w:t>
            </w:r>
          </w:p>
        </w:tc>
        <w:tc>
          <w:tcPr>
            <w:tcW w:w="7260" w:type="dxa"/>
            <w:shd w:val="clear" w:color="auto" w:fill="C6D9F1"/>
          </w:tcPr>
          <w:p w14:paraId="0084DD2D" w14:textId="77777777" w:rsidR="00592CAF" w:rsidRPr="00B3179E" w:rsidRDefault="00592CAF" w:rsidP="009E226E">
            <w:pPr>
              <w:jc w:val="center"/>
            </w:pPr>
            <w:r w:rsidRPr="00B3179E">
              <w:t>Inhoud</w:t>
            </w:r>
          </w:p>
        </w:tc>
      </w:tr>
      <w:tr w:rsidR="005905F3" w:rsidRPr="005905F3" w14:paraId="0084DD31" w14:textId="77777777" w:rsidTr="009E226E">
        <w:tc>
          <w:tcPr>
            <w:tcW w:w="1668" w:type="dxa"/>
          </w:tcPr>
          <w:p w14:paraId="0084DD2F" w14:textId="77777777" w:rsidR="00592CAF" w:rsidRPr="005905F3" w:rsidRDefault="00592CAF" w:rsidP="009E226E">
            <w:pPr>
              <w:jc w:val="center"/>
            </w:pPr>
            <w:r w:rsidRPr="005905F3">
              <w:t>A</w:t>
            </w:r>
          </w:p>
        </w:tc>
        <w:tc>
          <w:tcPr>
            <w:tcW w:w="7260" w:type="dxa"/>
          </w:tcPr>
          <w:p w14:paraId="0084DD30" w14:textId="77777777" w:rsidR="00592CAF" w:rsidRPr="005905F3" w:rsidRDefault="00592CAF" w:rsidP="00C9357C">
            <w:r w:rsidRPr="005905F3">
              <w:t>Omschrijving</w:t>
            </w:r>
            <w:r w:rsidR="00997F60" w:rsidRPr="005905F3">
              <w:t xml:space="preserve"> </w:t>
            </w:r>
            <w:r w:rsidR="00997F60" w:rsidRPr="00957EDF">
              <w:t>(objectnaam)</w:t>
            </w:r>
          </w:p>
        </w:tc>
      </w:tr>
      <w:tr w:rsidR="005905F3" w:rsidRPr="005905F3" w14:paraId="0084DD34" w14:textId="77777777" w:rsidTr="009E226E">
        <w:tc>
          <w:tcPr>
            <w:tcW w:w="1668" w:type="dxa"/>
          </w:tcPr>
          <w:p w14:paraId="0084DD32" w14:textId="77777777" w:rsidR="00592CAF" w:rsidRPr="005905F3" w:rsidRDefault="00592CAF" w:rsidP="009E226E">
            <w:pPr>
              <w:jc w:val="center"/>
            </w:pPr>
            <w:r w:rsidRPr="005905F3">
              <w:t>B</w:t>
            </w:r>
          </w:p>
        </w:tc>
        <w:tc>
          <w:tcPr>
            <w:tcW w:w="7260" w:type="dxa"/>
          </w:tcPr>
          <w:p w14:paraId="0084DD33" w14:textId="77777777" w:rsidR="00592CAF" w:rsidRPr="005905F3" w:rsidRDefault="00592CAF" w:rsidP="00803F23">
            <w:r w:rsidRPr="005905F3">
              <w:t xml:space="preserve">STATUS (per </w:t>
            </w:r>
            <w:r w:rsidR="00803F23" w:rsidRPr="005905F3">
              <w:t>model</w:t>
            </w:r>
            <w:r w:rsidRPr="005905F3">
              <w:t xml:space="preserve"> eenmalig in te voeren, in de objectentabellen aangeduid met “*”</w:t>
            </w:r>
          </w:p>
        </w:tc>
      </w:tr>
      <w:tr w:rsidR="005905F3" w:rsidRPr="005905F3" w14:paraId="0084DD37" w14:textId="77777777" w:rsidTr="009E226E">
        <w:tc>
          <w:tcPr>
            <w:tcW w:w="1668" w:type="dxa"/>
          </w:tcPr>
          <w:p w14:paraId="0084DD35" w14:textId="77777777" w:rsidR="00592CAF" w:rsidRPr="005905F3" w:rsidRDefault="00592CAF" w:rsidP="009E226E">
            <w:pPr>
              <w:jc w:val="center"/>
            </w:pPr>
            <w:r w:rsidRPr="005905F3">
              <w:t>C</w:t>
            </w:r>
          </w:p>
        </w:tc>
        <w:tc>
          <w:tcPr>
            <w:tcW w:w="7260" w:type="dxa"/>
          </w:tcPr>
          <w:p w14:paraId="0084DD36" w14:textId="77777777" w:rsidR="00592CAF" w:rsidRPr="005905F3" w:rsidRDefault="00592CAF" w:rsidP="00C9357C">
            <w:r w:rsidRPr="005905F3">
              <w:t>Koppelteken (‘liggend streepje’)</w:t>
            </w:r>
          </w:p>
        </w:tc>
      </w:tr>
      <w:tr w:rsidR="005905F3" w:rsidRPr="005905F3" w14:paraId="0084DD3A" w14:textId="77777777" w:rsidTr="009E226E">
        <w:tc>
          <w:tcPr>
            <w:tcW w:w="1668" w:type="dxa"/>
          </w:tcPr>
          <w:p w14:paraId="0084DD38" w14:textId="77777777" w:rsidR="00592CAF" w:rsidRPr="005905F3" w:rsidRDefault="00592CAF" w:rsidP="009E226E">
            <w:pPr>
              <w:jc w:val="center"/>
            </w:pPr>
            <w:r w:rsidRPr="005905F3">
              <w:t>D</w:t>
            </w:r>
          </w:p>
        </w:tc>
        <w:tc>
          <w:tcPr>
            <w:tcW w:w="7260" w:type="dxa"/>
          </w:tcPr>
          <w:p w14:paraId="0084DD39" w14:textId="77777777" w:rsidR="00592CAF" w:rsidRPr="005905F3" w:rsidRDefault="00592CAF" w:rsidP="00803F23">
            <w:r w:rsidRPr="005905F3">
              <w:t xml:space="preserve">DISCIPLINE (per </w:t>
            </w:r>
            <w:r w:rsidR="00803F23" w:rsidRPr="005905F3">
              <w:t>model</w:t>
            </w:r>
            <w:r w:rsidRPr="005905F3">
              <w:t xml:space="preserve"> eenmalig in te voeren, in de ob</w:t>
            </w:r>
            <w:r w:rsidR="0062484B" w:rsidRPr="005905F3">
              <w:t xml:space="preserve">jectentabellen aangeduid </w:t>
            </w:r>
            <w:r w:rsidR="0062484B" w:rsidRPr="005905F3">
              <w:br/>
              <w:t>met “</w:t>
            </w:r>
            <w:r w:rsidRPr="005905F3">
              <w:t>**”</w:t>
            </w:r>
          </w:p>
        </w:tc>
      </w:tr>
      <w:tr w:rsidR="005905F3" w:rsidRPr="005905F3" w14:paraId="0084DD3D" w14:textId="77777777" w:rsidTr="009E226E">
        <w:tc>
          <w:tcPr>
            <w:tcW w:w="1668" w:type="dxa"/>
          </w:tcPr>
          <w:p w14:paraId="0084DD3B" w14:textId="77777777" w:rsidR="00592CAF" w:rsidRPr="005905F3" w:rsidRDefault="00592CAF" w:rsidP="009E226E">
            <w:pPr>
              <w:jc w:val="center"/>
            </w:pPr>
            <w:r w:rsidRPr="005905F3">
              <w:t>E</w:t>
            </w:r>
          </w:p>
        </w:tc>
        <w:tc>
          <w:tcPr>
            <w:tcW w:w="7260" w:type="dxa"/>
          </w:tcPr>
          <w:p w14:paraId="0084DD3C" w14:textId="77777777" w:rsidR="00592CAF" w:rsidRPr="005905F3" w:rsidRDefault="00592CAF" w:rsidP="00C9357C">
            <w:r w:rsidRPr="005905F3">
              <w:t>Koppelteken (‘liggend streepje’)</w:t>
            </w:r>
          </w:p>
        </w:tc>
      </w:tr>
      <w:tr w:rsidR="005905F3" w:rsidRPr="005905F3" w14:paraId="0084DD40" w14:textId="77777777" w:rsidTr="009E226E">
        <w:tc>
          <w:tcPr>
            <w:tcW w:w="1668" w:type="dxa"/>
          </w:tcPr>
          <w:p w14:paraId="0084DD3E" w14:textId="77777777" w:rsidR="00592CAF" w:rsidRPr="005905F3" w:rsidRDefault="00592CAF" w:rsidP="009E226E">
            <w:pPr>
              <w:jc w:val="center"/>
            </w:pPr>
            <w:r w:rsidRPr="005905F3">
              <w:t>F</w:t>
            </w:r>
          </w:p>
        </w:tc>
        <w:tc>
          <w:tcPr>
            <w:tcW w:w="7260" w:type="dxa"/>
          </w:tcPr>
          <w:p w14:paraId="0084DD3F" w14:textId="77777777" w:rsidR="00592CAF" w:rsidRPr="005905F3" w:rsidRDefault="00592CAF" w:rsidP="00C9357C">
            <w:r w:rsidRPr="005905F3">
              <w:t>HOOFDGROEP</w:t>
            </w:r>
          </w:p>
        </w:tc>
      </w:tr>
      <w:tr w:rsidR="005905F3" w:rsidRPr="005905F3" w14:paraId="0084DD43" w14:textId="77777777" w:rsidTr="009E226E">
        <w:tc>
          <w:tcPr>
            <w:tcW w:w="1668" w:type="dxa"/>
          </w:tcPr>
          <w:p w14:paraId="0084DD41" w14:textId="77777777" w:rsidR="00592CAF" w:rsidRPr="005905F3" w:rsidRDefault="00592CAF" w:rsidP="009E226E">
            <w:pPr>
              <w:jc w:val="center"/>
            </w:pPr>
            <w:r w:rsidRPr="005905F3">
              <w:t>G</w:t>
            </w:r>
          </w:p>
        </w:tc>
        <w:tc>
          <w:tcPr>
            <w:tcW w:w="7260" w:type="dxa"/>
          </w:tcPr>
          <w:p w14:paraId="0084DD42" w14:textId="77777777" w:rsidR="00592CAF" w:rsidRPr="005905F3" w:rsidRDefault="00592CAF" w:rsidP="00C9357C">
            <w:r w:rsidRPr="005905F3">
              <w:t>Koppelteken (‘liggend streepje’)</w:t>
            </w:r>
          </w:p>
        </w:tc>
      </w:tr>
      <w:tr w:rsidR="005905F3" w:rsidRPr="005905F3" w14:paraId="0084DD46" w14:textId="77777777" w:rsidTr="009E226E">
        <w:tc>
          <w:tcPr>
            <w:tcW w:w="1668" w:type="dxa"/>
          </w:tcPr>
          <w:p w14:paraId="0084DD44" w14:textId="77777777" w:rsidR="00592CAF" w:rsidRPr="005905F3" w:rsidRDefault="00592CAF" w:rsidP="009E226E">
            <w:pPr>
              <w:jc w:val="center"/>
            </w:pPr>
            <w:r w:rsidRPr="005905F3">
              <w:t>H t/m R</w:t>
            </w:r>
          </w:p>
        </w:tc>
        <w:tc>
          <w:tcPr>
            <w:tcW w:w="7260" w:type="dxa"/>
          </w:tcPr>
          <w:p w14:paraId="0084DD45" w14:textId="77777777" w:rsidR="00592CAF" w:rsidRPr="005905F3" w:rsidRDefault="00997566" w:rsidP="00997566">
            <w:r w:rsidRPr="005905F3">
              <w:t>OBJECTEN</w:t>
            </w:r>
            <w:r w:rsidR="00592CAF" w:rsidRPr="005905F3">
              <w:t xml:space="preserve"> en </w:t>
            </w:r>
            <w:r w:rsidR="0062484B" w:rsidRPr="005905F3">
              <w:t xml:space="preserve">(waar van toepassing) </w:t>
            </w:r>
            <w:r w:rsidRPr="005905F3">
              <w:t>SUBOBJECTEN</w:t>
            </w:r>
            <w:r w:rsidR="00592CAF" w:rsidRPr="005905F3">
              <w:t xml:space="preserve">, per niveau gescheiden door een </w:t>
            </w:r>
            <w:proofErr w:type="spellStart"/>
            <w:r w:rsidR="00592CAF" w:rsidRPr="005905F3">
              <w:rPr>
                <w:i/>
              </w:rPr>
              <w:t>underscore</w:t>
            </w:r>
            <w:proofErr w:type="spellEnd"/>
            <w:r w:rsidR="00592CAF" w:rsidRPr="005905F3">
              <w:rPr>
                <w:i/>
              </w:rPr>
              <w:t xml:space="preserve">: </w:t>
            </w:r>
            <w:r w:rsidR="00592CAF" w:rsidRPr="005905F3">
              <w:t>“_”</w:t>
            </w:r>
          </w:p>
        </w:tc>
      </w:tr>
      <w:tr w:rsidR="005905F3" w:rsidRPr="005905F3" w14:paraId="0084DD49" w14:textId="77777777" w:rsidTr="009E226E">
        <w:tc>
          <w:tcPr>
            <w:tcW w:w="1668" w:type="dxa"/>
          </w:tcPr>
          <w:p w14:paraId="0084DD47" w14:textId="77777777" w:rsidR="00592CAF" w:rsidRPr="005905F3" w:rsidRDefault="00592CAF" w:rsidP="009E226E">
            <w:pPr>
              <w:jc w:val="center"/>
            </w:pPr>
            <w:r w:rsidRPr="005905F3">
              <w:t>S</w:t>
            </w:r>
          </w:p>
        </w:tc>
        <w:tc>
          <w:tcPr>
            <w:tcW w:w="7260" w:type="dxa"/>
          </w:tcPr>
          <w:p w14:paraId="0084DD48" w14:textId="77777777" w:rsidR="00592CAF" w:rsidRPr="005905F3" w:rsidRDefault="00106D02" w:rsidP="00997566">
            <w:r w:rsidRPr="005905F3">
              <w:t>Koppelteken (‘liggend streepje’):</w:t>
            </w:r>
            <w:r w:rsidR="00592CAF" w:rsidRPr="005905F3">
              <w:rPr>
                <w:i/>
              </w:rPr>
              <w:t xml:space="preserve"> </w:t>
            </w:r>
            <w:r w:rsidR="00592CAF" w:rsidRPr="005905F3">
              <w:t xml:space="preserve">scheiding tussen </w:t>
            </w:r>
            <w:r w:rsidR="00997566" w:rsidRPr="005905F3">
              <w:t>(SUB)OBJECT</w:t>
            </w:r>
            <w:r w:rsidR="00592CAF" w:rsidRPr="005905F3">
              <w:t xml:space="preserve"> en </w:t>
            </w:r>
            <w:r w:rsidR="00997566" w:rsidRPr="005905F3">
              <w:t>BEWERKING</w:t>
            </w:r>
          </w:p>
        </w:tc>
      </w:tr>
      <w:tr w:rsidR="005905F3" w:rsidRPr="005905F3" w14:paraId="0084DD4C" w14:textId="77777777" w:rsidTr="009E226E">
        <w:tc>
          <w:tcPr>
            <w:tcW w:w="1668" w:type="dxa"/>
          </w:tcPr>
          <w:p w14:paraId="0084DD4A" w14:textId="77777777" w:rsidR="00592CAF" w:rsidRPr="005905F3" w:rsidRDefault="00592CAF" w:rsidP="009E226E">
            <w:pPr>
              <w:jc w:val="center"/>
            </w:pPr>
            <w:r w:rsidRPr="005905F3">
              <w:t>T</w:t>
            </w:r>
          </w:p>
        </w:tc>
        <w:tc>
          <w:tcPr>
            <w:tcW w:w="7260" w:type="dxa"/>
          </w:tcPr>
          <w:p w14:paraId="0084DD4B" w14:textId="77777777" w:rsidR="00592CAF" w:rsidRPr="005905F3" w:rsidRDefault="00997566" w:rsidP="00997566">
            <w:r w:rsidRPr="005905F3">
              <w:t>BEWERKING</w:t>
            </w:r>
            <w:r w:rsidR="00592CAF" w:rsidRPr="005905F3">
              <w:t xml:space="preserve"> (moet worden gezien als een kenmerk dat kan worden meegegeven aan een </w:t>
            </w:r>
            <w:r w:rsidRPr="005905F3">
              <w:t>(SUB</w:t>
            </w:r>
            <w:r w:rsidR="00B27358" w:rsidRPr="005905F3">
              <w:t>-</w:t>
            </w:r>
            <w:r w:rsidRPr="005905F3">
              <w:t>)OBJECT)</w:t>
            </w:r>
          </w:p>
        </w:tc>
      </w:tr>
      <w:tr w:rsidR="005905F3" w:rsidRPr="005905F3" w14:paraId="0084DD4F" w14:textId="77777777" w:rsidTr="009E226E">
        <w:tc>
          <w:tcPr>
            <w:tcW w:w="1668" w:type="dxa"/>
          </w:tcPr>
          <w:p w14:paraId="0084DD4D" w14:textId="77777777" w:rsidR="00592CAF" w:rsidRPr="005905F3" w:rsidRDefault="00592CAF" w:rsidP="009E226E">
            <w:pPr>
              <w:jc w:val="center"/>
            </w:pPr>
            <w:r w:rsidRPr="005905F3">
              <w:t>U</w:t>
            </w:r>
          </w:p>
        </w:tc>
        <w:tc>
          <w:tcPr>
            <w:tcW w:w="7260" w:type="dxa"/>
          </w:tcPr>
          <w:p w14:paraId="0084DD4E" w14:textId="77777777" w:rsidR="00592CAF" w:rsidRPr="005905F3" w:rsidRDefault="00592CAF" w:rsidP="00C9357C">
            <w:r w:rsidRPr="005905F3">
              <w:t>Koppelteken (‘liggend streepje’)</w:t>
            </w:r>
          </w:p>
        </w:tc>
      </w:tr>
      <w:tr w:rsidR="005905F3" w:rsidRPr="005905F3" w14:paraId="0084DD52" w14:textId="77777777" w:rsidTr="009E226E">
        <w:tc>
          <w:tcPr>
            <w:tcW w:w="1668" w:type="dxa"/>
          </w:tcPr>
          <w:p w14:paraId="0084DD50" w14:textId="77777777" w:rsidR="00592CAF" w:rsidRPr="00957EDF" w:rsidRDefault="00592CAF" w:rsidP="009E226E">
            <w:pPr>
              <w:jc w:val="center"/>
            </w:pPr>
            <w:r w:rsidRPr="00957EDF">
              <w:t>V</w:t>
            </w:r>
          </w:p>
        </w:tc>
        <w:tc>
          <w:tcPr>
            <w:tcW w:w="7260" w:type="dxa"/>
          </w:tcPr>
          <w:p w14:paraId="0084DD51" w14:textId="77777777" w:rsidR="00592CAF" w:rsidRPr="00957EDF" w:rsidRDefault="00997566" w:rsidP="00C9357C">
            <w:r w:rsidRPr="00957EDF">
              <w:t>ELEMENT</w:t>
            </w:r>
            <w:r w:rsidR="00216FC6" w:rsidRPr="00957EDF">
              <w:t xml:space="preserve"> (default waarde is G)</w:t>
            </w:r>
          </w:p>
        </w:tc>
      </w:tr>
      <w:tr w:rsidR="005905F3" w:rsidRPr="005905F3" w14:paraId="0084DD55" w14:textId="77777777" w:rsidTr="009E226E">
        <w:tc>
          <w:tcPr>
            <w:tcW w:w="1668" w:type="dxa"/>
          </w:tcPr>
          <w:p w14:paraId="0084DD53" w14:textId="77777777" w:rsidR="00997566" w:rsidRPr="005905F3" w:rsidRDefault="00997566" w:rsidP="009E226E">
            <w:pPr>
              <w:jc w:val="center"/>
            </w:pPr>
            <w:r w:rsidRPr="005905F3">
              <w:t>W</w:t>
            </w:r>
          </w:p>
        </w:tc>
        <w:tc>
          <w:tcPr>
            <w:tcW w:w="7260" w:type="dxa"/>
          </w:tcPr>
          <w:p w14:paraId="0084DD54" w14:textId="77777777" w:rsidR="00997566" w:rsidRPr="005905F3" w:rsidRDefault="00997566" w:rsidP="00C9357C">
            <w:r w:rsidRPr="005905F3">
              <w:t>Koppelteken (‘liggend streepje’)</w:t>
            </w:r>
          </w:p>
        </w:tc>
      </w:tr>
      <w:tr w:rsidR="00997566" w:rsidRPr="00B3179E" w14:paraId="0084DD58" w14:textId="77777777" w:rsidTr="009E226E">
        <w:tc>
          <w:tcPr>
            <w:tcW w:w="1668" w:type="dxa"/>
          </w:tcPr>
          <w:p w14:paraId="0084DD56" w14:textId="77777777" w:rsidR="00997566" w:rsidRPr="00B3179E" w:rsidRDefault="00997566" w:rsidP="009E226E">
            <w:pPr>
              <w:jc w:val="center"/>
            </w:pPr>
            <w:r w:rsidRPr="00B3179E">
              <w:t>X</w:t>
            </w:r>
          </w:p>
        </w:tc>
        <w:tc>
          <w:tcPr>
            <w:tcW w:w="7260" w:type="dxa"/>
          </w:tcPr>
          <w:p w14:paraId="0084DD57" w14:textId="77777777" w:rsidR="00997566" w:rsidRPr="00B3179E" w:rsidRDefault="00997566" w:rsidP="004B749F">
            <w:r w:rsidRPr="00B3179E">
              <w:t>SCHAAL</w:t>
            </w:r>
          </w:p>
        </w:tc>
      </w:tr>
      <w:tr w:rsidR="00997566" w:rsidRPr="00B3179E" w14:paraId="0084DD5B" w14:textId="77777777" w:rsidTr="009E226E">
        <w:tc>
          <w:tcPr>
            <w:tcW w:w="1668" w:type="dxa"/>
          </w:tcPr>
          <w:p w14:paraId="0084DD59" w14:textId="77777777" w:rsidR="00997566" w:rsidRPr="00B3179E" w:rsidRDefault="00997566" w:rsidP="009E226E">
            <w:pPr>
              <w:jc w:val="center"/>
            </w:pPr>
            <w:r w:rsidRPr="00B3179E">
              <w:t>Y</w:t>
            </w:r>
          </w:p>
        </w:tc>
        <w:tc>
          <w:tcPr>
            <w:tcW w:w="7260" w:type="dxa"/>
          </w:tcPr>
          <w:p w14:paraId="0084DD5A" w14:textId="77777777" w:rsidR="004B749F" w:rsidRPr="00CA1565" w:rsidRDefault="00997566" w:rsidP="00EC601D">
            <w:pPr>
              <w:rPr>
                <w:color w:val="C00000"/>
              </w:rPr>
            </w:pPr>
            <w:r w:rsidRPr="00B3179E">
              <w:t>ARCERING: namen van arceringenbibliotheken waarnaar wordt verwezen</w:t>
            </w:r>
            <w:r w:rsidR="003C6DBF" w:rsidRPr="00B3179E">
              <w:t xml:space="preserve">. </w:t>
            </w:r>
            <w:r w:rsidR="003C6DBF" w:rsidRPr="00BC2063">
              <w:t xml:space="preserve">De </w:t>
            </w:r>
            <w:r w:rsidR="00040361" w:rsidRPr="00BC2063">
              <w:t xml:space="preserve">namen van alle </w:t>
            </w:r>
            <w:r w:rsidR="003C6DBF" w:rsidRPr="00BC2063">
              <w:t xml:space="preserve">arceringen zijn opgenomen </w:t>
            </w:r>
            <w:r w:rsidR="003C6DBF" w:rsidRPr="004B749F">
              <w:rPr>
                <w:color w:val="000000" w:themeColor="text1"/>
              </w:rPr>
              <w:t xml:space="preserve">in </w:t>
            </w:r>
            <w:r w:rsidR="00040361" w:rsidRPr="004B749F">
              <w:rPr>
                <w:color w:val="000000" w:themeColor="text1"/>
              </w:rPr>
              <w:t>separate Excel file</w:t>
            </w:r>
            <w:r w:rsidR="00216FC6" w:rsidRPr="004B749F">
              <w:rPr>
                <w:color w:val="000000" w:themeColor="text1"/>
              </w:rPr>
              <w:t>s per HOOFDGROEP</w:t>
            </w:r>
            <w:r w:rsidR="00040361" w:rsidRPr="004B749F">
              <w:rPr>
                <w:color w:val="000000" w:themeColor="text1"/>
              </w:rPr>
              <w:t xml:space="preserve">; </w:t>
            </w:r>
            <w:r w:rsidR="0008021D" w:rsidRPr="004B749F">
              <w:rPr>
                <w:color w:val="000000" w:themeColor="text1"/>
              </w:rPr>
              <w:t>CAD</w:t>
            </w:r>
            <w:r w:rsidR="00040361" w:rsidRPr="004B749F">
              <w:rPr>
                <w:color w:val="000000" w:themeColor="text1"/>
              </w:rPr>
              <w:t>-files van de betreffende arceringen zijn opgenomen in corresponderende director</w:t>
            </w:r>
            <w:r w:rsidR="003A5BFB" w:rsidRPr="004B749F">
              <w:rPr>
                <w:color w:val="000000" w:themeColor="text1"/>
              </w:rPr>
              <w:t xml:space="preserve">ies voor </w:t>
            </w:r>
            <w:proofErr w:type="spellStart"/>
            <w:r w:rsidR="003A5BFB" w:rsidRPr="004B749F">
              <w:rPr>
                <w:color w:val="000000" w:themeColor="text1"/>
              </w:rPr>
              <w:t>AutoCad</w:t>
            </w:r>
            <w:proofErr w:type="spellEnd"/>
            <w:r w:rsidR="003A5BFB" w:rsidRPr="004B749F">
              <w:rPr>
                <w:color w:val="000000" w:themeColor="text1"/>
              </w:rPr>
              <w:t xml:space="preserve">-, respectievelijk </w:t>
            </w:r>
            <w:proofErr w:type="spellStart"/>
            <w:r w:rsidR="003A5BFB" w:rsidRPr="004B749F">
              <w:rPr>
                <w:color w:val="000000" w:themeColor="text1"/>
              </w:rPr>
              <w:t>MicroStation</w:t>
            </w:r>
            <w:proofErr w:type="spellEnd"/>
            <w:r w:rsidR="003A5BFB" w:rsidRPr="004B749F">
              <w:rPr>
                <w:color w:val="000000" w:themeColor="text1"/>
              </w:rPr>
              <w:t>-files</w:t>
            </w:r>
            <w:r w:rsidR="00040361" w:rsidRPr="004B749F">
              <w:rPr>
                <w:color w:val="000000" w:themeColor="text1"/>
              </w:rPr>
              <w:t>.</w:t>
            </w:r>
            <w:r w:rsidR="00A66299">
              <w:t xml:space="preserve"> </w:t>
            </w:r>
          </w:p>
        </w:tc>
      </w:tr>
      <w:tr w:rsidR="00997566" w:rsidRPr="00B3179E" w14:paraId="0084DD5E" w14:textId="77777777" w:rsidTr="009E226E">
        <w:tc>
          <w:tcPr>
            <w:tcW w:w="1668" w:type="dxa"/>
          </w:tcPr>
          <w:p w14:paraId="0084DD5C" w14:textId="77777777" w:rsidR="00997566" w:rsidRPr="00B3179E" w:rsidRDefault="00997566" w:rsidP="009E226E">
            <w:pPr>
              <w:jc w:val="center"/>
            </w:pPr>
            <w:r w:rsidRPr="00B3179E">
              <w:t>Z</w:t>
            </w:r>
          </w:p>
        </w:tc>
        <w:tc>
          <w:tcPr>
            <w:tcW w:w="7260" w:type="dxa"/>
          </w:tcPr>
          <w:p w14:paraId="0084DD5D" w14:textId="77777777" w:rsidR="00997566" w:rsidRPr="00B3179E" w:rsidRDefault="00997566" w:rsidP="00AA6CDB">
            <w:r w:rsidRPr="00B3179E">
              <w:t>SYMBOOL</w:t>
            </w:r>
            <w:r w:rsidR="003C6DBF" w:rsidRPr="00B3179E">
              <w:t xml:space="preserve">: namen van </w:t>
            </w:r>
            <w:r w:rsidR="005A540A">
              <w:t xml:space="preserve">(delen van) </w:t>
            </w:r>
            <w:r w:rsidR="003C6DBF" w:rsidRPr="00B3179E">
              <w:t xml:space="preserve">symbolenbibliotheken waarnaar wordt verwezen. </w:t>
            </w:r>
            <w:r w:rsidR="00040361" w:rsidRPr="00B3179E">
              <w:t xml:space="preserve">De </w:t>
            </w:r>
            <w:r w:rsidR="00040361" w:rsidRPr="00BC2063">
              <w:t xml:space="preserve">namen van alle symbolen zijn opgenomen in </w:t>
            </w:r>
            <w:r w:rsidR="00040361" w:rsidRPr="00050702">
              <w:t>separate Excel file</w:t>
            </w:r>
            <w:r w:rsidR="00AA6CDB" w:rsidRPr="00050702">
              <w:t>s per HOOFDGROEP</w:t>
            </w:r>
            <w:r w:rsidR="00040361" w:rsidRPr="00050702">
              <w:t>;</w:t>
            </w:r>
            <w:r w:rsidR="00040361" w:rsidRPr="00BC2063">
              <w:t xml:space="preserve"> </w:t>
            </w:r>
            <w:r w:rsidR="0008021D" w:rsidRPr="00BC2063">
              <w:t>CAD</w:t>
            </w:r>
            <w:r w:rsidR="00040361" w:rsidRPr="00BC2063">
              <w:t>-files van de betreffende symbolen zijn opgenomen in een corresponderende director</w:t>
            </w:r>
            <w:r w:rsidR="003A5BFB">
              <w:t xml:space="preserve">ies voor </w:t>
            </w:r>
            <w:proofErr w:type="spellStart"/>
            <w:r w:rsidR="003A5BFB">
              <w:t>AutoCad</w:t>
            </w:r>
            <w:proofErr w:type="spellEnd"/>
            <w:r w:rsidR="003A5BFB">
              <w:t xml:space="preserve">-, respectievelijk </w:t>
            </w:r>
            <w:proofErr w:type="spellStart"/>
            <w:r w:rsidR="003A5BFB">
              <w:t>MicroStation</w:t>
            </w:r>
            <w:proofErr w:type="spellEnd"/>
            <w:r w:rsidR="003A5BFB">
              <w:t>-files</w:t>
            </w:r>
            <w:r w:rsidR="003A5BFB" w:rsidRPr="00BC2063">
              <w:t>.</w:t>
            </w:r>
            <w:r w:rsidR="005A540A">
              <w:rPr>
                <w:color w:val="C00000"/>
              </w:rPr>
              <w:t xml:space="preserve"> </w:t>
            </w:r>
          </w:p>
        </w:tc>
      </w:tr>
      <w:tr w:rsidR="003C6DBF" w:rsidRPr="00B3179E" w14:paraId="0084DD61" w14:textId="77777777" w:rsidTr="009E226E">
        <w:tc>
          <w:tcPr>
            <w:tcW w:w="1668" w:type="dxa"/>
          </w:tcPr>
          <w:p w14:paraId="0084DD5F" w14:textId="77777777" w:rsidR="003C6DBF" w:rsidRPr="00B3179E" w:rsidRDefault="003C6DBF" w:rsidP="009E226E">
            <w:pPr>
              <w:jc w:val="center"/>
            </w:pPr>
            <w:r w:rsidRPr="00B3179E">
              <w:t>AA</w:t>
            </w:r>
          </w:p>
        </w:tc>
        <w:tc>
          <w:tcPr>
            <w:tcW w:w="7260" w:type="dxa"/>
          </w:tcPr>
          <w:p w14:paraId="0084DD60" w14:textId="77777777" w:rsidR="003C6DBF" w:rsidRPr="00B3179E" w:rsidRDefault="003C6DBF" w:rsidP="003C6DBF">
            <w:r w:rsidRPr="00B3179E">
              <w:t>Laagnaam, opgebouwd door het in een reeks plaatsen van de inhoud van de kolommen B t/m X</w:t>
            </w:r>
          </w:p>
        </w:tc>
      </w:tr>
      <w:tr w:rsidR="003C6DBF" w:rsidRPr="00C86697" w14:paraId="0084DD64" w14:textId="77777777" w:rsidTr="009E226E">
        <w:tc>
          <w:tcPr>
            <w:tcW w:w="1668" w:type="dxa"/>
          </w:tcPr>
          <w:p w14:paraId="0084DD62" w14:textId="77777777" w:rsidR="003C6DBF" w:rsidRPr="00C86697" w:rsidRDefault="003C6DBF" w:rsidP="00AA6CDB">
            <w:pPr>
              <w:jc w:val="center"/>
              <w:rPr>
                <w:color w:val="000000" w:themeColor="text1"/>
              </w:rPr>
            </w:pPr>
            <w:r w:rsidRPr="00C86697">
              <w:rPr>
                <w:color w:val="000000" w:themeColor="text1"/>
              </w:rPr>
              <w:t>AB t/m A</w:t>
            </w:r>
            <w:r w:rsidR="00AA6CDB" w:rsidRPr="00C86697">
              <w:rPr>
                <w:color w:val="000000" w:themeColor="text1"/>
              </w:rPr>
              <w:t>H</w:t>
            </w:r>
          </w:p>
        </w:tc>
        <w:tc>
          <w:tcPr>
            <w:tcW w:w="7260" w:type="dxa"/>
          </w:tcPr>
          <w:p w14:paraId="0084DD63" w14:textId="77777777" w:rsidR="003C6DBF" w:rsidRPr="00C86697" w:rsidRDefault="003C6DBF" w:rsidP="00AA6CDB">
            <w:pPr>
              <w:rPr>
                <w:color w:val="000000" w:themeColor="text1"/>
              </w:rPr>
            </w:pPr>
            <w:r w:rsidRPr="00C86697">
              <w:rPr>
                <w:color w:val="000000" w:themeColor="text1"/>
              </w:rPr>
              <w:t>Specificatie van laag</w:t>
            </w:r>
            <w:r w:rsidR="00AA6CDB" w:rsidRPr="00C86697">
              <w:rPr>
                <w:color w:val="000000" w:themeColor="text1"/>
              </w:rPr>
              <w:t>eigenschappen voor de STATUS B (</w:t>
            </w:r>
            <w:r w:rsidRPr="00C86697">
              <w:rPr>
                <w:color w:val="000000" w:themeColor="text1"/>
              </w:rPr>
              <w:t>Bestaand werk</w:t>
            </w:r>
            <w:r w:rsidR="00AA6CDB" w:rsidRPr="00C86697">
              <w:rPr>
                <w:color w:val="000000" w:themeColor="text1"/>
              </w:rPr>
              <w:t xml:space="preserve">): </w:t>
            </w:r>
            <w:proofErr w:type="spellStart"/>
            <w:r w:rsidR="00AA6CDB" w:rsidRPr="00C86697">
              <w:rPr>
                <w:color w:val="000000" w:themeColor="text1"/>
              </w:rPr>
              <w:t>lineweight</w:t>
            </w:r>
            <w:proofErr w:type="spellEnd"/>
            <w:r w:rsidR="00AA6CDB" w:rsidRPr="00C86697">
              <w:rPr>
                <w:color w:val="000000" w:themeColor="text1"/>
              </w:rPr>
              <w:t xml:space="preserve"> (lijndikte), </w:t>
            </w:r>
            <w:proofErr w:type="spellStart"/>
            <w:r w:rsidR="00AA6CDB" w:rsidRPr="00C86697">
              <w:rPr>
                <w:color w:val="000000" w:themeColor="text1"/>
              </w:rPr>
              <w:t>color</w:t>
            </w:r>
            <w:proofErr w:type="spellEnd"/>
            <w:r w:rsidR="00AA6CDB" w:rsidRPr="00C86697">
              <w:rPr>
                <w:color w:val="000000" w:themeColor="text1"/>
              </w:rPr>
              <w:t xml:space="preserve"> (lijnkleur), </w:t>
            </w:r>
            <w:proofErr w:type="spellStart"/>
            <w:r w:rsidR="00AA6CDB" w:rsidRPr="00C86697">
              <w:rPr>
                <w:color w:val="000000" w:themeColor="text1"/>
              </w:rPr>
              <w:t>color</w:t>
            </w:r>
            <w:proofErr w:type="spellEnd"/>
            <w:r w:rsidR="00AA6CDB" w:rsidRPr="00C86697">
              <w:rPr>
                <w:color w:val="000000" w:themeColor="text1"/>
              </w:rPr>
              <w:t xml:space="preserve"> A (kleur arcering), </w:t>
            </w:r>
            <w:proofErr w:type="spellStart"/>
            <w:r w:rsidR="00AA6CDB" w:rsidRPr="00C86697">
              <w:rPr>
                <w:color w:val="000000" w:themeColor="text1"/>
              </w:rPr>
              <w:t>color</w:t>
            </w:r>
            <w:proofErr w:type="spellEnd"/>
            <w:r w:rsidR="00AA6CDB" w:rsidRPr="00C86697">
              <w:rPr>
                <w:color w:val="000000" w:themeColor="text1"/>
              </w:rPr>
              <w:t xml:space="preserve"> GD (kleur geometrie in doorsnede), </w:t>
            </w:r>
            <w:proofErr w:type="spellStart"/>
            <w:r w:rsidR="00AA6CDB" w:rsidRPr="00C86697">
              <w:rPr>
                <w:color w:val="000000" w:themeColor="text1"/>
              </w:rPr>
              <w:t>color</w:t>
            </w:r>
            <w:proofErr w:type="spellEnd"/>
            <w:r w:rsidR="00AA6CDB" w:rsidRPr="00C86697">
              <w:rPr>
                <w:color w:val="000000" w:themeColor="text1"/>
              </w:rPr>
              <w:t xml:space="preserve"> GN (kleur geometrie niet zichtbaar), </w:t>
            </w:r>
            <w:proofErr w:type="spellStart"/>
            <w:r w:rsidR="00AA6CDB" w:rsidRPr="00C86697">
              <w:rPr>
                <w:color w:val="000000" w:themeColor="text1"/>
              </w:rPr>
              <w:t>color</w:t>
            </w:r>
            <w:proofErr w:type="spellEnd"/>
            <w:r w:rsidR="00AA6CDB" w:rsidRPr="00C86697">
              <w:rPr>
                <w:color w:val="000000" w:themeColor="text1"/>
              </w:rPr>
              <w:t xml:space="preserve"> V (kleur vlakvulling), </w:t>
            </w:r>
            <w:proofErr w:type="spellStart"/>
            <w:r w:rsidR="00AA6CDB" w:rsidRPr="00C86697">
              <w:rPr>
                <w:color w:val="000000" w:themeColor="text1"/>
              </w:rPr>
              <w:t>linetype</w:t>
            </w:r>
            <w:proofErr w:type="spellEnd"/>
            <w:r w:rsidR="00AA6CDB" w:rsidRPr="00C86697">
              <w:rPr>
                <w:color w:val="000000" w:themeColor="text1"/>
              </w:rPr>
              <w:t xml:space="preserve"> (lijntype)</w:t>
            </w:r>
          </w:p>
        </w:tc>
      </w:tr>
      <w:tr w:rsidR="003C6DBF" w:rsidRPr="00C86697" w14:paraId="0084DD67" w14:textId="77777777" w:rsidTr="009E226E">
        <w:tc>
          <w:tcPr>
            <w:tcW w:w="1668" w:type="dxa"/>
          </w:tcPr>
          <w:p w14:paraId="0084DD65" w14:textId="77777777" w:rsidR="003C6DBF" w:rsidRPr="00C86697" w:rsidRDefault="003C6DBF" w:rsidP="00C86697">
            <w:pPr>
              <w:jc w:val="center"/>
              <w:rPr>
                <w:color w:val="000000" w:themeColor="text1"/>
              </w:rPr>
            </w:pPr>
            <w:r w:rsidRPr="00C86697">
              <w:rPr>
                <w:color w:val="000000" w:themeColor="text1"/>
              </w:rPr>
              <w:t>A</w:t>
            </w:r>
            <w:r w:rsidR="00C86697" w:rsidRPr="00C86697">
              <w:rPr>
                <w:color w:val="000000" w:themeColor="text1"/>
              </w:rPr>
              <w:t>I</w:t>
            </w:r>
            <w:r w:rsidRPr="00C86697">
              <w:rPr>
                <w:color w:val="000000" w:themeColor="text1"/>
              </w:rPr>
              <w:t xml:space="preserve"> t/m A</w:t>
            </w:r>
            <w:r w:rsidR="00E6207B" w:rsidRPr="00C86697">
              <w:rPr>
                <w:color w:val="000000" w:themeColor="text1"/>
              </w:rPr>
              <w:t>O</w:t>
            </w:r>
          </w:p>
        </w:tc>
        <w:tc>
          <w:tcPr>
            <w:tcW w:w="7260" w:type="dxa"/>
          </w:tcPr>
          <w:p w14:paraId="0084DD66" w14:textId="77777777" w:rsidR="003C6DBF" w:rsidRPr="00C86697" w:rsidRDefault="003C6DBF" w:rsidP="00E6207B">
            <w:pPr>
              <w:rPr>
                <w:color w:val="000000" w:themeColor="text1"/>
              </w:rPr>
            </w:pPr>
            <w:r w:rsidRPr="00C86697">
              <w:rPr>
                <w:color w:val="000000" w:themeColor="text1"/>
              </w:rPr>
              <w:t xml:space="preserve">Specificatie van laageigenschappen voor de STATUS N </w:t>
            </w:r>
            <w:r w:rsidR="00E6207B" w:rsidRPr="00C86697">
              <w:rPr>
                <w:color w:val="000000" w:themeColor="text1"/>
              </w:rPr>
              <w:t>(</w:t>
            </w:r>
            <w:r w:rsidRPr="00C86697">
              <w:rPr>
                <w:color w:val="000000" w:themeColor="text1"/>
              </w:rPr>
              <w:t>Nieuw werk</w:t>
            </w:r>
            <w:r w:rsidR="00E6207B" w:rsidRPr="00C86697">
              <w:rPr>
                <w:color w:val="000000" w:themeColor="text1"/>
              </w:rPr>
              <w:t>):</w:t>
            </w:r>
            <w:r w:rsidRPr="00C86697">
              <w:rPr>
                <w:color w:val="000000" w:themeColor="text1"/>
              </w:rPr>
              <w:t xml:space="preserve"> </w:t>
            </w:r>
            <w:proofErr w:type="spellStart"/>
            <w:r w:rsidR="00E6207B" w:rsidRPr="00C86697">
              <w:rPr>
                <w:color w:val="000000" w:themeColor="text1"/>
              </w:rPr>
              <w:t>lineweight</w:t>
            </w:r>
            <w:proofErr w:type="spellEnd"/>
            <w:r w:rsidR="00E6207B" w:rsidRPr="00C86697">
              <w:rPr>
                <w:color w:val="000000" w:themeColor="text1"/>
              </w:rPr>
              <w:t xml:space="preserve"> (lijndikte), </w:t>
            </w:r>
            <w:proofErr w:type="spellStart"/>
            <w:r w:rsidR="00E6207B" w:rsidRPr="00C86697">
              <w:rPr>
                <w:color w:val="000000" w:themeColor="text1"/>
              </w:rPr>
              <w:t>color</w:t>
            </w:r>
            <w:proofErr w:type="spellEnd"/>
            <w:r w:rsidR="00E6207B" w:rsidRPr="00C86697">
              <w:rPr>
                <w:color w:val="000000" w:themeColor="text1"/>
              </w:rPr>
              <w:t xml:space="preserve"> (lijnkleur), </w:t>
            </w:r>
            <w:proofErr w:type="spellStart"/>
            <w:r w:rsidR="00E6207B" w:rsidRPr="00C86697">
              <w:rPr>
                <w:color w:val="000000" w:themeColor="text1"/>
              </w:rPr>
              <w:t>color</w:t>
            </w:r>
            <w:proofErr w:type="spellEnd"/>
            <w:r w:rsidR="00E6207B" w:rsidRPr="00C86697">
              <w:rPr>
                <w:color w:val="000000" w:themeColor="text1"/>
              </w:rPr>
              <w:t xml:space="preserve"> A (kleur arcering), </w:t>
            </w:r>
            <w:proofErr w:type="spellStart"/>
            <w:r w:rsidR="00E6207B" w:rsidRPr="00C86697">
              <w:rPr>
                <w:color w:val="000000" w:themeColor="text1"/>
              </w:rPr>
              <w:t>color</w:t>
            </w:r>
            <w:proofErr w:type="spellEnd"/>
            <w:r w:rsidR="00E6207B" w:rsidRPr="00C86697">
              <w:rPr>
                <w:color w:val="000000" w:themeColor="text1"/>
              </w:rPr>
              <w:t xml:space="preserve"> GD (kleur geometrie in doorsnede), </w:t>
            </w:r>
            <w:proofErr w:type="spellStart"/>
            <w:r w:rsidR="00E6207B" w:rsidRPr="00C86697">
              <w:rPr>
                <w:color w:val="000000" w:themeColor="text1"/>
              </w:rPr>
              <w:t>color</w:t>
            </w:r>
            <w:proofErr w:type="spellEnd"/>
            <w:r w:rsidR="00E6207B" w:rsidRPr="00C86697">
              <w:rPr>
                <w:color w:val="000000" w:themeColor="text1"/>
              </w:rPr>
              <w:t xml:space="preserve"> GN (kleur geometrie niet zichtbaar), </w:t>
            </w:r>
            <w:proofErr w:type="spellStart"/>
            <w:r w:rsidR="00E6207B" w:rsidRPr="00C86697">
              <w:rPr>
                <w:color w:val="000000" w:themeColor="text1"/>
              </w:rPr>
              <w:t>color</w:t>
            </w:r>
            <w:proofErr w:type="spellEnd"/>
            <w:r w:rsidR="00E6207B" w:rsidRPr="00C86697">
              <w:rPr>
                <w:color w:val="000000" w:themeColor="text1"/>
              </w:rPr>
              <w:t xml:space="preserve"> V (kleur vlakvulling), </w:t>
            </w:r>
            <w:proofErr w:type="spellStart"/>
            <w:r w:rsidR="00E6207B" w:rsidRPr="00C86697">
              <w:rPr>
                <w:color w:val="000000" w:themeColor="text1"/>
              </w:rPr>
              <w:t>linetype</w:t>
            </w:r>
            <w:proofErr w:type="spellEnd"/>
            <w:r w:rsidR="00E6207B" w:rsidRPr="00C86697">
              <w:rPr>
                <w:color w:val="000000" w:themeColor="text1"/>
              </w:rPr>
              <w:t xml:space="preserve"> (lijntype)</w:t>
            </w:r>
          </w:p>
        </w:tc>
      </w:tr>
      <w:tr w:rsidR="003C6DBF" w:rsidRPr="00C86697" w14:paraId="0084DD6A" w14:textId="77777777" w:rsidTr="009E226E">
        <w:tc>
          <w:tcPr>
            <w:tcW w:w="1668" w:type="dxa"/>
          </w:tcPr>
          <w:p w14:paraId="0084DD68" w14:textId="77777777" w:rsidR="003C6DBF" w:rsidRPr="00C86697" w:rsidRDefault="003C6DBF" w:rsidP="00E6207B">
            <w:pPr>
              <w:jc w:val="center"/>
              <w:rPr>
                <w:color w:val="000000" w:themeColor="text1"/>
              </w:rPr>
            </w:pPr>
            <w:r w:rsidRPr="00C86697">
              <w:rPr>
                <w:color w:val="000000" w:themeColor="text1"/>
              </w:rPr>
              <w:t>A</w:t>
            </w:r>
            <w:r w:rsidR="00E6207B" w:rsidRPr="00C86697">
              <w:rPr>
                <w:color w:val="000000" w:themeColor="text1"/>
              </w:rPr>
              <w:t>P</w:t>
            </w:r>
            <w:r w:rsidRPr="00C86697">
              <w:rPr>
                <w:color w:val="000000" w:themeColor="text1"/>
              </w:rPr>
              <w:t xml:space="preserve"> t/m A</w:t>
            </w:r>
            <w:r w:rsidR="00E6207B" w:rsidRPr="00C86697">
              <w:rPr>
                <w:color w:val="000000" w:themeColor="text1"/>
              </w:rPr>
              <w:t>V</w:t>
            </w:r>
          </w:p>
        </w:tc>
        <w:tc>
          <w:tcPr>
            <w:tcW w:w="7260" w:type="dxa"/>
          </w:tcPr>
          <w:p w14:paraId="0084DD69" w14:textId="77777777" w:rsidR="003C6DBF" w:rsidRPr="00C86697" w:rsidRDefault="003C6DBF" w:rsidP="00E6207B">
            <w:pPr>
              <w:rPr>
                <w:color w:val="000000" w:themeColor="text1"/>
              </w:rPr>
            </w:pPr>
            <w:r w:rsidRPr="00C86697">
              <w:rPr>
                <w:color w:val="000000" w:themeColor="text1"/>
              </w:rPr>
              <w:t xml:space="preserve">Specificatie van laageigenschappen voor de STATUS V </w:t>
            </w:r>
            <w:r w:rsidR="00E6207B" w:rsidRPr="00C86697">
              <w:rPr>
                <w:color w:val="000000" w:themeColor="text1"/>
              </w:rPr>
              <w:t>(</w:t>
            </w:r>
            <w:r w:rsidRPr="00C86697">
              <w:rPr>
                <w:color w:val="000000" w:themeColor="text1"/>
              </w:rPr>
              <w:t>Vervallen werk</w:t>
            </w:r>
            <w:r w:rsidR="00E6207B" w:rsidRPr="00C86697">
              <w:rPr>
                <w:color w:val="000000" w:themeColor="text1"/>
              </w:rPr>
              <w:t>):</w:t>
            </w:r>
            <w:r w:rsidRPr="00C86697">
              <w:rPr>
                <w:color w:val="000000" w:themeColor="text1"/>
              </w:rPr>
              <w:t xml:space="preserve"> </w:t>
            </w:r>
            <w:proofErr w:type="spellStart"/>
            <w:r w:rsidR="00E6207B" w:rsidRPr="00C86697">
              <w:rPr>
                <w:color w:val="000000" w:themeColor="text1"/>
              </w:rPr>
              <w:t>lineweight</w:t>
            </w:r>
            <w:proofErr w:type="spellEnd"/>
            <w:r w:rsidR="00E6207B" w:rsidRPr="00C86697">
              <w:rPr>
                <w:color w:val="000000" w:themeColor="text1"/>
              </w:rPr>
              <w:t xml:space="preserve"> (lijndikte), </w:t>
            </w:r>
            <w:proofErr w:type="spellStart"/>
            <w:r w:rsidR="00E6207B" w:rsidRPr="00C86697">
              <w:rPr>
                <w:color w:val="000000" w:themeColor="text1"/>
              </w:rPr>
              <w:t>color</w:t>
            </w:r>
            <w:proofErr w:type="spellEnd"/>
            <w:r w:rsidR="00E6207B" w:rsidRPr="00C86697">
              <w:rPr>
                <w:color w:val="000000" w:themeColor="text1"/>
              </w:rPr>
              <w:t xml:space="preserve"> (lijnkleur), </w:t>
            </w:r>
            <w:proofErr w:type="spellStart"/>
            <w:r w:rsidR="00E6207B" w:rsidRPr="00C86697">
              <w:rPr>
                <w:color w:val="000000" w:themeColor="text1"/>
              </w:rPr>
              <w:t>color</w:t>
            </w:r>
            <w:proofErr w:type="spellEnd"/>
            <w:r w:rsidR="00E6207B" w:rsidRPr="00C86697">
              <w:rPr>
                <w:color w:val="000000" w:themeColor="text1"/>
              </w:rPr>
              <w:t xml:space="preserve"> A (kleur arcering), </w:t>
            </w:r>
            <w:proofErr w:type="spellStart"/>
            <w:r w:rsidR="00E6207B" w:rsidRPr="00C86697">
              <w:rPr>
                <w:color w:val="000000" w:themeColor="text1"/>
              </w:rPr>
              <w:t>color</w:t>
            </w:r>
            <w:proofErr w:type="spellEnd"/>
            <w:r w:rsidR="00E6207B" w:rsidRPr="00C86697">
              <w:rPr>
                <w:color w:val="000000" w:themeColor="text1"/>
              </w:rPr>
              <w:t xml:space="preserve"> GD (kleur geometrie in doorsnede), </w:t>
            </w:r>
            <w:proofErr w:type="spellStart"/>
            <w:r w:rsidR="00E6207B" w:rsidRPr="00C86697">
              <w:rPr>
                <w:color w:val="000000" w:themeColor="text1"/>
              </w:rPr>
              <w:t>color</w:t>
            </w:r>
            <w:proofErr w:type="spellEnd"/>
            <w:r w:rsidR="00E6207B" w:rsidRPr="00C86697">
              <w:rPr>
                <w:color w:val="000000" w:themeColor="text1"/>
              </w:rPr>
              <w:t xml:space="preserve"> GN (kleur geometrie niet zichtbaar), </w:t>
            </w:r>
            <w:proofErr w:type="spellStart"/>
            <w:r w:rsidR="00E6207B" w:rsidRPr="00C86697">
              <w:rPr>
                <w:color w:val="000000" w:themeColor="text1"/>
              </w:rPr>
              <w:t>color</w:t>
            </w:r>
            <w:proofErr w:type="spellEnd"/>
            <w:r w:rsidR="00E6207B" w:rsidRPr="00C86697">
              <w:rPr>
                <w:color w:val="000000" w:themeColor="text1"/>
              </w:rPr>
              <w:t xml:space="preserve"> V (kleur vlakvulling), </w:t>
            </w:r>
            <w:proofErr w:type="spellStart"/>
            <w:r w:rsidR="00E6207B" w:rsidRPr="00C86697">
              <w:rPr>
                <w:color w:val="000000" w:themeColor="text1"/>
              </w:rPr>
              <w:t>linetype</w:t>
            </w:r>
            <w:proofErr w:type="spellEnd"/>
            <w:r w:rsidR="00E6207B" w:rsidRPr="00C86697">
              <w:rPr>
                <w:color w:val="000000" w:themeColor="text1"/>
              </w:rPr>
              <w:t xml:space="preserve"> (lijntype)</w:t>
            </w:r>
          </w:p>
        </w:tc>
      </w:tr>
      <w:tr w:rsidR="003C6DBF" w:rsidRPr="00C86697" w14:paraId="0084DD6D" w14:textId="77777777" w:rsidTr="009E226E">
        <w:tc>
          <w:tcPr>
            <w:tcW w:w="1668" w:type="dxa"/>
          </w:tcPr>
          <w:p w14:paraId="0084DD6B" w14:textId="77777777" w:rsidR="003C6DBF" w:rsidRPr="00C86697" w:rsidRDefault="003C6DBF" w:rsidP="00E6207B">
            <w:pPr>
              <w:jc w:val="center"/>
              <w:rPr>
                <w:color w:val="000000" w:themeColor="text1"/>
              </w:rPr>
            </w:pPr>
            <w:r w:rsidRPr="00C86697">
              <w:rPr>
                <w:color w:val="000000" w:themeColor="text1"/>
              </w:rPr>
              <w:t>A</w:t>
            </w:r>
            <w:r w:rsidR="00E6207B" w:rsidRPr="00C86697">
              <w:rPr>
                <w:color w:val="000000" w:themeColor="text1"/>
              </w:rPr>
              <w:t>W</w:t>
            </w:r>
            <w:r w:rsidRPr="00C86697">
              <w:rPr>
                <w:color w:val="000000" w:themeColor="text1"/>
              </w:rPr>
              <w:t xml:space="preserve"> t/m </w:t>
            </w:r>
            <w:r w:rsidR="00E6207B" w:rsidRPr="00C86697">
              <w:rPr>
                <w:color w:val="000000" w:themeColor="text1"/>
              </w:rPr>
              <w:t>BC</w:t>
            </w:r>
          </w:p>
        </w:tc>
        <w:tc>
          <w:tcPr>
            <w:tcW w:w="7260" w:type="dxa"/>
          </w:tcPr>
          <w:p w14:paraId="0084DD6C" w14:textId="77777777" w:rsidR="003C6DBF" w:rsidRPr="00C86697" w:rsidRDefault="003C6DBF" w:rsidP="00E6207B">
            <w:pPr>
              <w:rPr>
                <w:color w:val="000000" w:themeColor="text1"/>
              </w:rPr>
            </w:pPr>
            <w:r w:rsidRPr="00C86697">
              <w:rPr>
                <w:color w:val="000000" w:themeColor="text1"/>
              </w:rPr>
              <w:t>Specificatie van laageigenschappen voor de STATUS T</w:t>
            </w:r>
            <w:r w:rsidR="00E6207B" w:rsidRPr="00C86697">
              <w:rPr>
                <w:color w:val="000000" w:themeColor="text1"/>
              </w:rPr>
              <w:t xml:space="preserve"> (</w:t>
            </w:r>
            <w:r w:rsidRPr="00C86697">
              <w:rPr>
                <w:color w:val="000000" w:themeColor="text1"/>
              </w:rPr>
              <w:t>Tijdelijk werk</w:t>
            </w:r>
            <w:r w:rsidR="00E6207B" w:rsidRPr="00C86697">
              <w:rPr>
                <w:color w:val="000000" w:themeColor="text1"/>
              </w:rPr>
              <w:t xml:space="preserve">): </w:t>
            </w:r>
            <w:r w:rsidRPr="00C86697">
              <w:rPr>
                <w:color w:val="000000" w:themeColor="text1"/>
              </w:rPr>
              <w:t xml:space="preserve"> </w:t>
            </w:r>
            <w:proofErr w:type="spellStart"/>
            <w:r w:rsidR="00E6207B" w:rsidRPr="00C86697">
              <w:rPr>
                <w:color w:val="000000" w:themeColor="text1"/>
              </w:rPr>
              <w:t>lineweight</w:t>
            </w:r>
            <w:proofErr w:type="spellEnd"/>
            <w:r w:rsidR="00E6207B" w:rsidRPr="00C86697">
              <w:rPr>
                <w:color w:val="000000" w:themeColor="text1"/>
              </w:rPr>
              <w:t xml:space="preserve"> (lijndikte), </w:t>
            </w:r>
            <w:proofErr w:type="spellStart"/>
            <w:r w:rsidR="00E6207B" w:rsidRPr="00C86697">
              <w:rPr>
                <w:color w:val="000000" w:themeColor="text1"/>
              </w:rPr>
              <w:t>color</w:t>
            </w:r>
            <w:proofErr w:type="spellEnd"/>
            <w:r w:rsidR="00E6207B" w:rsidRPr="00C86697">
              <w:rPr>
                <w:color w:val="000000" w:themeColor="text1"/>
              </w:rPr>
              <w:t xml:space="preserve"> (lijnkleur), </w:t>
            </w:r>
            <w:proofErr w:type="spellStart"/>
            <w:r w:rsidR="00E6207B" w:rsidRPr="00C86697">
              <w:rPr>
                <w:color w:val="000000" w:themeColor="text1"/>
              </w:rPr>
              <w:t>color</w:t>
            </w:r>
            <w:proofErr w:type="spellEnd"/>
            <w:r w:rsidR="00E6207B" w:rsidRPr="00C86697">
              <w:rPr>
                <w:color w:val="000000" w:themeColor="text1"/>
              </w:rPr>
              <w:t xml:space="preserve"> A (kleur arcering), </w:t>
            </w:r>
            <w:proofErr w:type="spellStart"/>
            <w:r w:rsidR="00E6207B" w:rsidRPr="00C86697">
              <w:rPr>
                <w:color w:val="000000" w:themeColor="text1"/>
              </w:rPr>
              <w:t>color</w:t>
            </w:r>
            <w:proofErr w:type="spellEnd"/>
            <w:r w:rsidR="00E6207B" w:rsidRPr="00C86697">
              <w:rPr>
                <w:color w:val="000000" w:themeColor="text1"/>
              </w:rPr>
              <w:t xml:space="preserve"> GD (kleur geometrie in </w:t>
            </w:r>
            <w:r w:rsidR="00E6207B" w:rsidRPr="00C86697">
              <w:rPr>
                <w:color w:val="000000" w:themeColor="text1"/>
              </w:rPr>
              <w:lastRenderedPageBreak/>
              <w:t xml:space="preserve">doorsnede), </w:t>
            </w:r>
            <w:proofErr w:type="spellStart"/>
            <w:r w:rsidR="00E6207B" w:rsidRPr="00C86697">
              <w:rPr>
                <w:color w:val="000000" w:themeColor="text1"/>
              </w:rPr>
              <w:t>color</w:t>
            </w:r>
            <w:proofErr w:type="spellEnd"/>
            <w:r w:rsidR="00E6207B" w:rsidRPr="00C86697">
              <w:rPr>
                <w:color w:val="000000" w:themeColor="text1"/>
              </w:rPr>
              <w:t xml:space="preserve"> GN (kleur geometrie niet zichtbaar), </w:t>
            </w:r>
            <w:proofErr w:type="spellStart"/>
            <w:r w:rsidR="00E6207B" w:rsidRPr="00C86697">
              <w:rPr>
                <w:color w:val="000000" w:themeColor="text1"/>
              </w:rPr>
              <w:t>color</w:t>
            </w:r>
            <w:proofErr w:type="spellEnd"/>
            <w:r w:rsidR="00E6207B" w:rsidRPr="00C86697">
              <w:rPr>
                <w:color w:val="000000" w:themeColor="text1"/>
              </w:rPr>
              <w:t xml:space="preserve"> V (kleur vlakvulling), </w:t>
            </w:r>
            <w:proofErr w:type="spellStart"/>
            <w:r w:rsidR="00E6207B" w:rsidRPr="00C86697">
              <w:rPr>
                <w:color w:val="000000" w:themeColor="text1"/>
              </w:rPr>
              <w:t>linetype</w:t>
            </w:r>
            <w:proofErr w:type="spellEnd"/>
            <w:r w:rsidR="00E6207B" w:rsidRPr="00C86697">
              <w:rPr>
                <w:color w:val="000000" w:themeColor="text1"/>
              </w:rPr>
              <w:t xml:space="preserve"> (lijntype)</w:t>
            </w:r>
          </w:p>
        </w:tc>
      </w:tr>
      <w:tr w:rsidR="007C7067" w:rsidRPr="007C7067" w14:paraId="0084DD70" w14:textId="77777777" w:rsidTr="009E226E">
        <w:tc>
          <w:tcPr>
            <w:tcW w:w="1668" w:type="dxa"/>
          </w:tcPr>
          <w:p w14:paraId="0084DD6E" w14:textId="77777777" w:rsidR="003C6DBF" w:rsidRPr="007C7067" w:rsidRDefault="00E6207B" w:rsidP="009E226E">
            <w:pPr>
              <w:jc w:val="center"/>
            </w:pPr>
            <w:r w:rsidRPr="007C7067">
              <w:lastRenderedPageBreak/>
              <w:t>BD</w:t>
            </w:r>
          </w:p>
        </w:tc>
        <w:tc>
          <w:tcPr>
            <w:tcW w:w="7260" w:type="dxa"/>
          </w:tcPr>
          <w:p w14:paraId="0084DD6F" w14:textId="77777777" w:rsidR="003C6DBF" w:rsidRPr="007C7067" w:rsidRDefault="006D36B5" w:rsidP="00C86697">
            <w:r w:rsidRPr="007C7067">
              <w:t xml:space="preserve">“VERKLARING KORT”: lettercombinatie van maximaal 5 karakters (hoofdletters). Deze letters worden in (presentatie-)tekeningen in het bijbehorende kleur- of arceringsvlak geplaatst en zijn bedoeld om de tekening </w:t>
            </w:r>
            <w:proofErr w:type="spellStart"/>
            <w:r w:rsidRPr="007C7067">
              <w:t>interpreteerbaar</w:t>
            </w:r>
            <w:proofErr w:type="spellEnd"/>
            <w:r w:rsidRPr="007C7067">
              <w:t xml:space="preserve"> te maken voor mensen die kleurenblind zijn.</w:t>
            </w:r>
          </w:p>
        </w:tc>
      </w:tr>
      <w:tr w:rsidR="007C7067" w:rsidRPr="007C7067" w14:paraId="0084DD73" w14:textId="77777777" w:rsidTr="009E226E">
        <w:tc>
          <w:tcPr>
            <w:tcW w:w="1668" w:type="dxa"/>
          </w:tcPr>
          <w:p w14:paraId="0084DD71" w14:textId="77777777" w:rsidR="003C6DBF" w:rsidRPr="007C7067" w:rsidRDefault="00E6207B" w:rsidP="009E226E">
            <w:pPr>
              <w:jc w:val="center"/>
            </w:pPr>
            <w:r w:rsidRPr="007C7067">
              <w:t>BE</w:t>
            </w:r>
          </w:p>
        </w:tc>
        <w:tc>
          <w:tcPr>
            <w:tcW w:w="7260" w:type="dxa"/>
          </w:tcPr>
          <w:p w14:paraId="0084DD72" w14:textId="77777777" w:rsidR="003C6DBF" w:rsidRPr="007C7067" w:rsidRDefault="006D36B5" w:rsidP="00C86697">
            <w:r w:rsidRPr="007C7067">
              <w:t xml:space="preserve">“VERKLARING LANG”: </w:t>
            </w:r>
            <w:r w:rsidR="001513DC" w:rsidRPr="007C7067">
              <w:t xml:space="preserve">hierin kunnen teksten worden opgenomen voor het automatisch genereren van verklaringen op tekeningen (renvooi). </w:t>
            </w:r>
          </w:p>
        </w:tc>
      </w:tr>
      <w:tr w:rsidR="00DF37E0" w:rsidRPr="00C86697" w14:paraId="0084DD76" w14:textId="77777777" w:rsidTr="009E226E">
        <w:tc>
          <w:tcPr>
            <w:tcW w:w="1668" w:type="dxa"/>
          </w:tcPr>
          <w:p w14:paraId="0084DD74" w14:textId="77777777" w:rsidR="00DF37E0" w:rsidRPr="00C86697" w:rsidRDefault="00E6207B" w:rsidP="003559A4">
            <w:pPr>
              <w:jc w:val="center"/>
              <w:rPr>
                <w:color w:val="000000" w:themeColor="text1"/>
              </w:rPr>
            </w:pPr>
            <w:r w:rsidRPr="00C86697">
              <w:rPr>
                <w:color w:val="000000" w:themeColor="text1"/>
              </w:rPr>
              <w:t>BF</w:t>
            </w:r>
          </w:p>
        </w:tc>
        <w:tc>
          <w:tcPr>
            <w:tcW w:w="7260" w:type="dxa"/>
          </w:tcPr>
          <w:p w14:paraId="0084DD75" w14:textId="77777777" w:rsidR="00DF37E0" w:rsidRPr="00C86697" w:rsidRDefault="00DF37E0" w:rsidP="00DF37E0">
            <w:pPr>
              <w:rPr>
                <w:color w:val="000000" w:themeColor="text1"/>
              </w:rPr>
            </w:pPr>
            <w:r w:rsidRPr="00C86697">
              <w:rPr>
                <w:color w:val="000000" w:themeColor="text1"/>
              </w:rPr>
              <w:t>Versieaanduiding per laagnaam. Hieraan kunnen gebruikers en CAD-leveranciers snel en eenvoudig herkennen welke laagnamen ten opzichte van de vorige, officieel gepubliceerde versie van de objectentabel zijn gewijzigd</w:t>
            </w:r>
          </w:p>
        </w:tc>
      </w:tr>
      <w:tr w:rsidR="003559A4" w:rsidRPr="00C86697" w14:paraId="0084DD79" w14:textId="77777777" w:rsidTr="009E226E">
        <w:tc>
          <w:tcPr>
            <w:tcW w:w="1668" w:type="dxa"/>
          </w:tcPr>
          <w:p w14:paraId="0084DD77" w14:textId="77777777" w:rsidR="003559A4" w:rsidRPr="00C86697" w:rsidRDefault="00E6207B" w:rsidP="003559A4">
            <w:pPr>
              <w:jc w:val="center"/>
              <w:rPr>
                <w:color w:val="000000" w:themeColor="text1"/>
              </w:rPr>
            </w:pPr>
            <w:r w:rsidRPr="00C86697">
              <w:rPr>
                <w:color w:val="000000" w:themeColor="text1"/>
              </w:rPr>
              <w:t>BG</w:t>
            </w:r>
          </w:p>
        </w:tc>
        <w:tc>
          <w:tcPr>
            <w:tcW w:w="7260" w:type="dxa"/>
          </w:tcPr>
          <w:p w14:paraId="0084DD78" w14:textId="77777777" w:rsidR="003559A4" w:rsidRPr="00C86697" w:rsidRDefault="003559A4" w:rsidP="00C86697">
            <w:pPr>
              <w:rPr>
                <w:color w:val="000000" w:themeColor="text1"/>
              </w:rPr>
            </w:pPr>
            <w:r w:rsidRPr="00C86697">
              <w:rPr>
                <w:color w:val="000000" w:themeColor="text1"/>
              </w:rPr>
              <w:t>Omschrijving van de wijziging</w:t>
            </w:r>
            <w:r w:rsidR="00E6207B" w:rsidRPr="00C86697">
              <w:rPr>
                <w:color w:val="000000" w:themeColor="text1"/>
              </w:rPr>
              <w:t xml:space="preserve"> ten opzichte van de voorgaande versie van de laag</w:t>
            </w:r>
            <w:r w:rsidR="00C86697">
              <w:rPr>
                <w:color w:val="000000" w:themeColor="text1"/>
              </w:rPr>
              <w:t>definitie</w:t>
            </w:r>
          </w:p>
        </w:tc>
      </w:tr>
      <w:tr w:rsidR="003A5BFB" w:rsidRPr="00C86697" w14:paraId="0084DD7C" w14:textId="77777777" w:rsidTr="009E226E">
        <w:tc>
          <w:tcPr>
            <w:tcW w:w="1668" w:type="dxa"/>
          </w:tcPr>
          <w:p w14:paraId="0084DD7A" w14:textId="77777777" w:rsidR="003A5BFB" w:rsidRPr="00C86697" w:rsidRDefault="00914CC4" w:rsidP="003559A4">
            <w:pPr>
              <w:jc w:val="center"/>
              <w:rPr>
                <w:color w:val="000000" w:themeColor="text1"/>
              </w:rPr>
            </w:pPr>
            <w:r w:rsidRPr="00C86697">
              <w:rPr>
                <w:color w:val="000000" w:themeColor="text1"/>
              </w:rPr>
              <w:t>BH</w:t>
            </w:r>
          </w:p>
        </w:tc>
        <w:tc>
          <w:tcPr>
            <w:tcW w:w="7260" w:type="dxa"/>
          </w:tcPr>
          <w:p w14:paraId="0084DD7B" w14:textId="66ECAD82" w:rsidR="003A5BFB" w:rsidRPr="00C86697" w:rsidRDefault="003A5BFB" w:rsidP="00C86697">
            <w:pPr>
              <w:rPr>
                <w:color w:val="000000" w:themeColor="text1"/>
              </w:rPr>
            </w:pPr>
            <w:r w:rsidRPr="00C86697">
              <w:rPr>
                <w:color w:val="000000" w:themeColor="text1"/>
              </w:rPr>
              <w:t>Status van de laagdefinitie</w:t>
            </w:r>
            <w:r w:rsidR="004B5B7C" w:rsidRPr="00C86697">
              <w:rPr>
                <w:color w:val="000000" w:themeColor="text1"/>
              </w:rPr>
              <w:t xml:space="preserve">. </w:t>
            </w:r>
            <w:r w:rsidR="00914CC4" w:rsidRPr="00C86697">
              <w:rPr>
                <w:color w:val="000000" w:themeColor="text1"/>
              </w:rPr>
              <w:t xml:space="preserve"> </w:t>
            </w:r>
            <w:r w:rsidR="004B5B7C" w:rsidRPr="00C86697">
              <w:rPr>
                <w:color w:val="000000" w:themeColor="text1"/>
              </w:rPr>
              <w:t>De status kan zijn: NIEUW</w:t>
            </w:r>
            <w:r w:rsidR="00C86697" w:rsidRPr="00C86697">
              <w:rPr>
                <w:color w:val="000000" w:themeColor="text1"/>
              </w:rPr>
              <w:t xml:space="preserve">, </w:t>
            </w:r>
            <w:r w:rsidR="004B5B7C" w:rsidRPr="00C86697">
              <w:rPr>
                <w:color w:val="000000" w:themeColor="text1"/>
              </w:rPr>
              <w:t>VERVALLEN</w:t>
            </w:r>
            <w:r w:rsidR="004B04FF">
              <w:rPr>
                <w:color w:val="000000" w:themeColor="text1"/>
              </w:rPr>
              <w:t>,</w:t>
            </w:r>
            <w:r w:rsidR="004B5B7C" w:rsidRPr="00C86697">
              <w:rPr>
                <w:color w:val="000000" w:themeColor="text1"/>
              </w:rPr>
              <w:t xml:space="preserve"> GEWIJZIGD</w:t>
            </w:r>
            <w:r w:rsidR="004B04FF">
              <w:rPr>
                <w:color w:val="000000" w:themeColor="text1"/>
              </w:rPr>
              <w:t xml:space="preserve"> of REVISIE</w:t>
            </w:r>
          </w:p>
        </w:tc>
      </w:tr>
      <w:tr w:rsidR="00914CC4" w:rsidRPr="00C86697" w14:paraId="0084DD7F" w14:textId="77777777" w:rsidTr="009E226E">
        <w:tc>
          <w:tcPr>
            <w:tcW w:w="1668" w:type="dxa"/>
          </w:tcPr>
          <w:p w14:paraId="0084DD7D" w14:textId="77777777" w:rsidR="00914CC4" w:rsidRPr="00C86697" w:rsidRDefault="00914CC4" w:rsidP="003559A4">
            <w:pPr>
              <w:jc w:val="center"/>
              <w:rPr>
                <w:color w:val="000000" w:themeColor="text1"/>
              </w:rPr>
            </w:pPr>
            <w:r w:rsidRPr="00C86697">
              <w:rPr>
                <w:color w:val="000000" w:themeColor="text1"/>
              </w:rPr>
              <w:t>BI</w:t>
            </w:r>
          </w:p>
        </w:tc>
        <w:tc>
          <w:tcPr>
            <w:tcW w:w="7260" w:type="dxa"/>
          </w:tcPr>
          <w:p w14:paraId="0084DD7E" w14:textId="77777777" w:rsidR="00914CC4" w:rsidRPr="00C86697" w:rsidRDefault="00914CC4" w:rsidP="00DF37E0">
            <w:pPr>
              <w:rPr>
                <w:color w:val="000000" w:themeColor="text1"/>
              </w:rPr>
            </w:pPr>
            <w:r w:rsidRPr="00C86697">
              <w:rPr>
                <w:color w:val="000000" w:themeColor="text1"/>
              </w:rPr>
              <w:t>ID: unieke identificatiecode per laag</w:t>
            </w:r>
          </w:p>
        </w:tc>
      </w:tr>
    </w:tbl>
    <w:p w14:paraId="0084DD80" w14:textId="77777777" w:rsidR="00C9357C" w:rsidRPr="00B3179E" w:rsidRDefault="00C9357C" w:rsidP="00C9357C"/>
    <w:p w14:paraId="0084DD81" w14:textId="77777777" w:rsidR="00907846" w:rsidRPr="001513DC" w:rsidRDefault="00DF37E0" w:rsidP="00231F6C">
      <w:pPr>
        <w:numPr>
          <w:ilvl w:val="0"/>
          <w:numId w:val="67"/>
        </w:numPr>
        <w:overflowPunct/>
        <w:autoSpaceDE/>
        <w:autoSpaceDN/>
        <w:adjustRightInd/>
        <w:spacing w:line="240" w:lineRule="auto"/>
        <w:textAlignment w:val="auto"/>
        <w:rPr>
          <w:b/>
          <w:bCs/>
          <w:szCs w:val="28"/>
        </w:rPr>
      </w:pPr>
      <w:r w:rsidRPr="00B3179E">
        <w:t xml:space="preserve">De inhoud van de cellen in de objectentabellen moet worden geïnterpreteerd als tekst, ook wanneer die inhoud bestaat uit getallen. </w:t>
      </w:r>
    </w:p>
    <w:p w14:paraId="0084DD82" w14:textId="77777777" w:rsidR="006D08F3" w:rsidRPr="00BC2063" w:rsidRDefault="00BC2063" w:rsidP="00BC2063">
      <w:pPr>
        <w:pStyle w:val="Kop4"/>
      </w:pPr>
      <w:bookmarkStart w:id="163" w:name="_Toc90923652"/>
      <w:commentRangeStart w:id="164"/>
      <w:r>
        <w:t>5.2.2</w:t>
      </w:r>
      <w:r>
        <w:tab/>
      </w:r>
      <w:r w:rsidR="0062484B" w:rsidRPr="00BC2063">
        <w:t>Naamgeving en p</w:t>
      </w:r>
      <w:r w:rsidR="006D08F3" w:rsidRPr="00BC2063">
        <w:t>laatsing van arceringen</w:t>
      </w:r>
      <w:bookmarkEnd w:id="163"/>
      <w:r w:rsidR="006D08F3" w:rsidRPr="00BC2063">
        <w:t xml:space="preserve"> </w:t>
      </w:r>
      <w:commentRangeEnd w:id="164"/>
      <w:r w:rsidR="002F54E4">
        <w:rPr>
          <w:rStyle w:val="Verwijzingopmerking"/>
          <w:b w:val="0"/>
          <w:bCs w:val="0"/>
          <w:color w:val="auto"/>
        </w:rPr>
        <w:commentReference w:id="164"/>
      </w:r>
    </w:p>
    <w:p w14:paraId="0084DD83" w14:textId="77777777" w:rsidR="00E73036" w:rsidRPr="00BC2063" w:rsidRDefault="003E5F3A" w:rsidP="00231F6C">
      <w:pPr>
        <w:numPr>
          <w:ilvl w:val="0"/>
          <w:numId w:val="82"/>
        </w:numPr>
      </w:pPr>
      <w:r w:rsidRPr="00BC2063">
        <w:t>Voor objecten die (kunnen) worden gerepresenteerd door middel van arceringen, zijn binnen NLCS arceringen</w:t>
      </w:r>
      <w:r w:rsidR="00783C80" w:rsidRPr="00BC2063">
        <w:t>bibliotheken</w:t>
      </w:r>
      <w:r w:rsidRPr="00BC2063">
        <w:t xml:space="preserve"> beschikbaar. </w:t>
      </w:r>
      <w:r w:rsidR="00783C80" w:rsidRPr="00BC2063">
        <w:t>De naamgeving van arceringen</w:t>
      </w:r>
      <w:r w:rsidR="007268ED">
        <w:t>(-bibliotheken)</w:t>
      </w:r>
      <w:r w:rsidR="00783C80" w:rsidRPr="00BC2063">
        <w:t xml:space="preserve"> is als volgt:</w:t>
      </w:r>
    </w:p>
    <w:p w14:paraId="0084DD84" w14:textId="77777777" w:rsidR="00E73036" w:rsidRPr="00BC2063" w:rsidRDefault="00E73036" w:rsidP="00E73036"/>
    <w:p w14:paraId="0084DD85" w14:textId="20C94E70" w:rsidR="00E73036" w:rsidRPr="00BC2063" w:rsidRDefault="00783C80" w:rsidP="00E73036">
      <w:pPr>
        <w:ind w:left="406"/>
      </w:pPr>
      <w:r w:rsidRPr="00BC2063">
        <w:t>[STATUS]-BIBLIOTHEEK-ARCERINGNAAM</w:t>
      </w:r>
      <w:r w:rsidR="00BB62B7">
        <w:t>_</w:t>
      </w:r>
      <w:r w:rsidRPr="00BC2063">
        <w:t>[OPT]</w:t>
      </w:r>
    </w:p>
    <w:p w14:paraId="0084DD86" w14:textId="77777777" w:rsidR="00E73036" w:rsidRDefault="00E73036" w:rsidP="00E73036">
      <w:pPr>
        <w:ind w:left="406"/>
      </w:pPr>
    </w:p>
    <w:p w14:paraId="0084DD87" w14:textId="77777777" w:rsidR="00C86697" w:rsidRPr="00BC2063" w:rsidRDefault="00C86697" w:rsidP="00E73036">
      <w:pPr>
        <w:ind w:left="406"/>
      </w:pPr>
      <w:r>
        <w:t>Verklaring:</w:t>
      </w:r>
    </w:p>
    <w:p w14:paraId="0084DD88" w14:textId="79E26C78" w:rsidR="00E73036" w:rsidRPr="00BC2063" w:rsidRDefault="00783C80" w:rsidP="00231F6C">
      <w:pPr>
        <w:numPr>
          <w:ilvl w:val="0"/>
          <w:numId w:val="87"/>
        </w:numPr>
      </w:pPr>
      <w:r w:rsidRPr="00BC2063">
        <w:t xml:space="preserve">STATUS </w:t>
      </w:r>
      <w:r w:rsidR="006B477D" w:rsidRPr="00BC2063">
        <w:t>kan zijn:</w:t>
      </w:r>
      <w:r w:rsidRPr="00BC2063">
        <w:t xml:space="preserve"> B (Bestaand), T (Tijdelijk)</w:t>
      </w:r>
      <w:r w:rsidR="009551E0">
        <w:t>,</w:t>
      </w:r>
      <w:r w:rsidRPr="00BC2063">
        <w:t xml:space="preserve"> V (Vervallen</w:t>
      </w:r>
      <w:r w:rsidR="00571ED9">
        <w:t>) of R (Revisie)</w:t>
      </w:r>
      <w:r w:rsidRPr="00BC2063">
        <w:t xml:space="preserve">. Het invullen van de STATUS is optioneel en wordt alleen toegepast als </w:t>
      </w:r>
      <w:r w:rsidR="00A8566F" w:rsidRPr="00BC2063">
        <w:t>de arcering</w:t>
      </w:r>
      <w:r w:rsidR="006B477D" w:rsidRPr="00BC2063">
        <w:t>en</w:t>
      </w:r>
      <w:r w:rsidRPr="00BC2063">
        <w:t xml:space="preserve"> per</w:t>
      </w:r>
      <w:commentRangeStart w:id="165"/>
      <w:commentRangeEnd w:id="165"/>
      <w:r w:rsidR="00076697">
        <w:rPr>
          <w:rStyle w:val="Verwijzingopmerking"/>
        </w:rPr>
        <w:commentReference w:id="165"/>
      </w:r>
      <w:r w:rsidR="00CC285E" w:rsidRPr="00CC285E">
        <w:t xml:space="preserve"> </w:t>
      </w:r>
      <w:r w:rsidR="00CC285E" w:rsidRPr="002C6C89">
        <w:t xml:space="preserve">STATUS </w:t>
      </w:r>
      <w:r w:rsidR="00CC285E">
        <w:t xml:space="preserve">afwijken van </w:t>
      </w:r>
      <w:r w:rsidR="00CD696A">
        <w:t>de</w:t>
      </w:r>
      <w:r w:rsidR="00CC285E">
        <w:t xml:space="preserve"> generieke </w:t>
      </w:r>
      <w:r w:rsidR="00622635">
        <w:t>arcering</w:t>
      </w:r>
      <w:r w:rsidR="00266D90">
        <w:t xml:space="preserve"> (van de status </w:t>
      </w:r>
      <w:r w:rsidR="00266D90" w:rsidRPr="00BC2063">
        <w:t>Nieuw)</w:t>
      </w:r>
      <w:r w:rsidR="00CD696A">
        <w:t>.</w:t>
      </w:r>
    </w:p>
    <w:p w14:paraId="0084DD89" w14:textId="77777777" w:rsidR="00E73036" w:rsidRPr="00082495" w:rsidRDefault="00783C80" w:rsidP="00231F6C">
      <w:pPr>
        <w:numPr>
          <w:ilvl w:val="0"/>
          <w:numId w:val="87"/>
        </w:numPr>
      </w:pPr>
      <w:r w:rsidRPr="00BC2063">
        <w:t>BIBLIOTHEEK</w:t>
      </w:r>
      <w:r w:rsidR="00C86697">
        <w:t>:</w:t>
      </w:r>
      <w:r w:rsidRPr="00BC2063">
        <w:t xml:space="preserve"> </w:t>
      </w:r>
      <w:r w:rsidR="006B477D" w:rsidRPr="00BC2063">
        <w:t>de</w:t>
      </w:r>
      <w:r w:rsidRPr="00BC2063">
        <w:t xml:space="preserve"> naam </w:t>
      </w:r>
      <w:r w:rsidR="006B477D" w:rsidRPr="00BC2063">
        <w:t xml:space="preserve">representeert </w:t>
      </w:r>
      <w:r w:rsidRPr="00BC2063">
        <w:t>de bibliotheek waarin de arcering is opgenomen</w:t>
      </w:r>
      <w:r w:rsidR="00DB1E03" w:rsidRPr="00BC2063">
        <w:t xml:space="preserve">. Een </w:t>
      </w:r>
      <w:r w:rsidR="00DB1E03" w:rsidRPr="00082495">
        <w:t>arceringenbibliotheek kan ook één enkele arcering bevatten.</w:t>
      </w:r>
      <w:r w:rsidR="005A540A" w:rsidRPr="00082495">
        <w:t xml:space="preserve"> Een bibliotheeknaam is opgebouwd uit de letter A (van Arcering) en de afkorting van de betreffende HOOFDGROEP (bijvoorbeeld: AVH is de naam van de arceringenbibliotheek die hoort bij de HOOFDGROEP VERHARDING).</w:t>
      </w:r>
    </w:p>
    <w:p w14:paraId="0084DD8A" w14:textId="77777777" w:rsidR="00E73036" w:rsidRPr="00BC2063" w:rsidRDefault="00E73036" w:rsidP="00231F6C">
      <w:pPr>
        <w:numPr>
          <w:ilvl w:val="0"/>
          <w:numId w:val="87"/>
        </w:numPr>
      </w:pPr>
      <w:r w:rsidRPr="00082495">
        <w:t>ARCERINGNAAM</w:t>
      </w:r>
      <w:r w:rsidR="00C86697">
        <w:t>:</w:t>
      </w:r>
      <w:r w:rsidRPr="00082495">
        <w:t xml:space="preserve"> </w:t>
      </w:r>
      <w:r w:rsidR="006B477D" w:rsidRPr="00082495">
        <w:t xml:space="preserve">de naam </w:t>
      </w:r>
      <w:r w:rsidRPr="00082495">
        <w:t>van de arcering</w:t>
      </w:r>
      <w:r w:rsidR="00194EA1" w:rsidRPr="00082495">
        <w:t xml:space="preserve"> (doorgaans gelijk aan de naam van het betreffende OBJECT of SUBOBJECT)</w:t>
      </w:r>
      <w:r w:rsidRPr="00082495">
        <w:t xml:space="preserve">. De opbouw van de arceringnaam is vrij. Er </w:t>
      </w:r>
      <w:r w:rsidR="007268ED" w:rsidRPr="00082495">
        <w:t>worden</w:t>
      </w:r>
      <w:r w:rsidR="007268ED" w:rsidRPr="00082495">
        <w:rPr>
          <w:i/>
        </w:rPr>
        <w:t xml:space="preserve"> </w:t>
      </w:r>
      <w:proofErr w:type="spellStart"/>
      <w:r w:rsidRPr="00082495">
        <w:rPr>
          <w:i/>
        </w:rPr>
        <w:t>underscore</w:t>
      </w:r>
      <w:r w:rsidR="007268ED" w:rsidRPr="00082495">
        <w:rPr>
          <w:i/>
        </w:rPr>
        <w:t>s</w:t>
      </w:r>
      <w:proofErr w:type="spellEnd"/>
      <w:r w:rsidR="007268ED" w:rsidRPr="00082495">
        <w:rPr>
          <w:i/>
        </w:rPr>
        <w:t xml:space="preserve"> </w:t>
      </w:r>
      <w:r w:rsidR="007268ED" w:rsidRPr="00082495">
        <w:t>(</w:t>
      </w:r>
      <w:r w:rsidRPr="00082495">
        <w:t>“_”)</w:t>
      </w:r>
      <w:r w:rsidR="007268ED">
        <w:t xml:space="preserve"> </w:t>
      </w:r>
      <w:r w:rsidRPr="00BC2063">
        <w:t xml:space="preserve">toegepast om de arcering nader te specificeren (voorbeeld: </w:t>
      </w:r>
      <w:r w:rsidR="00A0539A" w:rsidRPr="00BC2063">
        <w:t>GRONDEIGENDOM_RIJK_VROM</w:t>
      </w:r>
      <w:r w:rsidR="007268ED">
        <w:t xml:space="preserve">). </w:t>
      </w:r>
    </w:p>
    <w:p w14:paraId="261A01CE" w14:textId="77777777" w:rsidR="0072450D" w:rsidRDefault="00A0539A" w:rsidP="00231F6C">
      <w:pPr>
        <w:numPr>
          <w:ilvl w:val="0"/>
          <w:numId w:val="87"/>
        </w:numPr>
      </w:pPr>
      <w:r w:rsidRPr="00BC2063">
        <w:t>OPT</w:t>
      </w:r>
      <w:r w:rsidR="00C86697">
        <w:t>: kan</w:t>
      </w:r>
      <w:r w:rsidRPr="00BC2063">
        <w:t xml:space="preserve"> extra informatie </w:t>
      </w:r>
      <w:r w:rsidR="006B477D" w:rsidRPr="00BC2063">
        <w:t xml:space="preserve">bevatten </w:t>
      </w:r>
      <w:r w:rsidRPr="00BC2063">
        <w:t xml:space="preserve">over de weergave van de arcering (optioneel). </w:t>
      </w:r>
    </w:p>
    <w:p w14:paraId="5E61B34E" w14:textId="397B209D" w:rsidR="007646C0" w:rsidRDefault="0072450D" w:rsidP="0072450D">
      <w:pPr>
        <w:ind w:left="766"/>
      </w:pPr>
      <w:r>
        <w:t xml:space="preserve">Mogelijkheden zijn: </w:t>
      </w:r>
    </w:p>
    <w:p w14:paraId="65289EE3" w14:textId="4B7D43C7" w:rsidR="007646C0" w:rsidRPr="00CD3D53" w:rsidRDefault="007646C0" w:rsidP="007646C0">
      <w:pPr>
        <w:numPr>
          <w:ilvl w:val="1"/>
          <w:numId w:val="87"/>
        </w:numPr>
        <w:ind w:left="2127" w:hanging="1001"/>
        <w:rPr>
          <w:iCs/>
        </w:rPr>
      </w:pPr>
      <w:r w:rsidRPr="00CD3D53">
        <w:t>SO</w:t>
      </w:r>
      <w:r w:rsidRPr="00CD3D53">
        <w:tab/>
      </w:r>
      <w:r w:rsidRPr="00CD3D53">
        <w:rPr>
          <w:iCs/>
        </w:rPr>
        <w:t>Een Schaalbaar Object is een object dat een verschaling krijgt ten opzichte van het model (</w:t>
      </w:r>
      <w:proofErr w:type="spellStart"/>
      <w:r w:rsidRPr="00CD3D53">
        <w:rPr>
          <w:i/>
          <w:iCs/>
        </w:rPr>
        <w:t>Modelspace</w:t>
      </w:r>
      <w:proofErr w:type="spellEnd"/>
      <w:r w:rsidRPr="00CD3D53">
        <w:rPr>
          <w:iCs/>
        </w:rPr>
        <w:t xml:space="preserve"> [</w:t>
      </w:r>
      <w:proofErr w:type="spellStart"/>
      <w:r w:rsidRPr="00CD3D53">
        <w:rPr>
          <w:iCs/>
        </w:rPr>
        <w:t>AutoCAD</w:t>
      </w:r>
      <w:proofErr w:type="spellEnd"/>
      <w:r w:rsidRPr="00CD3D53">
        <w:rPr>
          <w:iCs/>
        </w:rPr>
        <w:t>] /  </w:t>
      </w:r>
      <w:r w:rsidRPr="00CD3D53">
        <w:rPr>
          <w:i/>
          <w:iCs/>
        </w:rPr>
        <w:t>Design model</w:t>
      </w:r>
      <w:r w:rsidRPr="00CD3D53">
        <w:rPr>
          <w:iCs/>
        </w:rPr>
        <w:t xml:space="preserve"> [</w:t>
      </w:r>
      <w:proofErr w:type="spellStart"/>
      <w:r w:rsidRPr="00CD3D53">
        <w:rPr>
          <w:iCs/>
        </w:rPr>
        <w:t>MicroStation</w:t>
      </w:r>
      <w:proofErr w:type="spellEnd"/>
      <w:r w:rsidRPr="00CD3D53">
        <w:rPr>
          <w:iCs/>
        </w:rPr>
        <w:t xml:space="preserve">]). De verschalingsfactor is gelijk aan de plotschaal waarin het model in de </w:t>
      </w:r>
      <w:proofErr w:type="spellStart"/>
      <w:r w:rsidRPr="00CD3D53">
        <w:rPr>
          <w:i/>
          <w:iCs/>
        </w:rPr>
        <w:t>layout</w:t>
      </w:r>
      <w:proofErr w:type="spellEnd"/>
      <w:r w:rsidRPr="00CD3D53">
        <w:rPr>
          <w:i/>
          <w:iCs/>
        </w:rPr>
        <w:t>/sheet</w:t>
      </w:r>
      <w:r w:rsidRPr="00CD3D53">
        <w:rPr>
          <w:iCs/>
        </w:rPr>
        <w:t xml:space="preserve">  zal worden geplot. </w:t>
      </w:r>
    </w:p>
    <w:p w14:paraId="62645C5B" w14:textId="4AF8C008" w:rsidR="007646C0" w:rsidRDefault="007646C0" w:rsidP="007646C0">
      <w:pPr>
        <w:numPr>
          <w:ilvl w:val="1"/>
          <w:numId w:val="87"/>
        </w:numPr>
        <w:tabs>
          <w:tab w:val="left" w:pos="3119"/>
        </w:tabs>
        <w:ind w:left="2127" w:hanging="1001"/>
      </w:pPr>
      <w:r w:rsidRPr="002C6C89">
        <w:lastRenderedPageBreak/>
        <w:t>D</w:t>
      </w:r>
      <w:r w:rsidRPr="002C6C89">
        <w:tab/>
        <w:t>als h</w:t>
      </w:r>
      <w:r>
        <w:t>et een arcering in doorsnede betreft.</w:t>
      </w:r>
    </w:p>
    <w:p w14:paraId="3F37EC7F" w14:textId="16DBD0E8" w:rsidR="007646C0" w:rsidRDefault="007646C0" w:rsidP="007646C0">
      <w:pPr>
        <w:numPr>
          <w:ilvl w:val="1"/>
          <w:numId w:val="87"/>
        </w:numPr>
        <w:tabs>
          <w:tab w:val="left" w:pos="3119"/>
        </w:tabs>
        <w:ind w:left="2127" w:hanging="1001"/>
      </w:pPr>
      <w:r w:rsidRPr="001513DC">
        <w:t>MM</w:t>
      </w:r>
      <w:r w:rsidRPr="001513DC">
        <w:tab/>
        <w:t xml:space="preserve">als de standaard eenheid van </w:t>
      </w:r>
      <w:r>
        <w:t>de arcering</w:t>
      </w:r>
      <w:r w:rsidRPr="001513DC">
        <w:t xml:space="preserve"> millimeter (mm) is.</w:t>
      </w:r>
    </w:p>
    <w:p w14:paraId="5F788B04" w14:textId="77777777" w:rsidR="007646C0" w:rsidRPr="00A11B9B" w:rsidRDefault="007646C0" w:rsidP="007646C0">
      <w:pPr>
        <w:numPr>
          <w:ilvl w:val="1"/>
          <w:numId w:val="87"/>
        </w:numPr>
        <w:tabs>
          <w:tab w:val="left" w:pos="3119"/>
        </w:tabs>
        <w:ind w:left="2127" w:hanging="1001"/>
      </w:pPr>
      <w:r w:rsidRPr="00A11B9B">
        <w:t>SOD</w:t>
      </w:r>
      <w:r w:rsidRPr="00A11B9B">
        <w:tab/>
        <w:t>als het een Schaalbaar Object in doorsnede betreft;</w:t>
      </w:r>
    </w:p>
    <w:p w14:paraId="2E7A1237" w14:textId="77777777" w:rsidR="007646C0" w:rsidRPr="00A11B9B" w:rsidRDefault="007646C0" w:rsidP="007646C0">
      <w:pPr>
        <w:numPr>
          <w:ilvl w:val="1"/>
          <w:numId w:val="87"/>
        </w:numPr>
        <w:tabs>
          <w:tab w:val="left" w:pos="3119"/>
        </w:tabs>
        <w:ind w:left="2127" w:hanging="1001"/>
      </w:pPr>
      <w:r w:rsidRPr="00A11B9B">
        <w:t>SOMM</w:t>
      </w:r>
      <w:r w:rsidRPr="00A11B9B">
        <w:tab/>
        <w:t>als het een Schaalbaar Object betreft met millimeter als de standaard eenheid;</w:t>
      </w:r>
    </w:p>
    <w:p w14:paraId="1C1981D4" w14:textId="77777777" w:rsidR="007646C0" w:rsidRPr="00A11B9B" w:rsidRDefault="007646C0" w:rsidP="007646C0">
      <w:pPr>
        <w:numPr>
          <w:ilvl w:val="1"/>
          <w:numId w:val="87"/>
        </w:numPr>
        <w:tabs>
          <w:tab w:val="left" w:pos="3119"/>
        </w:tabs>
        <w:ind w:left="2127" w:hanging="1001"/>
      </w:pPr>
      <w:r w:rsidRPr="00A11B9B">
        <w:t>SODMM</w:t>
      </w:r>
      <w:r w:rsidRPr="00A11B9B">
        <w:tab/>
        <w:t>als het een Schaalbaar Object in doorsnede betreft met millimeter (mm) als de standaard eenheid;</w:t>
      </w:r>
    </w:p>
    <w:p w14:paraId="19965E30" w14:textId="77777777" w:rsidR="007646C0" w:rsidRPr="00A11B9B" w:rsidRDefault="007646C0" w:rsidP="007646C0">
      <w:pPr>
        <w:numPr>
          <w:ilvl w:val="1"/>
          <w:numId w:val="87"/>
        </w:numPr>
        <w:tabs>
          <w:tab w:val="left" w:pos="3119"/>
        </w:tabs>
        <w:ind w:left="2127" w:hanging="1001"/>
      </w:pPr>
      <w:r w:rsidRPr="00A11B9B">
        <w:t>DMM</w:t>
      </w:r>
      <w:r w:rsidRPr="00A11B9B">
        <w:tab/>
        <w:t>als het een symbool in doorsnede betreft met millimeter (mm) als de standaard eenheid.</w:t>
      </w:r>
    </w:p>
    <w:p w14:paraId="0084DD8B" w14:textId="025DAA7A" w:rsidR="00A0539A" w:rsidRPr="00BC2063" w:rsidRDefault="006D4053" w:rsidP="00957EDF">
      <w:pPr>
        <w:ind w:left="766"/>
      </w:pPr>
      <w:r>
        <w:br/>
      </w:r>
    </w:p>
    <w:p w14:paraId="0084DD8C" w14:textId="77777777" w:rsidR="00CE2B0E" w:rsidRPr="00BC2063" w:rsidRDefault="00A0539A" w:rsidP="00CE2B0E">
      <w:pPr>
        <w:ind w:left="4962" w:hanging="4570"/>
      </w:pPr>
      <w:r w:rsidRPr="00BC2063">
        <w:t>Voorbeelden van arceringennamen:</w:t>
      </w:r>
    </w:p>
    <w:p w14:paraId="0084DD8D" w14:textId="77777777" w:rsidR="00A0539A" w:rsidRPr="00BC2063" w:rsidRDefault="00A0539A" w:rsidP="00CE2B0E">
      <w:pPr>
        <w:ind w:left="4962" w:hanging="4570"/>
      </w:pPr>
      <w:r w:rsidRPr="00BC2063">
        <w:t>N-</w:t>
      </w:r>
      <w:r w:rsidR="006B477D" w:rsidRPr="00BC2063">
        <w:t>A</w:t>
      </w:r>
      <w:r w:rsidRPr="00BC2063">
        <w:t>VH-ASFALT-D</w:t>
      </w:r>
      <w:r w:rsidRPr="00BC2063">
        <w:tab/>
        <w:t xml:space="preserve">arcering </w:t>
      </w:r>
      <w:r w:rsidR="00CE2B0E" w:rsidRPr="00BC2063">
        <w:t xml:space="preserve">nieuw </w:t>
      </w:r>
      <w:r w:rsidRPr="00BC2063">
        <w:t>asfalt in doorsnede uit de bibliotheek</w:t>
      </w:r>
      <w:r w:rsidR="00CE2B0E" w:rsidRPr="00BC2063">
        <w:t xml:space="preserve"> </w:t>
      </w:r>
      <w:r w:rsidR="006B477D" w:rsidRPr="00BC2063">
        <w:t>A</w:t>
      </w:r>
      <w:r w:rsidRPr="00BC2063">
        <w:t>VH (</w:t>
      </w:r>
      <w:r w:rsidR="006B477D" w:rsidRPr="00BC2063">
        <w:t>Arceringen Verhardingen</w:t>
      </w:r>
      <w:r w:rsidRPr="00BC2063">
        <w:t>)</w:t>
      </w:r>
    </w:p>
    <w:p w14:paraId="0084DD8E" w14:textId="77777777" w:rsidR="00CE2B0E" w:rsidRPr="00BC2063" w:rsidRDefault="00CE2B0E" w:rsidP="00CE2B0E">
      <w:pPr>
        <w:ind w:left="4962" w:hanging="4570"/>
      </w:pPr>
      <w:r w:rsidRPr="00BC2063">
        <w:t>B-AVH-ASFALT-D</w:t>
      </w:r>
      <w:r w:rsidRPr="00BC2063">
        <w:tab/>
        <w:t>arcering bestaand asfalt in doorsnede uit de bibliotheek AVH (verschilt van de arcering van nieuw asfalt in doorsnede)</w:t>
      </w:r>
    </w:p>
    <w:p w14:paraId="0084DD8F" w14:textId="77777777" w:rsidR="00A0539A" w:rsidRPr="00BC2063" w:rsidRDefault="006B477D" w:rsidP="00A418C3">
      <w:pPr>
        <w:ind w:left="4962" w:hanging="4584"/>
      </w:pPr>
      <w:r w:rsidRPr="00BC2063">
        <w:t>AKG</w:t>
      </w:r>
      <w:r w:rsidR="00A0539A" w:rsidRPr="00BC2063">
        <w:t>-GRONDEIGENDOM_RIJK</w:t>
      </w:r>
      <w:r w:rsidRPr="00BC2063">
        <w:t>_DEFENSIE</w:t>
      </w:r>
      <w:r w:rsidRPr="00BC2063">
        <w:tab/>
        <w:t xml:space="preserve">arcering grondeigendom van Defensie </w:t>
      </w:r>
      <w:r w:rsidR="00A0539A" w:rsidRPr="00BC2063">
        <w:t xml:space="preserve">uit de bibliotheek </w:t>
      </w:r>
      <w:r w:rsidRPr="00BC2063">
        <w:t>AKG (Arceringen Kadastrale Informatie en Grenzen)</w:t>
      </w:r>
      <w:r w:rsidR="006D4053">
        <w:br/>
      </w:r>
    </w:p>
    <w:p w14:paraId="0084DD90" w14:textId="6EAD820F" w:rsidR="003E5F3A" w:rsidRPr="002C6C89" w:rsidRDefault="00DB1E03" w:rsidP="00231F6C">
      <w:pPr>
        <w:numPr>
          <w:ilvl w:val="0"/>
          <w:numId w:val="82"/>
        </w:numPr>
      </w:pPr>
      <w:commentRangeStart w:id="166"/>
      <w:r>
        <w:t>Een</w:t>
      </w:r>
      <w:r w:rsidR="006971AA" w:rsidRPr="00B3179E">
        <w:t xml:space="preserve"> arcering wordt geplaatst op </w:t>
      </w:r>
      <w:r w:rsidR="00230A94">
        <w:t>de</w:t>
      </w:r>
      <w:r w:rsidR="006971AA" w:rsidRPr="00B3179E">
        <w:t xml:space="preserve"> NLCS laag </w:t>
      </w:r>
      <w:r w:rsidR="00230A94">
        <w:t xml:space="preserve">behorende bij het </w:t>
      </w:r>
      <w:r w:rsidR="006971AA" w:rsidRPr="00B3179E">
        <w:t>object</w:t>
      </w:r>
      <w:r w:rsidR="006971AA" w:rsidRPr="00DB1E03">
        <w:rPr>
          <w:b/>
        </w:rPr>
        <w:t xml:space="preserve"> </w:t>
      </w:r>
      <w:r w:rsidR="006971AA" w:rsidRPr="00B3179E">
        <w:t xml:space="preserve">dat met de arcering wordt weergegeven. </w:t>
      </w:r>
      <w:r w:rsidR="006971AA" w:rsidRPr="00B3179E">
        <w:br/>
        <w:t>Voorbeeld: de arcering die het object GRONDEIGENDOM_GEMEENTE representeert, wordt geplaatst op de laag N-WE-</w:t>
      </w:r>
      <w:r w:rsidRPr="002C6C89">
        <w:t>KG</w:t>
      </w:r>
      <w:r w:rsidR="006971AA" w:rsidRPr="002C6C89">
        <w:t>-</w:t>
      </w:r>
      <w:r w:rsidR="006971AA" w:rsidRPr="00B3179E">
        <w:t>GRONDEIGENDOM</w:t>
      </w:r>
      <w:r w:rsidR="007036BC">
        <w:t>_GEMEENTE</w:t>
      </w:r>
      <w:r w:rsidR="006971AA" w:rsidRPr="00B3179E">
        <w:t xml:space="preserve">-A. </w:t>
      </w:r>
      <w:r w:rsidR="0036533F" w:rsidRPr="00B3179E">
        <w:br/>
      </w:r>
      <w:r w:rsidR="00A418C3" w:rsidRPr="002C6C89">
        <w:t xml:space="preserve">Hetzelfde object kan desgewenst ook worden gerepresenteerd door geometrie (G). Die geometrie </w:t>
      </w:r>
      <w:r w:rsidR="00CE2B0E" w:rsidRPr="002C6C89">
        <w:t xml:space="preserve">wordt </w:t>
      </w:r>
      <w:r w:rsidR="006D4053">
        <w:t xml:space="preserve">dan geplaatst in de laag </w:t>
      </w:r>
      <w:r w:rsidR="0036533F" w:rsidRPr="002C6C89">
        <w:t>N-WE-</w:t>
      </w:r>
      <w:r w:rsidR="00A418C3" w:rsidRPr="002C6C89">
        <w:t>KG</w:t>
      </w:r>
      <w:r w:rsidR="0036533F" w:rsidRPr="002C6C89">
        <w:t>-GRONDEIGENDOM_GEMEENTE-</w:t>
      </w:r>
      <w:r w:rsidR="004C47DA" w:rsidRPr="002C6C89">
        <w:t>G</w:t>
      </w:r>
      <w:r w:rsidR="006D4053">
        <w:t xml:space="preserve">. </w:t>
      </w:r>
      <w:commentRangeEnd w:id="166"/>
      <w:r w:rsidR="00516C53">
        <w:rPr>
          <w:rStyle w:val="Verwijzingopmerking"/>
        </w:rPr>
        <w:commentReference w:id="166"/>
      </w:r>
    </w:p>
    <w:p w14:paraId="0084DD91" w14:textId="77777777" w:rsidR="008252A9" w:rsidRDefault="008252A9" w:rsidP="00231F6C">
      <w:pPr>
        <w:numPr>
          <w:ilvl w:val="0"/>
          <w:numId w:val="82"/>
        </w:numPr>
      </w:pPr>
      <w:r w:rsidRPr="002C6C89">
        <w:t>In principe bestaat een arcering van een OBJECT voor de STATUS V (Vervallen) uit de standaard arcering voor dat OBJECT, aangevuld met een streeparcering onder een hoek van 135</w:t>
      </w:r>
      <w:r w:rsidRPr="002C6C89">
        <w:rPr>
          <w:vertAlign w:val="superscript"/>
        </w:rPr>
        <w:t>o</w:t>
      </w:r>
      <w:r w:rsidRPr="002C6C89">
        <w:t>.</w:t>
      </w:r>
    </w:p>
    <w:p w14:paraId="0084DD92" w14:textId="735BD8EE" w:rsidR="002C3753" w:rsidRPr="00082495" w:rsidRDefault="002C3753" w:rsidP="00231F6C">
      <w:pPr>
        <w:numPr>
          <w:ilvl w:val="0"/>
          <w:numId w:val="82"/>
        </w:numPr>
      </w:pPr>
      <w:r w:rsidRPr="00082495">
        <w:t xml:space="preserve">NLCS bevat een </w:t>
      </w:r>
      <w:proofErr w:type="spellStart"/>
      <w:r w:rsidRPr="00082495">
        <w:t>basisset</w:t>
      </w:r>
      <w:proofErr w:type="spellEnd"/>
      <w:r w:rsidRPr="00082495">
        <w:t xml:space="preserve"> arceringen. Gebruikers, softwareontwikkelaars </w:t>
      </w:r>
      <w:r w:rsidR="006B5E42" w:rsidRPr="00082495">
        <w:t>of</w:t>
      </w:r>
      <w:r w:rsidRPr="00082495">
        <w:t xml:space="preserve"> toeleveranciers kunnen desgewenst eigen arceringen(-bibliotheken) toevoegen. Om te bewerkstelligen dat deze eigen arceringen worden herkend door, en op de juiste wijze kunnen worden geplaatst met NLCS CAD-applicaties, moet de naamgeving ervan worden opgebouwd als in deze paragraaf is beschreven.</w:t>
      </w:r>
      <w:r w:rsidR="00DA379C">
        <w:t xml:space="preserve"> </w:t>
      </w:r>
      <w:r w:rsidR="00B40A51">
        <w:t>De NLCS voorziet niet in het uitwisselen van eigen bibliotheken, houdt dan ook rekening met de mogelijke beperkingen in het uitwisselen van eigen bibliotheken tussen verschillende software applicaties.</w:t>
      </w:r>
      <w:r w:rsidR="00EF3571">
        <w:t xml:space="preserve"> Bronbestand dienen beschikbaar gesteld te worden indien eigen arceringen buiten de organisatie toegepast dienen te worden.</w:t>
      </w:r>
    </w:p>
    <w:p w14:paraId="0084DD93" w14:textId="77777777" w:rsidR="00697EAB" w:rsidRDefault="00697EAB">
      <w:pPr>
        <w:overflowPunct/>
        <w:autoSpaceDE/>
        <w:autoSpaceDN/>
        <w:adjustRightInd/>
        <w:spacing w:line="240" w:lineRule="auto"/>
        <w:textAlignment w:val="auto"/>
      </w:pPr>
    </w:p>
    <w:p w14:paraId="0084DD94" w14:textId="77777777" w:rsidR="004C47DA" w:rsidRPr="002C6C89" w:rsidRDefault="004C47DA" w:rsidP="004C47DA">
      <w:pPr>
        <w:pStyle w:val="Kop4"/>
      </w:pPr>
      <w:bookmarkStart w:id="167" w:name="_Toc90923653"/>
      <w:r w:rsidRPr="002C6C89">
        <w:t>5.2.3</w:t>
      </w:r>
      <w:r w:rsidRPr="002C6C89">
        <w:tab/>
      </w:r>
      <w:r w:rsidR="00A418C3" w:rsidRPr="002C6C89">
        <w:t>Naamgeving en p</w:t>
      </w:r>
      <w:r w:rsidRPr="002C6C89">
        <w:t>laatsing van symbolen</w:t>
      </w:r>
      <w:bookmarkEnd w:id="167"/>
    </w:p>
    <w:p w14:paraId="0084DD95" w14:textId="77777777" w:rsidR="00A8566F" w:rsidRPr="002C6C89" w:rsidRDefault="004C47DA" w:rsidP="00231F6C">
      <w:pPr>
        <w:numPr>
          <w:ilvl w:val="0"/>
          <w:numId w:val="83"/>
        </w:numPr>
      </w:pPr>
      <w:r w:rsidRPr="002C6C89">
        <w:t>Voor objecten die (kunnen) worden gerepresenteerd door middel van symbolen, zijn binnen NLCS symbolen</w:t>
      </w:r>
      <w:r w:rsidR="00440479" w:rsidRPr="002C6C89">
        <w:t>(-bibliotheken)</w:t>
      </w:r>
      <w:r w:rsidRPr="002C6C89">
        <w:t xml:space="preserve"> beschikbaar. </w:t>
      </w:r>
    </w:p>
    <w:p w14:paraId="0084DD96" w14:textId="11637396" w:rsidR="00FA343E" w:rsidRPr="002C6C89" w:rsidRDefault="00440479" w:rsidP="00231F6C">
      <w:pPr>
        <w:numPr>
          <w:ilvl w:val="0"/>
          <w:numId w:val="83"/>
        </w:numPr>
      </w:pPr>
      <w:r w:rsidRPr="002C6C89">
        <w:t>De naamgeving van symbolen is als volgt:</w:t>
      </w:r>
      <w:r w:rsidRPr="002C6C89">
        <w:br/>
      </w:r>
      <w:r w:rsidRPr="002C6C89">
        <w:br/>
      </w:r>
      <w:bookmarkStart w:id="168" w:name="_Hlk90671054"/>
      <w:r w:rsidRPr="002C6C89">
        <w:t>[STATUS]-BIBLIOTHEEKNAAM-SYMBOOLNAAM</w:t>
      </w:r>
      <w:r w:rsidR="00FD0638">
        <w:t>_</w:t>
      </w:r>
      <w:r w:rsidRPr="002C6C89">
        <w:t>[OPT]</w:t>
      </w:r>
      <w:bookmarkEnd w:id="168"/>
    </w:p>
    <w:p w14:paraId="0084DD97" w14:textId="77777777" w:rsidR="00440479" w:rsidRPr="002C6C89" w:rsidRDefault="00440479" w:rsidP="00440479"/>
    <w:p w14:paraId="0084DD98" w14:textId="77777777" w:rsidR="00440479" w:rsidRPr="002C6C89" w:rsidRDefault="00440479" w:rsidP="00440479">
      <w:pPr>
        <w:ind w:left="392"/>
      </w:pPr>
      <w:r w:rsidRPr="002C6C89">
        <w:lastRenderedPageBreak/>
        <w:t>waarbij:</w:t>
      </w:r>
    </w:p>
    <w:p w14:paraId="0084DD99" w14:textId="3CC7838B" w:rsidR="005F352B" w:rsidRPr="002C6C89" w:rsidRDefault="005F352B" w:rsidP="00231F6C">
      <w:pPr>
        <w:numPr>
          <w:ilvl w:val="0"/>
          <w:numId w:val="87"/>
        </w:numPr>
      </w:pPr>
      <w:r w:rsidRPr="00A11B9B">
        <w:t xml:space="preserve">STATUS </w:t>
      </w:r>
      <w:r w:rsidR="00CE2B0E" w:rsidRPr="00A11B9B">
        <w:t xml:space="preserve">kan zijn: </w:t>
      </w:r>
      <w:r w:rsidR="00785993">
        <w:t>B (Bestaand)</w:t>
      </w:r>
      <w:r w:rsidRPr="00A11B9B">
        <w:t>, T (Tijdelijk)</w:t>
      </w:r>
      <w:r w:rsidR="009D234D" w:rsidRPr="00A11B9B">
        <w:t xml:space="preserve">, </w:t>
      </w:r>
      <w:r w:rsidRPr="00A11B9B">
        <w:t>V (Vervallen)</w:t>
      </w:r>
      <w:r w:rsidR="009D234D" w:rsidRPr="00A11B9B">
        <w:t xml:space="preserve"> of R (Revisie)</w:t>
      </w:r>
      <w:r w:rsidRPr="00A11B9B">
        <w:t xml:space="preserve">. Het </w:t>
      </w:r>
      <w:r w:rsidRPr="002C6C89">
        <w:t xml:space="preserve">invullen van de STATUS is optioneel en wordt alleen toegepast als </w:t>
      </w:r>
      <w:r w:rsidR="00CE2B0E" w:rsidRPr="002C6C89">
        <w:t>de symbolen</w:t>
      </w:r>
      <w:r w:rsidRPr="002C6C89">
        <w:t xml:space="preserve"> </w:t>
      </w:r>
      <w:r w:rsidR="00561A28">
        <w:t xml:space="preserve">voor een </w:t>
      </w:r>
      <w:r w:rsidRPr="002C6C89">
        <w:t xml:space="preserve">STATUS </w:t>
      </w:r>
      <w:r w:rsidR="00561A28">
        <w:t>afwijken van het generieke symbool</w:t>
      </w:r>
      <w:r w:rsidR="00D3121B">
        <w:t xml:space="preserve"> (</w:t>
      </w:r>
      <w:commentRangeStart w:id="169"/>
      <w:r w:rsidR="00D3121B">
        <w:t xml:space="preserve">van de STATUS </w:t>
      </w:r>
      <w:r w:rsidR="009767AF">
        <w:t>Nieuw</w:t>
      </w:r>
      <w:r w:rsidR="00D3121B">
        <w:t>)</w:t>
      </w:r>
      <w:r w:rsidRPr="002C6C89">
        <w:t>;</w:t>
      </w:r>
      <w:commentRangeEnd w:id="169"/>
      <w:r w:rsidR="009767AF">
        <w:rPr>
          <w:rStyle w:val="Verwijzingopmerking"/>
        </w:rPr>
        <w:commentReference w:id="169"/>
      </w:r>
    </w:p>
    <w:p w14:paraId="0084DD9A" w14:textId="77777777" w:rsidR="005F352B" w:rsidRPr="00082495" w:rsidRDefault="005F352B" w:rsidP="00231F6C">
      <w:pPr>
        <w:numPr>
          <w:ilvl w:val="0"/>
          <w:numId w:val="87"/>
        </w:numPr>
      </w:pPr>
      <w:r w:rsidRPr="002C6C89">
        <w:t xml:space="preserve">BIBLIOTHEEK </w:t>
      </w:r>
      <w:r w:rsidR="00CE2B0E" w:rsidRPr="002C6C89">
        <w:t>de</w:t>
      </w:r>
      <w:r w:rsidRPr="002C6C89">
        <w:t xml:space="preserve"> naam </w:t>
      </w:r>
      <w:r w:rsidR="00CE2B0E" w:rsidRPr="002C6C89">
        <w:t xml:space="preserve">is </w:t>
      </w:r>
      <w:r w:rsidRPr="002C6C89">
        <w:t xml:space="preserve">van de bibliotheek waarin </w:t>
      </w:r>
      <w:r w:rsidR="00A8566F" w:rsidRPr="002C6C89">
        <w:t>het symbool</w:t>
      </w:r>
      <w:r w:rsidRPr="002C6C89">
        <w:t xml:space="preserve"> is opgenomen. Een </w:t>
      </w:r>
      <w:r w:rsidR="00CE2B0E" w:rsidRPr="00082495">
        <w:t>symbolen</w:t>
      </w:r>
      <w:r w:rsidRPr="00082495">
        <w:t>bibliotheek kan ook één enkel</w:t>
      </w:r>
      <w:r w:rsidR="00CE2B0E" w:rsidRPr="00082495">
        <w:t xml:space="preserve"> symbool</w:t>
      </w:r>
      <w:r w:rsidRPr="00082495">
        <w:t xml:space="preserve"> bevatten.</w:t>
      </w:r>
      <w:r w:rsidR="006B5E42" w:rsidRPr="00082495">
        <w:t xml:space="preserve"> Een bibliotheeknaam is opgebouwd uit de letter S (van Symbool) en de afkorting van de betreffende HOOFDGROEP (bijvoorbeeld: SVH is de naam van de </w:t>
      </w:r>
      <w:r w:rsidR="000E55C7" w:rsidRPr="008F439B">
        <w:rPr>
          <w:color w:val="000000" w:themeColor="text1"/>
        </w:rPr>
        <w:t>symbolen</w:t>
      </w:r>
      <w:r w:rsidR="006B5E42" w:rsidRPr="008F439B">
        <w:rPr>
          <w:color w:val="000000" w:themeColor="text1"/>
        </w:rPr>
        <w:t>b</w:t>
      </w:r>
      <w:r w:rsidR="006B5E42" w:rsidRPr="00082495">
        <w:t>ibliotheek die hoort bij de HOOFDGROEP VERHARDING).</w:t>
      </w:r>
    </w:p>
    <w:p w14:paraId="0084DD9B" w14:textId="77777777" w:rsidR="005F352B" w:rsidRPr="002C6C89" w:rsidRDefault="00A8566F" w:rsidP="00231F6C">
      <w:pPr>
        <w:numPr>
          <w:ilvl w:val="0"/>
          <w:numId w:val="87"/>
        </w:numPr>
      </w:pPr>
      <w:commentRangeStart w:id="170"/>
      <w:r w:rsidRPr="00082495">
        <w:t>SYMBOOL</w:t>
      </w:r>
      <w:r w:rsidR="00CE2B0E" w:rsidRPr="00082495">
        <w:t>NAAM</w:t>
      </w:r>
      <w:r w:rsidR="005F352B" w:rsidRPr="00082495">
        <w:t xml:space="preserve"> de naam </w:t>
      </w:r>
      <w:r w:rsidR="00CE2B0E" w:rsidRPr="00082495">
        <w:t xml:space="preserve">is </w:t>
      </w:r>
      <w:r w:rsidR="005F352B" w:rsidRPr="00082495">
        <w:t xml:space="preserve">van </w:t>
      </w:r>
      <w:r w:rsidRPr="00082495">
        <w:t>het symbool</w:t>
      </w:r>
      <w:r w:rsidR="00CE2B0E" w:rsidRPr="00082495">
        <w:t xml:space="preserve"> zelf</w:t>
      </w:r>
      <w:r w:rsidR="006B5E42" w:rsidRPr="00082495">
        <w:t xml:space="preserve"> (doorgaans gelijk aan de naam van het betreffende OBJECT of SUBOBJECT)</w:t>
      </w:r>
      <w:r w:rsidR="005F352B" w:rsidRPr="00082495">
        <w:t xml:space="preserve">. De opbouw van de </w:t>
      </w:r>
      <w:r w:rsidRPr="00082495">
        <w:t>symbool</w:t>
      </w:r>
      <w:r w:rsidR="005F352B" w:rsidRPr="00082495">
        <w:t xml:space="preserve">naam is vrij. Er </w:t>
      </w:r>
      <w:r w:rsidR="006B5E42" w:rsidRPr="00082495">
        <w:t>worden</w:t>
      </w:r>
      <w:r w:rsidR="006B5E42" w:rsidRPr="002C6C89">
        <w:t xml:space="preserve"> </w:t>
      </w:r>
      <w:proofErr w:type="spellStart"/>
      <w:r w:rsidR="005F352B" w:rsidRPr="002C6C89">
        <w:rPr>
          <w:i/>
        </w:rPr>
        <w:t>underscore</w:t>
      </w:r>
      <w:r w:rsidR="006B5E42">
        <w:rPr>
          <w:i/>
        </w:rPr>
        <w:t>s</w:t>
      </w:r>
      <w:proofErr w:type="spellEnd"/>
      <w:r w:rsidR="006B5E42">
        <w:rPr>
          <w:i/>
        </w:rPr>
        <w:t xml:space="preserve"> </w:t>
      </w:r>
      <w:r w:rsidR="006B5E42">
        <w:t>(</w:t>
      </w:r>
      <w:r w:rsidR="005F352B" w:rsidRPr="002C6C89">
        <w:t xml:space="preserve">“_”)toegepast om </w:t>
      </w:r>
      <w:r w:rsidR="006B5E42">
        <w:t>het symbool</w:t>
      </w:r>
      <w:r w:rsidR="005F352B" w:rsidRPr="002C6C89">
        <w:t xml:space="preserve"> nader te specificeren (voorbeeld: </w:t>
      </w:r>
      <w:commentRangeEnd w:id="170"/>
      <w:r w:rsidR="00884A01">
        <w:rPr>
          <w:rStyle w:val="Verwijzingopmerking"/>
        </w:rPr>
        <w:commentReference w:id="170"/>
      </w:r>
      <w:r w:rsidRPr="002C6C89">
        <w:t>TROTTOIRBAND_130150X250</w:t>
      </w:r>
      <w:r w:rsidR="005F352B" w:rsidRPr="002C6C89">
        <w:t>);</w:t>
      </w:r>
    </w:p>
    <w:p w14:paraId="0084DD9C" w14:textId="77777777" w:rsidR="00A8566F" w:rsidRPr="002C6C89" w:rsidRDefault="005F352B" w:rsidP="00231F6C">
      <w:pPr>
        <w:numPr>
          <w:ilvl w:val="0"/>
          <w:numId w:val="87"/>
        </w:numPr>
      </w:pPr>
      <w:r w:rsidRPr="002C6C89">
        <w:t xml:space="preserve">OPT extra informatie </w:t>
      </w:r>
      <w:r w:rsidR="00CE2B0E" w:rsidRPr="002C6C89">
        <w:t xml:space="preserve">kan bevatten </w:t>
      </w:r>
      <w:r w:rsidRPr="002C6C89">
        <w:t xml:space="preserve">over de weergave van </w:t>
      </w:r>
      <w:r w:rsidR="00A8566F" w:rsidRPr="002C6C89">
        <w:t>het symbool</w:t>
      </w:r>
      <w:r w:rsidRPr="002C6C89">
        <w:t xml:space="preserve"> (optioneel). </w:t>
      </w:r>
      <w:r w:rsidR="00CE2B0E" w:rsidRPr="002C6C89">
        <w:br/>
      </w:r>
      <w:r w:rsidR="00A8566F" w:rsidRPr="002C6C89">
        <w:t>Mogelijkheden zijn:</w:t>
      </w:r>
    </w:p>
    <w:p w14:paraId="0084DD9D" w14:textId="77777777" w:rsidR="00106D02" w:rsidRPr="00CD3D53" w:rsidRDefault="00A8566F" w:rsidP="00231F6C">
      <w:pPr>
        <w:numPr>
          <w:ilvl w:val="1"/>
          <w:numId w:val="87"/>
        </w:numPr>
        <w:ind w:left="2127" w:hanging="1001"/>
        <w:rPr>
          <w:iCs/>
        </w:rPr>
      </w:pPr>
      <w:r w:rsidRPr="00CD3D53">
        <w:t>SO</w:t>
      </w:r>
      <w:r w:rsidRPr="00CD3D53">
        <w:tab/>
      </w:r>
      <w:r w:rsidR="00106D02" w:rsidRPr="00CD3D53">
        <w:rPr>
          <w:iCs/>
        </w:rPr>
        <w:t>Een Schaalbaar Object is een object dat een verschaling krijgt ten opzichte van het model (</w:t>
      </w:r>
      <w:proofErr w:type="spellStart"/>
      <w:r w:rsidR="00106D02" w:rsidRPr="00CD3D53">
        <w:rPr>
          <w:i/>
          <w:iCs/>
        </w:rPr>
        <w:t>Modelspace</w:t>
      </w:r>
      <w:proofErr w:type="spellEnd"/>
      <w:r w:rsidR="00106D02" w:rsidRPr="00CD3D53">
        <w:rPr>
          <w:iCs/>
        </w:rPr>
        <w:t xml:space="preserve"> [</w:t>
      </w:r>
      <w:proofErr w:type="spellStart"/>
      <w:r w:rsidR="00106D02" w:rsidRPr="00CD3D53">
        <w:rPr>
          <w:iCs/>
        </w:rPr>
        <w:t>AutoCAD</w:t>
      </w:r>
      <w:proofErr w:type="spellEnd"/>
      <w:r w:rsidR="00106D02" w:rsidRPr="00CD3D53">
        <w:rPr>
          <w:iCs/>
        </w:rPr>
        <w:t>] /  </w:t>
      </w:r>
      <w:r w:rsidR="00106D02" w:rsidRPr="00CD3D53">
        <w:rPr>
          <w:i/>
          <w:iCs/>
        </w:rPr>
        <w:t>Design model</w:t>
      </w:r>
      <w:r w:rsidR="00106D02" w:rsidRPr="00CD3D53">
        <w:rPr>
          <w:iCs/>
        </w:rPr>
        <w:t xml:space="preserve"> [</w:t>
      </w:r>
      <w:proofErr w:type="spellStart"/>
      <w:r w:rsidR="00106D02" w:rsidRPr="00CD3D53">
        <w:rPr>
          <w:iCs/>
        </w:rPr>
        <w:t>MicroStation</w:t>
      </w:r>
      <w:proofErr w:type="spellEnd"/>
      <w:r w:rsidR="00106D02" w:rsidRPr="00CD3D53">
        <w:rPr>
          <w:iCs/>
        </w:rPr>
        <w:t xml:space="preserve">]). De verschalingsfactor is gelijk aan de plotschaal waarin het model in de </w:t>
      </w:r>
      <w:proofErr w:type="spellStart"/>
      <w:r w:rsidR="00106D02" w:rsidRPr="00CD3D53">
        <w:rPr>
          <w:i/>
          <w:iCs/>
        </w:rPr>
        <w:t>layout</w:t>
      </w:r>
      <w:proofErr w:type="spellEnd"/>
      <w:r w:rsidR="00106D02" w:rsidRPr="00CD3D53">
        <w:rPr>
          <w:i/>
          <w:iCs/>
        </w:rPr>
        <w:t>/sheet</w:t>
      </w:r>
      <w:r w:rsidR="00106D02" w:rsidRPr="00CD3D53">
        <w:rPr>
          <w:iCs/>
        </w:rPr>
        <w:t xml:space="preserve">  zal worden geplot. </w:t>
      </w:r>
      <w:r w:rsidR="00106D02" w:rsidRPr="00CD3D53">
        <w:rPr>
          <w:iCs/>
        </w:rPr>
        <w:br/>
        <w:t xml:space="preserve">Een Schaalbaar Object  is te herkennen aan de “SO” suffix in de arcerings- of symboolnaam. Het symbool “N-SVW-MARKERING_PIJL_VERDRIJF_LI_5.0” </w:t>
      </w:r>
      <w:r w:rsidR="00CD3D53" w:rsidRPr="00CD3D53">
        <w:rPr>
          <w:iCs/>
        </w:rPr>
        <w:t>moet</w:t>
      </w:r>
      <w:r w:rsidR="00106D02" w:rsidRPr="00CD3D53">
        <w:rPr>
          <w:iCs/>
        </w:rPr>
        <w:t xml:space="preserve"> dus 1:1 in </w:t>
      </w:r>
      <w:r w:rsidR="00803F23">
        <w:rPr>
          <w:iCs/>
        </w:rPr>
        <w:t>het model</w:t>
      </w:r>
      <w:r w:rsidR="00106D02" w:rsidRPr="00CD3D53">
        <w:rPr>
          <w:iCs/>
        </w:rPr>
        <w:t xml:space="preserve"> worden geplaatst, terwijl het symbool “SAL-ORIENTATIE_NOORDPIJL-</w:t>
      </w:r>
      <w:r w:rsidR="00106D02" w:rsidRPr="00CD3D53">
        <w:rPr>
          <w:b/>
          <w:bCs/>
          <w:iCs/>
        </w:rPr>
        <w:t>SO</w:t>
      </w:r>
      <w:r w:rsidR="00106D02" w:rsidRPr="00CD3D53">
        <w:rPr>
          <w:iCs/>
        </w:rPr>
        <w:t xml:space="preserve">” </w:t>
      </w:r>
      <w:r w:rsidR="00CD3D53" w:rsidRPr="00CD3D53">
        <w:rPr>
          <w:iCs/>
        </w:rPr>
        <w:t xml:space="preserve">wordt geplaatst </w:t>
      </w:r>
      <w:r w:rsidR="00106D02" w:rsidRPr="00CD3D53">
        <w:rPr>
          <w:iCs/>
        </w:rPr>
        <w:t xml:space="preserve">met een verschalingsfactor </w:t>
      </w:r>
      <w:r w:rsidR="00CD3D53" w:rsidRPr="00CD3D53">
        <w:rPr>
          <w:iCs/>
        </w:rPr>
        <w:t>die</w:t>
      </w:r>
      <w:r w:rsidR="00106D02" w:rsidRPr="00CD3D53">
        <w:rPr>
          <w:iCs/>
        </w:rPr>
        <w:t xml:space="preserve"> gelijk </w:t>
      </w:r>
      <w:r w:rsidR="00CD3D53" w:rsidRPr="00CD3D53">
        <w:rPr>
          <w:iCs/>
        </w:rPr>
        <w:t xml:space="preserve">is </w:t>
      </w:r>
      <w:r w:rsidR="00106D02" w:rsidRPr="00CD3D53">
        <w:rPr>
          <w:iCs/>
        </w:rPr>
        <w:t>aan de plotschaal. Bij 1:200 in meters wordt het symbool derhalve 0.2x verschaald geplaatst en bij 1:20 in millimeters wordt het symbool 20x verschaald geplaatst. Bij gebruik van een NLCS applicatie zal de SO suffix worden herkend en automatisch de verschaling worden toegepast.</w:t>
      </w:r>
    </w:p>
    <w:p w14:paraId="0084DD9E" w14:textId="77777777" w:rsidR="00A8566F" w:rsidRDefault="00A8566F" w:rsidP="009D234D">
      <w:pPr>
        <w:numPr>
          <w:ilvl w:val="1"/>
          <w:numId w:val="87"/>
        </w:numPr>
        <w:tabs>
          <w:tab w:val="left" w:pos="3119"/>
        </w:tabs>
        <w:ind w:left="2127" w:hanging="1001"/>
      </w:pPr>
      <w:r w:rsidRPr="002C6C89">
        <w:t>D</w:t>
      </w:r>
      <w:r w:rsidRPr="002C6C89">
        <w:tab/>
        <w:t>als h</w:t>
      </w:r>
      <w:r w:rsidR="0052277C">
        <w:t xml:space="preserve">et een symbool </w:t>
      </w:r>
      <w:r w:rsidR="008F439B">
        <w:t xml:space="preserve">in doorsnede </w:t>
      </w:r>
      <w:r w:rsidR="0052277C">
        <w:t>betreft.</w:t>
      </w:r>
    </w:p>
    <w:p w14:paraId="0084DD9F" w14:textId="77777777" w:rsidR="00CD3D53" w:rsidRDefault="00CD3D53" w:rsidP="009D234D">
      <w:pPr>
        <w:numPr>
          <w:ilvl w:val="1"/>
          <w:numId w:val="87"/>
        </w:numPr>
        <w:tabs>
          <w:tab w:val="left" w:pos="3119"/>
        </w:tabs>
        <w:ind w:left="2127" w:hanging="1001"/>
      </w:pPr>
      <w:r w:rsidRPr="001513DC">
        <w:t>MM</w:t>
      </w:r>
      <w:r w:rsidRPr="001513DC">
        <w:tab/>
        <w:t>als de standaard eenheid van het symbool millimeter (mm) is.</w:t>
      </w:r>
    </w:p>
    <w:p w14:paraId="0084DDA0" w14:textId="77777777" w:rsidR="009D234D" w:rsidRPr="00A11B9B" w:rsidRDefault="009D234D" w:rsidP="009D234D">
      <w:pPr>
        <w:numPr>
          <w:ilvl w:val="1"/>
          <w:numId w:val="87"/>
        </w:numPr>
        <w:tabs>
          <w:tab w:val="left" w:pos="3119"/>
        </w:tabs>
        <w:ind w:left="2127" w:hanging="1001"/>
      </w:pPr>
      <w:r w:rsidRPr="00A11B9B">
        <w:t>SOD</w:t>
      </w:r>
      <w:r w:rsidRPr="00A11B9B">
        <w:tab/>
        <w:t>als het een Schaalbaar Object in doorsnede betreft;</w:t>
      </w:r>
    </w:p>
    <w:p w14:paraId="0084DDA1" w14:textId="77777777" w:rsidR="009D234D" w:rsidRPr="00A11B9B" w:rsidRDefault="009D234D" w:rsidP="009D234D">
      <w:pPr>
        <w:numPr>
          <w:ilvl w:val="1"/>
          <w:numId w:val="87"/>
        </w:numPr>
        <w:tabs>
          <w:tab w:val="left" w:pos="3119"/>
        </w:tabs>
        <w:ind w:left="2127" w:hanging="1001"/>
      </w:pPr>
      <w:r w:rsidRPr="00A11B9B">
        <w:t>SOMM</w:t>
      </w:r>
      <w:r w:rsidRPr="00A11B9B">
        <w:tab/>
        <w:t>als het een Schaalbaar Object betreft met millimeter als de standaard eenheid;</w:t>
      </w:r>
    </w:p>
    <w:p w14:paraId="0084DDA2" w14:textId="77777777" w:rsidR="009D234D" w:rsidRPr="00A11B9B" w:rsidRDefault="009D234D" w:rsidP="009D234D">
      <w:pPr>
        <w:numPr>
          <w:ilvl w:val="1"/>
          <w:numId w:val="87"/>
        </w:numPr>
        <w:tabs>
          <w:tab w:val="left" w:pos="3119"/>
        </w:tabs>
        <w:ind w:left="2127" w:hanging="1001"/>
      </w:pPr>
      <w:r w:rsidRPr="00A11B9B">
        <w:t>SODMM</w:t>
      </w:r>
      <w:r w:rsidRPr="00A11B9B">
        <w:tab/>
        <w:t>als het een Schaalbaar Object in doorsnede betreft met millimeter (mm) als de standaard eenheid;</w:t>
      </w:r>
    </w:p>
    <w:p w14:paraId="0084DDA3" w14:textId="77777777" w:rsidR="009D234D" w:rsidRPr="00A11B9B" w:rsidRDefault="00A81321" w:rsidP="009D234D">
      <w:pPr>
        <w:numPr>
          <w:ilvl w:val="1"/>
          <w:numId w:val="87"/>
        </w:numPr>
        <w:tabs>
          <w:tab w:val="left" w:pos="3119"/>
        </w:tabs>
        <w:ind w:left="2127" w:hanging="1001"/>
      </w:pPr>
      <w:r w:rsidRPr="00A11B9B">
        <w:t>DMM</w:t>
      </w:r>
      <w:r w:rsidRPr="00A11B9B">
        <w:tab/>
        <w:t>als het een symbool in doorsnede betreft met millimeter (mm) als de standaard eenheid.</w:t>
      </w:r>
    </w:p>
    <w:p w14:paraId="0084DDA4" w14:textId="77777777" w:rsidR="00BD651B" w:rsidRPr="002C6C89" w:rsidRDefault="001B162E" w:rsidP="00231F6C">
      <w:pPr>
        <w:numPr>
          <w:ilvl w:val="0"/>
          <w:numId w:val="87"/>
        </w:numPr>
      </w:pPr>
      <w:r w:rsidRPr="002C6C89">
        <w:t xml:space="preserve">Het standaard symbool voor een OBJECT de weergave is van dat OBJECT in situatie met één representatie (dus zonder STATUS en/of OPT). </w:t>
      </w:r>
      <w:r w:rsidR="0052277C">
        <w:br/>
      </w:r>
    </w:p>
    <w:p w14:paraId="0084DDA5" w14:textId="77777777" w:rsidR="00CE2B0E" w:rsidRPr="002C6C89" w:rsidRDefault="00E7053C" w:rsidP="00CE2B0E">
      <w:pPr>
        <w:ind w:left="4253" w:hanging="3833"/>
      </w:pPr>
      <w:r w:rsidRPr="002C6C89">
        <w:t>Voorbeelden van symboolnamen:</w:t>
      </w:r>
    </w:p>
    <w:p w14:paraId="0084DDA6" w14:textId="77777777" w:rsidR="00E7053C" w:rsidRPr="008F439B" w:rsidRDefault="00CE2B0E" w:rsidP="00BC0CE0">
      <w:pPr>
        <w:tabs>
          <w:tab w:val="left" w:pos="4962"/>
        </w:tabs>
        <w:ind w:left="5103" w:hanging="4683"/>
        <w:rPr>
          <w:color w:val="000000" w:themeColor="text1"/>
        </w:rPr>
      </w:pPr>
      <w:r w:rsidRPr="008F439B">
        <w:rPr>
          <w:color w:val="000000" w:themeColor="text1"/>
        </w:rPr>
        <w:t>S</w:t>
      </w:r>
      <w:r w:rsidR="00E7053C" w:rsidRPr="008F439B">
        <w:rPr>
          <w:color w:val="000000" w:themeColor="text1"/>
        </w:rPr>
        <w:t>VH-</w:t>
      </w:r>
      <w:r w:rsidR="000E55C7" w:rsidRPr="008F439B">
        <w:rPr>
          <w:color w:val="000000" w:themeColor="text1"/>
        </w:rPr>
        <w:t>KANTOPSLUITING</w:t>
      </w:r>
      <w:r w:rsidR="00E7053C" w:rsidRPr="008F439B">
        <w:rPr>
          <w:color w:val="000000" w:themeColor="text1"/>
        </w:rPr>
        <w:t>_</w:t>
      </w:r>
      <w:r w:rsidR="0052277C" w:rsidRPr="008F439B">
        <w:rPr>
          <w:color w:val="000000" w:themeColor="text1"/>
        </w:rPr>
        <w:t>TB_</w:t>
      </w:r>
      <w:r w:rsidR="00E7053C" w:rsidRPr="008F439B">
        <w:rPr>
          <w:color w:val="000000" w:themeColor="text1"/>
        </w:rPr>
        <w:t>130</w:t>
      </w:r>
      <w:r w:rsidR="0052277C" w:rsidRPr="008F439B">
        <w:rPr>
          <w:color w:val="000000" w:themeColor="text1"/>
        </w:rPr>
        <w:t>_</w:t>
      </w:r>
      <w:r w:rsidR="00E7053C" w:rsidRPr="008F439B">
        <w:rPr>
          <w:color w:val="000000" w:themeColor="text1"/>
        </w:rPr>
        <w:t xml:space="preserve">150X250      </w:t>
      </w:r>
      <w:r w:rsidR="00E7053C" w:rsidRPr="008F439B">
        <w:rPr>
          <w:color w:val="000000" w:themeColor="text1"/>
        </w:rPr>
        <w:tab/>
      </w:r>
      <w:r w:rsidR="00BC0CE0" w:rsidRPr="008F439B">
        <w:rPr>
          <w:color w:val="000000" w:themeColor="text1"/>
        </w:rPr>
        <w:t>:</w:t>
      </w:r>
      <w:r w:rsidR="00BC0CE0" w:rsidRPr="008F439B">
        <w:rPr>
          <w:color w:val="000000" w:themeColor="text1"/>
        </w:rPr>
        <w:tab/>
      </w:r>
      <w:r w:rsidR="00E7053C" w:rsidRPr="008F439B">
        <w:rPr>
          <w:color w:val="000000" w:themeColor="text1"/>
        </w:rPr>
        <w:t>trottoirband in situatie</w:t>
      </w:r>
      <w:r w:rsidRPr="008F439B">
        <w:rPr>
          <w:color w:val="000000" w:themeColor="text1"/>
        </w:rPr>
        <w:t xml:space="preserve"> uit de bibliotheek SVH (Symbolen Verhardingen)</w:t>
      </w:r>
    </w:p>
    <w:p w14:paraId="0084DDA7" w14:textId="77777777" w:rsidR="00E7053C" w:rsidRPr="008F439B" w:rsidRDefault="00E7053C" w:rsidP="00BC0CE0">
      <w:pPr>
        <w:tabs>
          <w:tab w:val="left" w:pos="4962"/>
        </w:tabs>
        <w:ind w:left="5103" w:hanging="4683"/>
        <w:rPr>
          <w:color w:val="000000" w:themeColor="text1"/>
        </w:rPr>
      </w:pPr>
      <w:r w:rsidRPr="008F439B">
        <w:rPr>
          <w:color w:val="000000" w:themeColor="text1"/>
        </w:rPr>
        <w:t>V-</w:t>
      </w:r>
      <w:r w:rsidR="00CE2B0E" w:rsidRPr="008F439B">
        <w:rPr>
          <w:color w:val="000000" w:themeColor="text1"/>
        </w:rPr>
        <w:t>S</w:t>
      </w:r>
      <w:r w:rsidRPr="008F439B">
        <w:rPr>
          <w:color w:val="000000" w:themeColor="text1"/>
        </w:rPr>
        <w:t>VH-</w:t>
      </w:r>
      <w:r w:rsidR="0052277C" w:rsidRPr="008F439B">
        <w:rPr>
          <w:color w:val="000000" w:themeColor="text1"/>
        </w:rPr>
        <w:t>KANTOPSLUITING_TB_130_150X250</w:t>
      </w:r>
      <w:r w:rsidRPr="008F439B">
        <w:rPr>
          <w:color w:val="000000" w:themeColor="text1"/>
        </w:rPr>
        <w:tab/>
      </w:r>
      <w:r w:rsidR="00BC0CE0" w:rsidRPr="008F439B">
        <w:rPr>
          <w:color w:val="000000" w:themeColor="text1"/>
        </w:rPr>
        <w:t>:</w:t>
      </w:r>
      <w:r w:rsidR="00BC0CE0" w:rsidRPr="008F439B">
        <w:rPr>
          <w:color w:val="000000" w:themeColor="text1"/>
        </w:rPr>
        <w:tab/>
      </w:r>
      <w:proofErr w:type="spellStart"/>
      <w:r w:rsidRPr="008F439B">
        <w:rPr>
          <w:color w:val="000000" w:themeColor="text1"/>
        </w:rPr>
        <w:t>troittoirband</w:t>
      </w:r>
      <w:proofErr w:type="spellEnd"/>
      <w:r w:rsidRPr="008F439B">
        <w:rPr>
          <w:color w:val="000000" w:themeColor="text1"/>
        </w:rPr>
        <w:t xml:space="preserve"> vervallen </w:t>
      </w:r>
      <w:r w:rsidR="00CE2B0E" w:rsidRPr="008F439B">
        <w:rPr>
          <w:color w:val="000000" w:themeColor="text1"/>
        </w:rPr>
        <w:t xml:space="preserve">uit de bibliotheek SVH </w:t>
      </w:r>
      <w:r w:rsidRPr="008F439B">
        <w:rPr>
          <w:color w:val="000000" w:themeColor="text1"/>
        </w:rPr>
        <w:t>(is anders dan het standaard symbool</w:t>
      </w:r>
      <w:r w:rsidR="00BD651B" w:rsidRPr="008F439B">
        <w:rPr>
          <w:color w:val="000000" w:themeColor="text1"/>
        </w:rPr>
        <w:t xml:space="preserve"> voor trottoirband in situatie</w:t>
      </w:r>
      <w:r w:rsidRPr="008F439B">
        <w:rPr>
          <w:color w:val="000000" w:themeColor="text1"/>
        </w:rPr>
        <w:t>)</w:t>
      </w:r>
    </w:p>
    <w:p w14:paraId="0084DDA8" w14:textId="77777777" w:rsidR="00E7053C" w:rsidRPr="008F439B" w:rsidRDefault="00CE2B0E" w:rsidP="00BC0CE0">
      <w:pPr>
        <w:tabs>
          <w:tab w:val="left" w:pos="4962"/>
        </w:tabs>
        <w:ind w:left="5103" w:hanging="4683"/>
        <w:rPr>
          <w:color w:val="000000" w:themeColor="text1"/>
        </w:rPr>
      </w:pPr>
      <w:r w:rsidRPr="008F439B">
        <w:rPr>
          <w:color w:val="000000" w:themeColor="text1"/>
        </w:rPr>
        <w:lastRenderedPageBreak/>
        <w:t>S</w:t>
      </w:r>
      <w:r w:rsidR="00E7053C" w:rsidRPr="008F439B">
        <w:rPr>
          <w:color w:val="000000" w:themeColor="text1"/>
        </w:rPr>
        <w:t>VH-</w:t>
      </w:r>
      <w:r w:rsidR="0052277C" w:rsidRPr="008F439B">
        <w:rPr>
          <w:color w:val="000000" w:themeColor="text1"/>
        </w:rPr>
        <w:t>KANTOPSLUITING_TB_130_150X250</w:t>
      </w:r>
      <w:r w:rsidR="00E7053C" w:rsidRPr="008F439B">
        <w:rPr>
          <w:color w:val="000000" w:themeColor="text1"/>
        </w:rPr>
        <w:t>-D</w:t>
      </w:r>
      <w:r w:rsidR="00E7053C" w:rsidRPr="008F439B">
        <w:rPr>
          <w:color w:val="000000" w:themeColor="text1"/>
        </w:rPr>
        <w:tab/>
      </w:r>
      <w:r w:rsidR="00BC0CE0" w:rsidRPr="008F439B">
        <w:rPr>
          <w:color w:val="000000" w:themeColor="text1"/>
        </w:rPr>
        <w:t>:</w:t>
      </w:r>
      <w:r w:rsidR="00BC0CE0" w:rsidRPr="008F439B">
        <w:rPr>
          <w:color w:val="000000" w:themeColor="text1"/>
        </w:rPr>
        <w:tab/>
      </w:r>
      <w:r w:rsidR="00E7053C" w:rsidRPr="008F439B">
        <w:rPr>
          <w:color w:val="000000" w:themeColor="text1"/>
        </w:rPr>
        <w:t>trottoirband in doorsnede</w:t>
      </w:r>
      <w:r w:rsidRPr="008F439B">
        <w:rPr>
          <w:color w:val="000000" w:themeColor="text1"/>
        </w:rPr>
        <w:t xml:space="preserve"> uit de bibliotheek SVH</w:t>
      </w:r>
    </w:p>
    <w:p w14:paraId="0084DDA9" w14:textId="77777777" w:rsidR="00E7053C" w:rsidRPr="008F439B" w:rsidRDefault="00CB0B5A" w:rsidP="00BC0CE0">
      <w:pPr>
        <w:tabs>
          <w:tab w:val="left" w:pos="4962"/>
        </w:tabs>
        <w:ind w:left="5103" w:hanging="4683"/>
        <w:rPr>
          <w:color w:val="000000" w:themeColor="text1"/>
        </w:rPr>
      </w:pPr>
      <w:r w:rsidRPr="008F439B">
        <w:rPr>
          <w:color w:val="000000" w:themeColor="text1"/>
        </w:rPr>
        <w:t>SVW-MARKERING_SYMBOOL_FIETS_2.0</w:t>
      </w:r>
      <w:r w:rsidR="00E7053C" w:rsidRPr="008F439B">
        <w:rPr>
          <w:color w:val="000000" w:themeColor="text1"/>
        </w:rPr>
        <w:t xml:space="preserve">  </w:t>
      </w:r>
      <w:r w:rsidR="00E7053C" w:rsidRPr="008F439B">
        <w:rPr>
          <w:color w:val="000000" w:themeColor="text1"/>
        </w:rPr>
        <w:tab/>
      </w:r>
      <w:r w:rsidR="00BC0CE0" w:rsidRPr="008F439B">
        <w:rPr>
          <w:color w:val="000000" w:themeColor="text1"/>
        </w:rPr>
        <w:t>:</w:t>
      </w:r>
      <w:r w:rsidR="00BC0CE0" w:rsidRPr="008F439B">
        <w:rPr>
          <w:color w:val="000000" w:themeColor="text1"/>
        </w:rPr>
        <w:tab/>
      </w:r>
      <w:r w:rsidRPr="008F439B">
        <w:rPr>
          <w:color w:val="000000" w:themeColor="text1"/>
        </w:rPr>
        <w:t>wegmarkering: fietssymbool, maat 2.0, uit de bibliotheek SVW (Symbolen Verkeerskunde Wegen)</w:t>
      </w:r>
    </w:p>
    <w:p w14:paraId="0084DDAA" w14:textId="77777777" w:rsidR="00E7053C" w:rsidRPr="002C6C89" w:rsidRDefault="00BC0CE0" w:rsidP="00BC0CE0">
      <w:pPr>
        <w:tabs>
          <w:tab w:val="left" w:pos="4962"/>
        </w:tabs>
        <w:ind w:left="5103" w:hanging="4683"/>
      </w:pPr>
      <w:r w:rsidRPr="008F439B">
        <w:rPr>
          <w:color w:val="000000" w:themeColor="text1"/>
        </w:rPr>
        <w:t>SAL-AANKLEDING_AUTO2_BOVENAANZICHT</w:t>
      </w:r>
      <w:r w:rsidR="00E7053C" w:rsidRPr="008F439B">
        <w:rPr>
          <w:color w:val="000000" w:themeColor="text1"/>
        </w:rPr>
        <w:tab/>
      </w:r>
      <w:r w:rsidRPr="008F439B">
        <w:rPr>
          <w:color w:val="000000" w:themeColor="text1"/>
        </w:rPr>
        <w:t>:</w:t>
      </w:r>
      <w:r w:rsidRPr="008F439B">
        <w:rPr>
          <w:color w:val="000000" w:themeColor="text1"/>
        </w:rPr>
        <w:tab/>
      </w:r>
      <w:r w:rsidR="00E7053C" w:rsidRPr="008F439B">
        <w:rPr>
          <w:color w:val="000000" w:themeColor="text1"/>
        </w:rPr>
        <w:t xml:space="preserve">tekeningaankleding: bovenaanzicht van een auto uit de bibliotheek </w:t>
      </w:r>
      <w:r w:rsidRPr="008F439B">
        <w:rPr>
          <w:color w:val="000000" w:themeColor="text1"/>
        </w:rPr>
        <w:t>SAL</w:t>
      </w:r>
      <w:r w:rsidR="00BD651B" w:rsidRPr="008F439B">
        <w:rPr>
          <w:color w:val="000000" w:themeColor="text1"/>
        </w:rPr>
        <w:t xml:space="preserve"> (Symbolen </w:t>
      </w:r>
      <w:r w:rsidRPr="008F439B">
        <w:rPr>
          <w:color w:val="000000" w:themeColor="text1"/>
        </w:rPr>
        <w:t>Algemeen</w:t>
      </w:r>
      <w:r w:rsidR="00BD651B" w:rsidRPr="008F439B">
        <w:rPr>
          <w:color w:val="000000" w:themeColor="text1"/>
        </w:rPr>
        <w:t>)</w:t>
      </w:r>
      <w:r w:rsidR="0052277C" w:rsidRPr="008F439B">
        <w:rPr>
          <w:color w:val="000000" w:themeColor="text1"/>
        </w:rPr>
        <w:br/>
      </w:r>
    </w:p>
    <w:p w14:paraId="0084DDAB" w14:textId="77777777" w:rsidR="008252A9" w:rsidRPr="002C6C89" w:rsidRDefault="008252A9" w:rsidP="00231F6C">
      <w:pPr>
        <w:numPr>
          <w:ilvl w:val="0"/>
          <w:numId w:val="88"/>
        </w:numPr>
      </w:pPr>
      <w:r w:rsidRPr="002C6C89">
        <w:t>In principe bestaat een symbool voor een OBJECT met de STATUS V (Vervallen) uit het standaard symbool voor dat OBJECT met een kruis daar doorheen getekend.</w:t>
      </w:r>
    </w:p>
    <w:p w14:paraId="0084DDAC" w14:textId="77777777" w:rsidR="006D1633" w:rsidRPr="002C6C89" w:rsidRDefault="006D1633" w:rsidP="00231F6C">
      <w:pPr>
        <w:numPr>
          <w:ilvl w:val="0"/>
          <w:numId w:val="88"/>
        </w:numPr>
      </w:pPr>
      <w:r w:rsidRPr="002C6C89">
        <w:t xml:space="preserve">Wanneer in de objectentabellen voor (SUB)OBJECTEN het ELEMENT </w:t>
      </w:r>
      <w:proofErr w:type="spellStart"/>
      <w:r w:rsidRPr="002C6C89">
        <w:t>‘S</w:t>
      </w:r>
      <w:proofErr w:type="spellEnd"/>
      <w:r w:rsidRPr="002C6C89">
        <w:t>’ (van Symbool) wordt vermeld, terwijl in de kolom ‘SYMBOOL’ niet wordt verwezen naar een NLCS bibliotheek, kan een symbool uit de eigen bedrijfsbibliotheek of uit een symbolenbibliotheek van derden worden toegepast.</w:t>
      </w:r>
    </w:p>
    <w:p w14:paraId="0084DDAD" w14:textId="77777777" w:rsidR="006D4053" w:rsidRPr="00CD3D53" w:rsidRDefault="006D4053" w:rsidP="00231F6C">
      <w:pPr>
        <w:numPr>
          <w:ilvl w:val="0"/>
          <w:numId w:val="88"/>
        </w:numPr>
      </w:pPr>
      <w:r w:rsidRPr="00CD3D53">
        <w:t xml:space="preserve">Symbolen </w:t>
      </w:r>
      <w:r w:rsidR="008F439B" w:rsidRPr="00CD3D53">
        <w:t>worden</w:t>
      </w:r>
      <w:r w:rsidRPr="00CD3D53">
        <w:t xml:space="preserve"> in de NLCS </w:t>
      </w:r>
      <w:r w:rsidR="008F439B" w:rsidRPr="00CD3D53">
        <w:t xml:space="preserve">in principe </w:t>
      </w:r>
      <w:r w:rsidRPr="00CD3D53">
        <w:t xml:space="preserve">altijd getekend </w:t>
      </w:r>
      <w:proofErr w:type="spellStart"/>
      <w:r w:rsidR="008F439B" w:rsidRPr="00CD3D53">
        <w:rPr>
          <w:i/>
        </w:rPr>
        <w:t>by</w:t>
      </w:r>
      <w:proofErr w:type="spellEnd"/>
      <w:r w:rsidR="008F439B" w:rsidRPr="00CD3D53">
        <w:rPr>
          <w:i/>
        </w:rPr>
        <w:t xml:space="preserve"> </w:t>
      </w:r>
      <w:proofErr w:type="spellStart"/>
      <w:r w:rsidR="008F439B" w:rsidRPr="00CD3D53">
        <w:rPr>
          <w:i/>
        </w:rPr>
        <w:t>layer</w:t>
      </w:r>
      <w:proofErr w:type="spellEnd"/>
      <w:r w:rsidR="008F439B" w:rsidRPr="00CD3D53">
        <w:t xml:space="preserve">, een beperkt aantal symbolen wordt getekend </w:t>
      </w:r>
      <w:proofErr w:type="spellStart"/>
      <w:r w:rsidRPr="00CD3D53">
        <w:rPr>
          <w:i/>
        </w:rPr>
        <w:t>by</w:t>
      </w:r>
      <w:proofErr w:type="spellEnd"/>
      <w:r w:rsidRPr="00CD3D53">
        <w:rPr>
          <w:i/>
        </w:rPr>
        <w:t xml:space="preserve"> object</w:t>
      </w:r>
      <w:r w:rsidR="008F439B" w:rsidRPr="00CD3D53">
        <w:rPr>
          <w:i/>
        </w:rPr>
        <w:t xml:space="preserve"> </w:t>
      </w:r>
      <w:r w:rsidR="008F439B" w:rsidRPr="00CD3D53">
        <w:t>(</w:t>
      </w:r>
      <w:r w:rsidR="0089393C" w:rsidRPr="00CD3D53">
        <w:t>zie ook punt h.3</w:t>
      </w:r>
      <w:r w:rsidR="008F439B" w:rsidRPr="00CD3D53">
        <w:t>).</w:t>
      </w:r>
    </w:p>
    <w:p w14:paraId="0084DDAE" w14:textId="77777777" w:rsidR="00612728" w:rsidRPr="008F439B" w:rsidRDefault="001B162E" w:rsidP="00231F6C">
      <w:pPr>
        <w:numPr>
          <w:ilvl w:val="0"/>
          <w:numId w:val="88"/>
        </w:numPr>
        <w:rPr>
          <w:color w:val="000000" w:themeColor="text1"/>
        </w:rPr>
      </w:pPr>
      <w:r w:rsidRPr="002C6C89">
        <w:t xml:space="preserve">Standaard worden symbolen in schaal 1:1 </w:t>
      </w:r>
      <w:r w:rsidR="00803F23">
        <w:t xml:space="preserve">in het model </w:t>
      </w:r>
      <w:r w:rsidRPr="002C6C89">
        <w:t xml:space="preserve">geplaatst en daarna verschaald op tekening weergegeven. </w:t>
      </w:r>
      <w:r w:rsidRPr="002C6C89">
        <w:br/>
      </w:r>
      <w:r w:rsidRPr="008F439B">
        <w:rPr>
          <w:color w:val="000000" w:themeColor="text1"/>
        </w:rPr>
        <w:t xml:space="preserve">SO symbolen worden </w:t>
      </w:r>
      <w:r w:rsidR="00CF03D1" w:rsidRPr="008F439B">
        <w:rPr>
          <w:color w:val="000000" w:themeColor="text1"/>
        </w:rPr>
        <w:t xml:space="preserve">in principe </w:t>
      </w:r>
      <w:r w:rsidRPr="008F439B">
        <w:rPr>
          <w:color w:val="000000" w:themeColor="text1"/>
        </w:rPr>
        <w:t>onafhankelijk van de schaal op een vastgestelde, vast</w:t>
      </w:r>
      <w:r w:rsidR="00CF03D1" w:rsidRPr="008F439B">
        <w:rPr>
          <w:color w:val="000000" w:themeColor="text1"/>
        </w:rPr>
        <w:t>e</w:t>
      </w:r>
      <w:r w:rsidRPr="008F439B">
        <w:rPr>
          <w:color w:val="000000" w:themeColor="text1"/>
        </w:rPr>
        <w:t xml:space="preserve"> afmeting op tekening weergegeven.</w:t>
      </w:r>
      <w:r w:rsidR="00CF03D1" w:rsidRPr="008F439B">
        <w:rPr>
          <w:color w:val="000000" w:themeColor="text1"/>
        </w:rPr>
        <w:t xml:space="preserve"> Wordt een SO symbool (bijvoorbeeld de Noordpijl) in de ontwerpruimte geplaatst, bijvoorbeeld in een viewport 1:1000, dan kan het symbool verschaald worden geplaatst. </w:t>
      </w:r>
    </w:p>
    <w:p w14:paraId="0084DDAF" w14:textId="4B113FD4" w:rsidR="004C47DA" w:rsidRPr="002C6C89" w:rsidRDefault="00012D59" w:rsidP="00231F6C">
      <w:pPr>
        <w:numPr>
          <w:ilvl w:val="0"/>
          <w:numId w:val="89"/>
        </w:numPr>
      </w:pPr>
      <w:r w:rsidRPr="002C6C89">
        <w:t>Een</w:t>
      </w:r>
      <w:r w:rsidR="004C47DA" w:rsidRPr="002C6C89">
        <w:t xml:space="preserve"> symbool wordt geplaatst op een NLCS laag en wel op de laag van het NLCS object dat met het symbool wordt weergegeven. </w:t>
      </w:r>
      <w:r w:rsidR="004C47DA" w:rsidRPr="002C6C89">
        <w:br/>
        <w:t xml:space="preserve">Voorbeeld: het symbool dat het object </w:t>
      </w:r>
      <w:r w:rsidR="00744872" w:rsidRPr="002C6C89">
        <w:t>MEUBILAIR_ABRI</w:t>
      </w:r>
      <w:r w:rsidR="004C47DA" w:rsidRPr="002C6C89">
        <w:t xml:space="preserve"> representeert, </w:t>
      </w:r>
      <w:r w:rsidR="00744872" w:rsidRPr="002C6C89">
        <w:t>kan worden</w:t>
      </w:r>
      <w:r w:rsidR="004C47DA" w:rsidRPr="002C6C89">
        <w:t xml:space="preserve"> geplaatst op de laag N-WE-</w:t>
      </w:r>
      <w:r w:rsidR="00744872" w:rsidRPr="002C6C89">
        <w:t>IE-MEUBILAIR</w:t>
      </w:r>
      <w:r w:rsidR="00AE5AA0">
        <w:t>_ABRI</w:t>
      </w:r>
      <w:r w:rsidR="00744872" w:rsidRPr="002C6C89">
        <w:t>-S</w:t>
      </w:r>
      <w:r w:rsidR="004C47DA" w:rsidRPr="002C6C89">
        <w:t xml:space="preserve">. </w:t>
      </w:r>
      <w:r w:rsidR="004C47DA" w:rsidRPr="002C6C89">
        <w:br/>
      </w:r>
      <w:r w:rsidR="00744872" w:rsidRPr="002C6C89">
        <w:t xml:space="preserve">Een abri kan op een tekening ook worden weergegeven als getekend object, dus als geometrie (G). Die geometrie kan dan worden geplaatst op de laag: </w:t>
      </w:r>
      <w:r w:rsidR="004C47DA" w:rsidRPr="002C6C89">
        <w:br/>
        <w:t>N-WE-IE-MEUBILAIR_ABRI-G (</w:t>
      </w:r>
      <w:commentRangeStart w:id="171"/>
      <w:r w:rsidR="004C47DA" w:rsidRPr="002C6C89">
        <w:t>geometrie</w:t>
      </w:r>
      <w:commentRangeEnd w:id="171"/>
      <w:r w:rsidR="00920C94">
        <w:rPr>
          <w:rStyle w:val="Verwijzingopmerking"/>
        </w:rPr>
        <w:commentReference w:id="171"/>
      </w:r>
      <w:r w:rsidR="004C47DA" w:rsidRPr="002C6C89">
        <w:t>).</w:t>
      </w:r>
    </w:p>
    <w:p w14:paraId="0084DDB0" w14:textId="77777777" w:rsidR="00FA343E" w:rsidRPr="002C6C89" w:rsidRDefault="00FA343E" w:rsidP="00231F6C">
      <w:pPr>
        <w:numPr>
          <w:ilvl w:val="0"/>
          <w:numId w:val="91"/>
        </w:numPr>
      </w:pPr>
      <w:r w:rsidRPr="002C6C89">
        <w:t xml:space="preserve">Kleur, lijnstijl en lijndikte </w:t>
      </w:r>
      <w:r w:rsidRPr="002C6C89">
        <w:rPr>
          <w:i/>
        </w:rPr>
        <w:t>(</w:t>
      </w:r>
      <w:proofErr w:type="spellStart"/>
      <w:r w:rsidRPr="002C6C89">
        <w:rPr>
          <w:i/>
        </w:rPr>
        <w:t>weigth</w:t>
      </w:r>
      <w:proofErr w:type="spellEnd"/>
      <w:r w:rsidRPr="002C6C89">
        <w:rPr>
          <w:i/>
        </w:rPr>
        <w:t>/</w:t>
      </w:r>
      <w:proofErr w:type="spellStart"/>
      <w:r w:rsidRPr="002C6C89">
        <w:rPr>
          <w:i/>
        </w:rPr>
        <w:t>width</w:t>
      </w:r>
      <w:proofErr w:type="spellEnd"/>
      <w:r w:rsidRPr="002C6C89">
        <w:rPr>
          <w:i/>
        </w:rPr>
        <w:t xml:space="preserve">) </w:t>
      </w:r>
      <w:r w:rsidRPr="002C6C89">
        <w:t>in een symbool kunnen op 3 manieren worden toegepast:</w:t>
      </w:r>
    </w:p>
    <w:p w14:paraId="0084DDB1" w14:textId="6C72411A" w:rsidR="00FA343E" w:rsidRPr="002C6C89" w:rsidRDefault="006D4053" w:rsidP="000D2436">
      <w:pPr>
        <w:tabs>
          <w:tab w:val="left" w:pos="851"/>
        </w:tabs>
        <w:ind w:left="851" w:hanging="425"/>
      </w:pPr>
      <w:r>
        <w:t>h</w:t>
      </w:r>
      <w:r w:rsidR="00BC0CE0">
        <w:t>.1</w:t>
      </w:r>
      <w:r w:rsidR="00BC0CE0">
        <w:tab/>
      </w:r>
      <w:r w:rsidR="00FA343E" w:rsidRPr="002C6C89">
        <w:t xml:space="preserve">de geometrie </w:t>
      </w:r>
      <w:r w:rsidR="005041CC" w:rsidRPr="002C6C89">
        <w:t>va</w:t>
      </w:r>
      <w:r w:rsidR="00FA343E" w:rsidRPr="002C6C89">
        <w:t xml:space="preserve">n het symbool wordt geplaatst op </w:t>
      </w:r>
      <w:proofErr w:type="spellStart"/>
      <w:r w:rsidR="00FA343E" w:rsidRPr="002C6C89">
        <w:t>layer</w:t>
      </w:r>
      <w:proofErr w:type="spellEnd"/>
      <w:r w:rsidR="00FA343E" w:rsidRPr="002C6C89">
        <w:t xml:space="preserve"> "0" (in </w:t>
      </w:r>
      <w:proofErr w:type="spellStart"/>
      <w:r w:rsidR="00FA343E" w:rsidRPr="002C6C89">
        <w:t>AutoCAD</w:t>
      </w:r>
      <w:proofErr w:type="spellEnd"/>
      <w:r w:rsidR="00FA343E" w:rsidRPr="002C6C89">
        <w:t>) of level "Default" (</w:t>
      </w:r>
      <w:proofErr w:type="spellStart"/>
      <w:r w:rsidR="00FA343E" w:rsidRPr="002C6C89">
        <w:t>MicroStation</w:t>
      </w:r>
      <w:proofErr w:type="spellEnd"/>
      <w:r w:rsidR="00FA343E" w:rsidRPr="002C6C89">
        <w:t>)</w:t>
      </w:r>
      <w:r w:rsidR="00C3429B">
        <w:t xml:space="preserve"> en heeft de </w:t>
      </w:r>
      <w:r w:rsidR="00C3429B" w:rsidRPr="002C6C89">
        <w:t>“</w:t>
      </w:r>
      <w:proofErr w:type="spellStart"/>
      <w:r w:rsidR="00C3429B" w:rsidRPr="002C6C89">
        <w:rPr>
          <w:i/>
        </w:rPr>
        <w:t>color</w:t>
      </w:r>
      <w:proofErr w:type="spellEnd"/>
      <w:r w:rsidR="00C3429B" w:rsidRPr="002C6C89">
        <w:rPr>
          <w:i/>
        </w:rPr>
        <w:t xml:space="preserve"> </w:t>
      </w:r>
      <w:proofErr w:type="spellStart"/>
      <w:r w:rsidR="00C3429B" w:rsidRPr="002C6C89">
        <w:rPr>
          <w:i/>
        </w:rPr>
        <w:t>by</w:t>
      </w:r>
      <w:proofErr w:type="spellEnd"/>
      <w:r w:rsidR="00C3429B" w:rsidRPr="002C6C89">
        <w:rPr>
          <w:i/>
        </w:rPr>
        <w:t xml:space="preserve"> </w:t>
      </w:r>
      <w:proofErr w:type="spellStart"/>
      <w:r w:rsidR="001A7576">
        <w:rPr>
          <w:i/>
        </w:rPr>
        <w:t>layer</w:t>
      </w:r>
      <w:proofErr w:type="spellEnd"/>
      <w:r w:rsidR="001A7576">
        <w:rPr>
          <w:i/>
        </w:rPr>
        <w:t>/level</w:t>
      </w:r>
      <w:r w:rsidR="00C3429B" w:rsidRPr="002C6C89">
        <w:rPr>
          <w:i/>
        </w:rPr>
        <w:t>”</w:t>
      </w:r>
      <w:r w:rsidR="00C3429B" w:rsidRPr="002C6C89">
        <w:t xml:space="preserve">, </w:t>
      </w:r>
      <w:r w:rsidR="00C3429B" w:rsidRPr="002C6C89">
        <w:rPr>
          <w:i/>
        </w:rPr>
        <w:t>“</w:t>
      </w:r>
      <w:proofErr w:type="spellStart"/>
      <w:r w:rsidR="00C3429B" w:rsidRPr="002C6C89">
        <w:rPr>
          <w:i/>
        </w:rPr>
        <w:t>linetype</w:t>
      </w:r>
      <w:proofErr w:type="spellEnd"/>
      <w:r w:rsidR="00C3429B" w:rsidRPr="002C6C89">
        <w:rPr>
          <w:i/>
        </w:rPr>
        <w:t xml:space="preserve"> </w:t>
      </w:r>
      <w:proofErr w:type="spellStart"/>
      <w:r w:rsidR="00C3429B" w:rsidRPr="002C6C89">
        <w:rPr>
          <w:i/>
        </w:rPr>
        <w:t>by</w:t>
      </w:r>
      <w:proofErr w:type="spellEnd"/>
      <w:r w:rsidR="00C3429B" w:rsidRPr="002C6C89">
        <w:rPr>
          <w:i/>
        </w:rPr>
        <w:t xml:space="preserve"> </w:t>
      </w:r>
      <w:proofErr w:type="spellStart"/>
      <w:r w:rsidR="001A7576">
        <w:rPr>
          <w:i/>
        </w:rPr>
        <w:t>layer</w:t>
      </w:r>
      <w:proofErr w:type="spellEnd"/>
      <w:r w:rsidR="001A7576">
        <w:rPr>
          <w:i/>
        </w:rPr>
        <w:t>/level</w:t>
      </w:r>
      <w:r w:rsidR="00C3429B" w:rsidRPr="002C6C89">
        <w:rPr>
          <w:i/>
        </w:rPr>
        <w:t>”</w:t>
      </w:r>
      <w:r w:rsidR="00C3429B" w:rsidRPr="002C6C89">
        <w:t xml:space="preserve"> en </w:t>
      </w:r>
      <w:r w:rsidR="00C3429B" w:rsidRPr="002C6C89">
        <w:rPr>
          <w:i/>
        </w:rPr>
        <w:t>“</w:t>
      </w:r>
      <w:proofErr w:type="spellStart"/>
      <w:r w:rsidR="00C3429B" w:rsidRPr="002C6C89">
        <w:rPr>
          <w:i/>
        </w:rPr>
        <w:t>weight</w:t>
      </w:r>
      <w:proofErr w:type="spellEnd"/>
      <w:r w:rsidR="00C3429B" w:rsidRPr="002C6C89">
        <w:rPr>
          <w:i/>
        </w:rPr>
        <w:t>/</w:t>
      </w:r>
      <w:proofErr w:type="spellStart"/>
      <w:r w:rsidR="00C3429B" w:rsidRPr="002C6C89">
        <w:rPr>
          <w:i/>
        </w:rPr>
        <w:t>width</w:t>
      </w:r>
      <w:proofErr w:type="spellEnd"/>
      <w:r w:rsidR="00C3429B" w:rsidRPr="002C6C89">
        <w:rPr>
          <w:i/>
        </w:rPr>
        <w:t xml:space="preserve"> </w:t>
      </w:r>
      <w:proofErr w:type="spellStart"/>
      <w:r w:rsidR="00C3429B" w:rsidRPr="002C6C89">
        <w:rPr>
          <w:i/>
        </w:rPr>
        <w:t>by</w:t>
      </w:r>
      <w:proofErr w:type="spellEnd"/>
      <w:r w:rsidR="00C3429B" w:rsidRPr="002C6C89">
        <w:rPr>
          <w:i/>
        </w:rPr>
        <w:t xml:space="preserve"> </w:t>
      </w:r>
      <w:proofErr w:type="spellStart"/>
      <w:r w:rsidR="001A7576">
        <w:rPr>
          <w:i/>
        </w:rPr>
        <w:t>layer</w:t>
      </w:r>
      <w:proofErr w:type="spellEnd"/>
      <w:r w:rsidR="001A7576">
        <w:rPr>
          <w:i/>
        </w:rPr>
        <w:t>/level</w:t>
      </w:r>
      <w:r w:rsidR="00C3429B" w:rsidRPr="002C6C89">
        <w:rPr>
          <w:i/>
        </w:rPr>
        <w:t>”</w:t>
      </w:r>
      <w:r w:rsidR="00C3429B">
        <w:t xml:space="preserve"> </w:t>
      </w:r>
      <w:r w:rsidR="00FA343E" w:rsidRPr="002C6C89">
        <w:t xml:space="preserve">. Na plaatsing krijgt de geometrie van het symbool de kleur, de lijnstijl en lijndikte </w:t>
      </w:r>
      <w:r w:rsidR="00FA343E" w:rsidRPr="002C6C89">
        <w:rPr>
          <w:i/>
        </w:rPr>
        <w:t>(</w:t>
      </w:r>
      <w:proofErr w:type="spellStart"/>
      <w:r w:rsidR="00FA343E" w:rsidRPr="002C6C89">
        <w:rPr>
          <w:i/>
        </w:rPr>
        <w:t>weigth</w:t>
      </w:r>
      <w:proofErr w:type="spellEnd"/>
      <w:r w:rsidR="00FA343E" w:rsidRPr="002C6C89">
        <w:rPr>
          <w:i/>
        </w:rPr>
        <w:t>/</w:t>
      </w:r>
      <w:proofErr w:type="spellStart"/>
      <w:r w:rsidR="00FA343E" w:rsidRPr="002C6C89">
        <w:rPr>
          <w:i/>
        </w:rPr>
        <w:t>width</w:t>
      </w:r>
      <w:proofErr w:type="spellEnd"/>
      <w:r w:rsidR="00FA343E" w:rsidRPr="002C6C89">
        <w:rPr>
          <w:i/>
        </w:rPr>
        <w:t>)</w:t>
      </w:r>
      <w:r w:rsidR="00FA343E" w:rsidRPr="002C6C89">
        <w:t xml:space="preserve"> van de laag waarin het symbool is geplaatst.</w:t>
      </w:r>
    </w:p>
    <w:p w14:paraId="0084DDB2" w14:textId="77777777" w:rsidR="005041CC" w:rsidRPr="002C6C89" w:rsidRDefault="006D4053" w:rsidP="000D2436">
      <w:pPr>
        <w:tabs>
          <w:tab w:val="left" w:pos="851"/>
        </w:tabs>
        <w:ind w:left="851" w:hanging="425"/>
      </w:pPr>
      <w:r>
        <w:t>h</w:t>
      </w:r>
      <w:r w:rsidR="000D2436">
        <w:t>.2</w:t>
      </w:r>
      <w:r w:rsidR="000D2436">
        <w:tab/>
      </w:r>
      <w:r w:rsidR="005041CC" w:rsidRPr="002C6C89">
        <w:t>de</w:t>
      </w:r>
      <w:r w:rsidR="00FA343E" w:rsidRPr="002C6C89">
        <w:t xml:space="preserve"> geometrie </w:t>
      </w:r>
      <w:r w:rsidR="005041CC" w:rsidRPr="002C6C89">
        <w:t>va</w:t>
      </w:r>
      <w:r w:rsidR="00FA343E" w:rsidRPr="002C6C89">
        <w:t xml:space="preserve">n het symbool </w:t>
      </w:r>
      <w:r w:rsidR="005041CC" w:rsidRPr="002C6C89">
        <w:t xml:space="preserve">wordt geplaatst </w:t>
      </w:r>
      <w:r w:rsidR="00FA343E" w:rsidRPr="002C6C89">
        <w:t>op NLCS lagen</w:t>
      </w:r>
      <w:r w:rsidR="005041CC" w:rsidRPr="002C6C89">
        <w:t>. Dit g</w:t>
      </w:r>
      <w:r w:rsidR="00FA343E" w:rsidRPr="002C6C89">
        <w:t>eldt meestal voor details en uitgebreide doorsneden</w:t>
      </w:r>
      <w:r w:rsidR="005041CC" w:rsidRPr="002C6C89">
        <w:t>;</w:t>
      </w:r>
    </w:p>
    <w:p w14:paraId="0084DDB3" w14:textId="77777777" w:rsidR="00FA343E" w:rsidRDefault="006D4053" w:rsidP="000D2436">
      <w:pPr>
        <w:tabs>
          <w:tab w:val="left" w:pos="851"/>
        </w:tabs>
        <w:ind w:left="851" w:hanging="425"/>
      </w:pPr>
      <w:r>
        <w:t>h</w:t>
      </w:r>
      <w:r w:rsidR="000D2436">
        <w:t>.3</w:t>
      </w:r>
      <w:r w:rsidR="000D2436">
        <w:tab/>
      </w:r>
      <w:r w:rsidR="005041CC" w:rsidRPr="002C6C89">
        <w:t xml:space="preserve">de </w:t>
      </w:r>
      <w:r w:rsidR="00FA343E" w:rsidRPr="002C6C89">
        <w:t xml:space="preserve">geometrie in </w:t>
      </w:r>
      <w:r w:rsidR="005041CC" w:rsidRPr="002C6C89">
        <w:t xml:space="preserve">het </w:t>
      </w:r>
      <w:r w:rsidR="00FA343E" w:rsidRPr="002C6C89">
        <w:t>symbool heeft de eigenschap</w:t>
      </w:r>
      <w:r w:rsidR="005041CC" w:rsidRPr="002C6C89">
        <w:t>pen</w:t>
      </w:r>
      <w:r w:rsidR="00FA343E" w:rsidRPr="002C6C89">
        <w:t xml:space="preserve"> “</w:t>
      </w:r>
      <w:proofErr w:type="spellStart"/>
      <w:r w:rsidR="00FA343E" w:rsidRPr="002C6C89">
        <w:rPr>
          <w:i/>
        </w:rPr>
        <w:t>color</w:t>
      </w:r>
      <w:proofErr w:type="spellEnd"/>
      <w:r w:rsidR="00FA343E" w:rsidRPr="002C6C89">
        <w:rPr>
          <w:i/>
        </w:rPr>
        <w:t xml:space="preserve"> </w:t>
      </w:r>
      <w:proofErr w:type="spellStart"/>
      <w:r w:rsidR="00FA343E" w:rsidRPr="002C6C89">
        <w:rPr>
          <w:i/>
        </w:rPr>
        <w:t>by</w:t>
      </w:r>
      <w:proofErr w:type="spellEnd"/>
      <w:r w:rsidR="00FA343E" w:rsidRPr="002C6C89">
        <w:rPr>
          <w:i/>
        </w:rPr>
        <w:t xml:space="preserve"> object”</w:t>
      </w:r>
      <w:r w:rsidR="00FA343E" w:rsidRPr="002C6C89">
        <w:t xml:space="preserve">, </w:t>
      </w:r>
      <w:r w:rsidR="00FA343E" w:rsidRPr="002C6C89">
        <w:rPr>
          <w:i/>
        </w:rPr>
        <w:t>“</w:t>
      </w:r>
      <w:proofErr w:type="spellStart"/>
      <w:r w:rsidR="00FA343E" w:rsidRPr="002C6C89">
        <w:rPr>
          <w:i/>
        </w:rPr>
        <w:t>linetype</w:t>
      </w:r>
      <w:proofErr w:type="spellEnd"/>
      <w:r w:rsidR="00FA343E" w:rsidRPr="002C6C89">
        <w:rPr>
          <w:i/>
        </w:rPr>
        <w:t xml:space="preserve"> </w:t>
      </w:r>
      <w:proofErr w:type="spellStart"/>
      <w:r w:rsidR="00FA343E" w:rsidRPr="002C6C89">
        <w:rPr>
          <w:i/>
        </w:rPr>
        <w:t>by</w:t>
      </w:r>
      <w:proofErr w:type="spellEnd"/>
      <w:r w:rsidR="00FA343E" w:rsidRPr="002C6C89">
        <w:rPr>
          <w:i/>
        </w:rPr>
        <w:t xml:space="preserve"> object”</w:t>
      </w:r>
      <w:r w:rsidR="00FA343E" w:rsidRPr="002C6C89">
        <w:t xml:space="preserve"> en </w:t>
      </w:r>
      <w:r w:rsidR="00FA343E" w:rsidRPr="002C6C89">
        <w:rPr>
          <w:i/>
        </w:rPr>
        <w:t>“</w:t>
      </w:r>
      <w:proofErr w:type="spellStart"/>
      <w:r w:rsidR="00FA343E" w:rsidRPr="002C6C89">
        <w:rPr>
          <w:i/>
        </w:rPr>
        <w:t>weight</w:t>
      </w:r>
      <w:proofErr w:type="spellEnd"/>
      <w:r w:rsidR="00FA343E" w:rsidRPr="002C6C89">
        <w:rPr>
          <w:i/>
        </w:rPr>
        <w:t>/</w:t>
      </w:r>
      <w:proofErr w:type="spellStart"/>
      <w:r w:rsidR="00FA343E" w:rsidRPr="002C6C89">
        <w:rPr>
          <w:i/>
        </w:rPr>
        <w:t>width</w:t>
      </w:r>
      <w:proofErr w:type="spellEnd"/>
      <w:r w:rsidR="00FA343E" w:rsidRPr="002C6C89">
        <w:rPr>
          <w:i/>
        </w:rPr>
        <w:t xml:space="preserve"> </w:t>
      </w:r>
      <w:proofErr w:type="spellStart"/>
      <w:r w:rsidR="00FA343E" w:rsidRPr="002C6C89">
        <w:rPr>
          <w:i/>
        </w:rPr>
        <w:t>by</w:t>
      </w:r>
      <w:proofErr w:type="spellEnd"/>
      <w:r w:rsidR="00FA343E" w:rsidRPr="002C6C89">
        <w:rPr>
          <w:i/>
        </w:rPr>
        <w:t xml:space="preserve"> object”</w:t>
      </w:r>
      <w:r w:rsidR="005041CC" w:rsidRPr="002C6C89">
        <w:t>. G</w:t>
      </w:r>
      <w:r w:rsidR="00FA343E" w:rsidRPr="002C6C89">
        <w:t xml:space="preserve">eometrie met deze eigenschappen heeft </w:t>
      </w:r>
      <w:r w:rsidR="005041CC" w:rsidRPr="002C6C89">
        <w:t xml:space="preserve">een </w:t>
      </w:r>
      <w:r w:rsidR="00FA343E" w:rsidRPr="002C6C89">
        <w:t xml:space="preserve">eigen kleur, </w:t>
      </w:r>
      <w:r w:rsidR="005041CC" w:rsidRPr="002C6C89">
        <w:t xml:space="preserve">en eigen lijnstijl en een eigen lijndikte, </w:t>
      </w:r>
      <w:r w:rsidR="00FA343E" w:rsidRPr="002C6C89">
        <w:t xml:space="preserve">onafhankelijk van de laag waarin het symbool </w:t>
      </w:r>
      <w:r w:rsidR="005041CC" w:rsidRPr="002C6C89">
        <w:t xml:space="preserve">wordt </w:t>
      </w:r>
      <w:r w:rsidR="00FA343E" w:rsidRPr="002C6C89">
        <w:t>geplaatst</w:t>
      </w:r>
      <w:r w:rsidR="005041CC" w:rsidRPr="002C6C89">
        <w:t xml:space="preserve">. </w:t>
      </w:r>
      <w:r w:rsidR="00FA343E" w:rsidRPr="002C6C89">
        <w:t xml:space="preserve">Deze methode </w:t>
      </w:r>
      <w:r w:rsidR="005041CC" w:rsidRPr="002C6C89">
        <w:t>mag alleen worden toegepast</w:t>
      </w:r>
      <w:r w:rsidR="00FA343E" w:rsidRPr="002C6C89">
        <w:t xml:space="preserve"> bij symbolen waar</w:t>
      </w:r>
      <w:r w:rsidR="005041CC" w:rsidRPr="002C6C89">
        <w:t>van</w:t>
      </w:r>
      <w:r w:rsidR="00FA343E" w:rsidRPr="002C6C89">
        <w:t xml:space="preserve"> de kleur, </w:t>
      </w:r>
      <w:r w:rsidR="005041CC" w:rsidRPr="002C6C89">
        <w:t>de lijnstijl</w:t>
      </w:r>
      <w:r w:rsidR="00FA343E" w:rsidRPr="002C6C89">
        <w:t xml:space="preserve"> en/of </w:t>
      </w:r>
      <w:r w:rsidR="005041CC" w:rsidRPr="002C6C89">
        <w:t>de lijndikte</w:t>
      </w:r>
      <w:r w:rsidR="00FA343E" w:rsidRPr="002C6C89">
        <w:t xml:space="preserve"> vast en onveranderlijk moet</w:t>
      </w:r>
      <w:r w:rsidR="005041CC" w:rsidRPr="002C6C89">
        <w:t>en</w:t>
      </w:r>
      <w:r w:rsidR="00FA343E" w:rsidRPr="002C6C89">
        <w:t xml:space="preserve"> zijn. Voorbeelden hiervan zijn verkeersborden of logo’s van bedrijven.</w:t>
      </w:r>
    </w:p>
    <w:p w14:paraId="69E0478F" w14:textId="77777777" w:rsidR="009A330F" w:rsidRDefault="009A330F">
      <w:pPr>
        <w:overflowPunct/>
        <w:autoSpaceDE/>
        <w:autoSpaceDN/>
        <w:adjustRightInd/>
        <w:spacing w:line="240" w:lineRule="auto"/>
        <w:textAlignment w:val="auto"/>
      </w:pPr>
      <w:r>
        <w:br w:type="page"/>
      </w:r>
    </w:p>
    <w:p w14:paraId="531F31A2" w14:textId="4035C556" w:rsidR="0000200A" w:rsidRDefault="006B5E42" w:rsidP="00A40D32">
      <w:pPr>
        <w:numPr>
          <w:ilvl w:val="0"/>
          <w:numId w:val="90"/>
        </w:numPr>
      </w:pPr>
      <w:r w:rsidRPr="00082495">
        <w:lastRenderedPageBreak/>
        <w:t xml:space="preserve">NLCS bevat een </w:t>
      </w:r>
      <w:proofErr w:type="spellStart"/>
      <w:r w:rsidRPr="00082495">
        <w:t>basisset</w:t>
      </w:r>
      <w:proofErr w:type="spellEnd"/>
      <w:r w:rsidRPr="00082495">
        <w:t xml:space="preserve"> symbolen. Gebruikers, softwareontwikkelaars of toeleveranciers kunnen desgewenst eigen symbolen(-bibliotheken) toevoegen. Om te bewerkstelligen dat deze eigen symbolen worden herkend door, en op de juiste wijze kunnen worden geplaatst met NLCS CAD-applicaties, moet de naamgeving ervan worden opgebouwd als in deze paragraaf is beschreven.</w:t>
      </w:r>
      <w:r w:rsidR="00277293">
        <w:t xml:space="preserve"> </w:t>
      </w:r>
      <w:r w:rsidR="00A43D87">
        <w:t xml:space="preserve">De NLCS voorziet niet in </w:t>
      </w:r>
      <w:r w:rsidR="007C0C05">
        <w:t xml:space="preserve">het uitwisselen van </w:t>
      </w:r>
      <w:r w:rsidR="00023C4B">
        <w:t>eigen bibliotheken</w:t>
      </w:r>
      <w:r w:rsidR="00EE60D8">
        <w:t>,</w:t>
      </w:r>
      <w:r w:rsidR="001A57C8">
        <w:t xml:space="preserve"> </w:t>
      </w:r>
      <w:r w:rsidR="00EE60D8">
        <w:t>h</w:t>
      </w:r>
      <w:r w:rsidR="001A57C8">
        <w:t xml:space="preserve">oudt dan ook rekening met de mogelijke beperkingen in het uitwisselen </w:t>
      </w:r>
      <w:r w:rsidR="0000200A">
        <w:t xml:space="preserve">van eigen bibliotheken </w:t>
      </w:r>
      <w:r w:rsidR="001A57C8">
        <w:t>tussen verschillende software applicaties.</w:t>
      </w:r>
      <w:r w:rsidR="007C0C05">
        <w:t xml:space="preserve"> </w:t>
      </w:r>
      <w:r w:rsidR="00D62A6A">
        <w:t>Bronbestand dienen beschikbaar gesteld te worden indien eigen arceringen buiten de organisatie toegepast dienen te worden.</w:t>
      </w:r>
    </w:p>
    <w:p w14:paraId="765D0EB8" w14:textId="05F640C3" w:rsidR="00A40D32" w:rsidRDefault="00277293" w:rsidP="00A40D32">
      <w:pPr>
        <w:numPr>
          <w:ilvl w:val="0"/>
          <w:numId w:val="90"/>
        </w:numPr>
      </w:pPr>
      <w:r>
        <w:t>Voor het opstellen van eigen symbol</w:t>
      </w:r>
      <w:r w:rsidR="00795FE8">
        <w:t xml:space="preserve">en(-bibliotheken) </w:t>
      </w:r>
      <w:r w:rsidR="00A40D32">
        <w:t>gelden de volgende uitgangspunten:</w:t>
      </w:r>
    </w:p>
    <w:p w14:paraId="6EB0F806" w14:textId="77777777" w:rsidR="008023F5" w:rsidRDefault="00C932BF" w:rsidP="00957EDF">
      <w:pPr>
        <w:pStyle w:val="Lijstalinea"/>
        <w:numPr>
          <w:ilvl w:val="1"/>
          <w:numId w:val="90"/>
        </w:numPr>
      </w:pPr>
      <w:r>
        <w:t xml:space="preserve">Afmetingen in overeenstemming </w:t>
      </w:r>
      <w:r w:rsidR="00D14B91">
        <w:t>met reeds bestaande symbolen in de betreffende bibliotheek</w:t>
      </w:r>
      <w:r w:rsidR="008023F5">
        <w:t>.</w:t>
      </w:r>
    </w:p>
    <w:p w14:paraId="56851F07" w14:textId="77777777" w:rsidR="00D754CE" w:rsidRDefault="008023F5" w:rsidP="00A40D32">
      <w:pPr>
        <w:numPr>
          <w:ilvl w:val="1"/>
          <w:numId w:val="90"/>
        </w:numPr>
      </w:pPr>
      <w:r>
        <w:t>Werk met een schoon template, v</w:t>
      </w:r>
      <w:r w:rsidR="00870AA1">
        <w:t xml:space="preserve">erwijder </w:t>
      </w:r>
      <w:r w:rsidR="00D754CE">
        <w:t>eventuele overbodige laag-, symbool en lijnstijldefinities.</w:t>
      </w:r>
    </w:p>
    <w:p w14:paraId="7D2FF769" w14:textId="71240A2F" w:rsidR="0066412F" w:rsidRDefault="00446A72" w:rsidP="00A40D32">
      <w:pPr>
        <w:numPr>
          <w:ilvl w:val="1"/>
          <w:numId w:val="90"/>
        </w:numPr>
      </w:pPr>
      <w:r>
        <w:t xml:space="preserve">Symbolen worden in principe </w:t>
      </w:r>
      <w:r w:rsidR="00104DD1">
        <w:t>in m</w:t>
      </w:r>
      <w:r>
        <w:t xml:space="preserve"> getekend, met uitzondering van</w:t>
      </w:r>
      <w:r w:rsidR="0066412F">
        <w:t xml:space="preserve"> symbolen bedoeld voor gebruik in mm</w:t>
      </w:r>
      <w:r w:rsidR="00EC1FCD">
        <w:t xml:space="preserve">, </w:t>
      </w:r>
      <w:r w:rsidR="007767A0">
        <w:t xml:space="preserve">te herkennen aan optie </w:t>
      </w:r>
      <w:r w:rsidR="00EC1FCD">
        <w:t>[MM]</w:t>
      </w:r>
      <w:r w:rsidR="0066412F">
        <w:t>.</w:t>
      </w:r>
      <w:r w:rsidR="00EC1FCD">
        <w:t xml:space="preserve"> Schaalbare objecten</w:t>
      </w:r>
      <w:r w:rsidR="007767A0">
        <w:t xml:space="preserve">, te herkennen aan optie </w:t>
      </w:r>
      <w:r w:rsidR="00EC1FCD">
        <w:t>[SO]</w:t>
      </w:r>
      <w:r w:rsidR="00F722B1">
        <w:t>,</w:t>
      </w:r>
      <w:r w:rsidR="00EC1FCD">
        <w:t xml:space="preserve"> </w:t>
      </w:r>
      <w:r w:rsidR="002C5E1B">
        <w:t xml:space="preserve">worden </w:t>
      </w:r>
      <w:proofErr w:type="spellStart"/>
      <w:r w:rsidR="00E53CDC">
        <w:t>unitless</w:t>
      </w:r>
      <w:proofErr w:type="spellEnd"/>
      <w:r w:rsidR="00E53CDC">
        <w:t xml:space="preserve"> </w:t>
      </w:r>
      <w:r w:rsidR="002C5E1B">
        <w:t>getekend</w:t>
      </w:r>
      <w:r w:rsidR="00E53CDC">
        <w:t xml:space="preserve">. </w:t>
      </w:r>
    </w:p>
    <w:p w14:paraId="0084DDB4" w14:textId="3B6FF250" w:rsidR="0011491F" w:rsidRDefault="0066412F" w:rsidP="00A40D32">
      <w:pPr>
        <w:numPr>
          <w:ilvl w:val="1"/>
          <w:numId w:val="90"/>
        </w:numPr>
      </w:pPr>
      <w:r>
        <w:t xml:space="preserve">Definieer het symbool rondom het </w:t>
      </w:r>
      <w:r w:rsidR="00F227CF">
        <w:t xml:space="preserve">punt 0-punt. </w:t>
      </w:r>
      <w:r w:rsidR="00277293">
        <w:t xml:space="preserve"> </w:t>
      </w:r>
    </w:p>
    <w:p w14:paraId="50AFC3D3" w14:textId="1762156B" w:rsidR="009C1C8E" w:rsidRDefault="002D6813" w:rsidP="00957EDF">
      <w:pPr>
        <w:numPr>
          <w:ilvl w:val="1"/>
          <w:numId w:val="90"/>
        </w:numPr>
      </w:pPr>
      <w:r>
        <w:t xml:space="preserve">Teksten en </w:t>
      </w:r>
      <w:proofErr w:type="spellStart"/>
      <w:r>
        <w:t>attributes</w:t>
      </w:r>
      <w:proofErr w:type="spellEnd"/>
      <w:r>
        <w:t xml:space="preserve"> worden ook op de </w:t>
      </w:r>
      <w:proofErr w:type="spellStart"/>
      <w:r>
        <w:t>layer</w:t>
      </w:r>
      <w:proofErr w:type="spellEnd"/>
      <w:r>
        <w:t xml:space="preserve"> 0 / </w:t>
      </w:r>
      <w:proofErr w:type="spellStart"/>
      <w:r>
        <w:t>defeault</w:t>
      </w:r>
      <w:proofErr w:type="spellEnd"/>
      <w:r>
        <w:t xml:space="preserve"> geplaatst. </w:t>
      </w:r>
    </w:p>
    <w:p w14:paraId="68A2CCF4" w14:textId="77777777" w:rsidR="0011491F" w:rsidRDefault="0011491F">
      <w:pPr>
        <w:overflowPunct/>
        <w:autoSpaceDE/>
        <w:autoSpaceDN/>
        <w:adjustRightInd/>
        <w:spacing w:line="240" w:lineRule="auto"/>
        <w:textAlignment w:val="auto"/>
      </w:pPr>
      <w:r>
        <w:br w:type="page"/>
      </w:r>
    </w:p>
    <w:p w14:paraId="489D95C4" w14:textId="702DA4FA" w:rsidR="0011491F" w:rsidRPr="002C6C89" w:rsidRDefault="0011491F" w:rsidP="0011491F">
      <w:pPr>
        <w:pStyle w:val="Kop4"/>
      </w:pPr>
      <w:bookmarkStart w:id="172" w:name="_Toc90923654"/>
      <w:r w:rsidRPr="002C6C89">
        <w:lastRenderedPageBreak/>
        <w:t>5.2.</w:t>
      </w:r>
      <w:r w:rsidR="006A71E9">
        <w:t>4</w:t>
      </w:r>
      <w:r w:rsidRPr="002C6C89">
        <w:tab/>
        <w:t xml:space="preserve">Naamgeving van </w:t>
      </w:r>
      <w:r w:rsidR="006A71E9">
        <w:t>lijnstijlen</w:t>
      </w:r>
      <w:bookmarkEnd w:id="172"/>
    </w:p>
    <w:p w14:paraId="608753F9" w14:textId="4A6ED0D6" w:rsidR="0011491F" w:rsidRPr="002C6C89" w:rsidRDefault="0011491F" w:rsidP="00957EDF">
      <w:pPr>
        <w:numPr>
          <w:ilvl w:val="0"/>
          <w:numId w:val="113"/>
        </w:numPr>
      </w:pPr>
      <w:r w:rsidRPr="002C6C89">
        <w:t xml:space="preserve">Voor objecten die (kunnen) worden gerepresenteerd door middel van </w:t>
      </w:r>
      <w:r w:rsidR="00A1476B">
        <w:t>lijnstijlen</w:t>
      </w:r>
      <w:r w:rsidRPr="002C6C89">
        <w:t xml:space="preserve">, zijn binnen NLCS </w:t>
      </w:r>
      <w:r w:rsidR="00A1476B">
        <w:t>lijnstijl</w:t>
      </w:r>
      <w:r w:rsidRPr="002C6C89">
        <w:t xml:space="preserve">(-bibliotheken) beschikbaar. </w:t>
      </w:r>
    </w:p>
    <w:p w14:paraId="42AD5425" w14:textId="7EAAE644" w:rsidR="0011491F" w:rsidRPr="002C6C89" w:rsidRDefault="0011491F" w:rsidP="00957EDF">
      <w:pPr>
        <w:numPr>
          <w:ilvl w:val="0"/>
          <w:numId w:val="113"/>
        </w:numPr>
      </w:pPr>
      <w:r w:rsidRPr="002C6C89">
        <w:t xml:space="preserve">De naamgeving van </w:t>
      </w:r>
      <w:r w:rsidR="00A1476B">
        <w:t>lijnstijlen</w:t>
      </w:r>
      <w:r w:rsidRPr="002C6C89">
        <w:t xml:space="preserve"> is als volgt:</w:t>
      </w:r>
      <w:r w:rsidRPr="002C6C89">
        <w:br/>
      </w:r>
      <w:r w:rsidRPr="002C6C89">
        <w:br/>
      </w:r>
      <w:r w:rsidR="00613580">
        <w:t>[STATU</w:t>
      </w:r>
      <w:r w:rsidR="00DC09E4">
        <w:t>S</w:t>
      </w:r>
      <w:r w:rsidR="00613580">
        <w:t>]-</w:t>
      </w:r>
      <w:commentRangeStart w:id="173"/>
      <w:commentRangeStart w:id="174"/>
      <w:r w:rsidRPr="002C6C89">
        <w:t>BIBLIOTHEEKNAAM-</w:t>
      </w:r>
      <w:r w:rsidR="00A54362">
        <w:t>LIJNSTIJLNAAM</w:t>
      </w:r>
      <w:r w:rsidRPr="002C6C89">
        <w:t>-[</w:t>
      </w:r>
      <w:r w:rsidR="00DC09E4">
        <w:t>OPT</w:t>
      </w:r>
      <w:r w:rsidRPr="002C6C89">
        <w:t>]</w:t>
      </w:r>
      <w:commentRangeEnd w:id="173"/>
      <w:r w:rsidR="009E5FB4">
        <w:rPr>
          <w:rStyle w:val="Verwijzingopmerking"/>
        </w:rPr>
        <w:commentReference w:id="173"/>
      </w:r>
      <w:commentRangeEnd w:id="174"/>
      <w:r w:rsidR="005760C6">
        <w:rPr>
          <w:rStyle w:val="Verwijzingopmerking"/>
        </w:rPr>
        <w:commentReference w:id="174"/>
      </w:r>
    </w:p>
    <w:p w14:paraId="0E81DD5F" w14:textId="77777777" w:rsidR="0011491F" w:rsidRPr="002C6C89" w:rsidRDefault="0011491F" w:rsidP="0011491F"/>
    <w:p w14:paraId="27163565" w14:textId="77777777" w:rsidR="0011491F" w:rsidRPr="002C6C89" w:rsidRDefault="0011491F" w:rsidP="0011491F">
      <w:pPr>
        <w:ind w:left="392"/>
      </w:pPr>
      <w:r w:rsidRPr="002C6C89">
        <w:t>waarbij:</w:t>
      </w:r>
    </w:p>
    <w:p w14:paraId="30319195" w14:textId="053CDD47" w:rsidR="00D17740" w:rsidRPr="002C6C89" w:rsidRDefault="00D17740" w:rsidP="00D17740">
      <w:pPr>
        <w:numPr>
          <w:ilvl w:val="0"/>
          <w:numId w:val="87"/>
        </w:numPr>
      </w:pPr>
      <w:r w:rsidRPr="00A11B9B">
        <w:t xml:space="preserve">STATUS kan zijn: </w:t>
      </w:r>
      <w:r w:rsidR="00CF19D6">
        <w:t>B (Bestaand),</w:t>
      </w:r>
      <w:r w:rsidRPr="00A11B9B">
        <w:t xml:space="preserve"> T (Tijdelijk), V (Vervallen) of R (Revisie). Het </w:t>
      </w:r>
      <w:r w:rsidRPr="002C6C89">
        <w:t xml:space="preserve">invullen van de STATUS is optioneel en wordt alleen toegepast als de </w:t>
      </w:r>
      <w:r>
        <w:t>lijnstijl</w:t>
      </w:r>
      <w:r w:rsidRPr="002C6C89">
        <w:t xml:space="preserve"> </w:t>
      </w:r>
      <w:r>
        <w:t xml:space="preserve">voor een </w:t>
      </w:r>
      <w:r w:rsidRPr="002C6C89">
        <w:t xml:space="preserve">STATUS </w:t>
      </w:r>
      <w:r>
        <w:t xml:space="preserve">afwijkt van de generieke lijnstijl (van de </w:t>
      </w:r>
      <w:commentRangeStart w:id="175"/>
      <w:r>
        <w:t>STATUS Nieuw)</w:t>
      </w:r>
      <w:r w:rsidRPr="002C6C89">
        <w:t>;</w:t>
      </w:r>
      <w:commentRangeEnd w:id="175"/>
      <w:r>
        <w:rPr>
          <w:rStyle w:val="Verwijzingopmerking"/>
        </w:rPr>
        <w:commentReference w:id="175"/>
      </w:r>
    </w:p>
    <w:p w14:paraId="36E939C4" w14:textId="0FBEE3DB" w:rsidR="0011491F" w:rsidRPr="00082495" w:rsidRDefault="0011491F" w:rsidP="0011491F">
      <w:pPr>
        <w:numPr>
          <w:ilvl w:val="0"/>
          <w:numId w:val="87"/>
        </w:numPr>
      </w:pPr>
      <w:r w:rsidRPr="002C6C89">
        <w:t xml:space="preserve">BIBLIOTHEEK de naam is van de bibliotheek waarin </w:t>
      </w:r>
      <w:r w:rsidR="005761A5">
        <w:t>de lijnstijl</w:t>
      </w:r>
      <w:r w:rsidRPr="002C6C89">
        <w:t xml:space="preserve"> is opgenomen. Een </w:t>
      </w:r>
      <w:r w:rsidR="005761A5">
        <w:t>lijnstijlen</w:t>
      </w:r>
      <w:r w:rsidRPr="00082495">
        <w:t>bibliotheek kan ook één enkel</w:t>
      </w:r>
      <w:r w:rsidR="005761A5">
        <w:t>e</w:t>
      </w:r>
      <w:r w:rsidRPr="00082495">
        <w:t xml:space="preserve"> </w:t>
      </w:r>
      <w:r w:rsidR="005761A5">
        <w:t>lijnstijl</w:t>
      </w:r>
      <w:r w:rsidRPr="00082495">
        <w:t xml:space="preserve"> bevatten. Een bibliotheeknaam is opgebouwd uit de afkorting van de betreffende HOOFDGROEP (bijvoorbeeld: VH is de naam van de </w:t>
      </w:r>
      <w:r w:rsidR="00F5320F">
        <w:rPr>
          <w:color w:val="000000" w:themeColor="text1"/>
        </w:rPr>
        <w:t>lijnstijlen</w:t>
      </w:r>
      <w:r w:rsidRPr="008F439B">
        <w:rPr>
          <w:color w:val="000000" w:themeColor="text1"/>
        </w:rPr>
        <w:t>b</w:t>
      </w:r>
      <w:r w:rsidRPr="00082495">
        <w:t>ibliotheek die hoort bij de HOOFDGROEP VERHARDING).</w:t>
      </w:r>
    </w:p>
    <w:p w14:paraId="4030FA59" w14:textId="78116BFE" w:rsidR="00A64E58" w:rsidRDefault="008227B7" w:rsidP="0011491F">
      <w:pPr>
        <w:numPr>
          <w:ilvl w:val="0"/>
          <w:numId w:val="87"/>
        </w:numPr>
      </w:pPr>
      <w:commentRangeStart w:id="176"/>
      <w:r>
        <w:t>LIJNSTIJL</w:t>
      </w:r>
      <w:r w:rsidR="0011491F" w:rsidRPr="00082495">
        <w:t xml:space="preserve">NAAM de naam is van </w:t>
      </w:r>
      <w:r>
        <w:t>de lijnstijl</w:t>
      </w:r>
      <w:r w:rsidR="0011491F" w:rsidRPr="00082495">
        <w:t xml:space="preserve"> zelf (doorgaans gelijk aan de naam van het betreffende OBJECT of SUBOBJECT). De opbouw van de </w:t>
      </w:r>
      <w:r>
        <w:t xml:space="preserve">lijnstijlnaam </w:t>
      </w:r>
      <w:r w:rsidR="0011491F" w:rsidRPr="00082495">
        <w:t>is vrij. Er worden</w:t>
      </w:r>
      <w:r w:rsidR="0011491F" w:rsidRPr="002C6C89">
        <w:t xml:space="preserve"> </w:t>
      </w:r>
      <w:proofErr w:type="spellStart"/>
      <w:r w:rsidR="0011491F" w:rsidRPr="002C6C89">
        <w:rPr>
          <w:i/>
        </w:rPr>
        <w:t>underscore</w:t>
      </w:r>
      <w:r w:rsidR="0011491F">
        <w:rPr>
          <w:i/>
        </w:rPr>
        <w:t>s</w:t>
      </w:r>
      <w:proofErr w:type="spellEnd"/>
      <w:r w:rsidR="0011491F">
        <w:rPr>
          <w:i/>
        </w:rPr>
        <w:t xml:space="preserve"> </w:t>
      </w:r>
      <w:r w:rsidR="0011491F">
        <w:t>(</w:t>
      </w:r>
      <w:r w:rsidR="0011491F" w:rsidRPr="002C6C89">
        <w:t xml:space="preserve">“_”)toegepast om </w:t>
      </w:r>
      <w:r w:rsidR="0011491F">
        <w:t>het symbool</w:t>
      </w:r>
      <w:r w:rsidR="0011491F" w:rsidRPr="002C6C89">
        <w:t xml:space="preserve"> nader te specificeren</w:t>
      </w:r>
      <w:r w:rsidR="00052451">
        <w:t xml:space="preserve">. </w:t>
      </w:r>
      <w:commentRangeEnd w:id="176"/>
      <w:r w:rsidR="00C6793A">
        <w:rPr>
          <w:rStyle w:val="Verwijzingopmerking"/>
        </w:rPr>
        <w:commentReference w:id="176"/>
      </w:r>
      <w:r w:rsidR="00052451">
        <w:t xml:space="preserve">De lijnstijlbibliotheken voorzien in </w:t>
      </w:r>
      <w:r w:rsidR="0046028C">
        <w:t>varianten om gra</w:t>
      </w:r>
      <w:r w:rsidR="00F27058">
        <w:t>fisch onderscheid mogelijk  te maken</w:t>
      </w:r>
      <w:r w:rsidR="00A03E80">
        <w:t xml:space="preserve">. De lijst </w:t>
      </w:r>
      <w:r w:rsidR="00C853A4">
        <w:t xml:space="preserve">van lijnstijlen waarvoor varianten beschikbaar zijn is opgenomen in </w:t>
      </w:r>
      <w:commentRangeStart w:id="177"/>
      <w:r w:rsidR="00C853A4">
        <w:t xml:space="preserve">bijlage </w:t>
      </w:r>
      <w:r w:rsidR="00B0062B">
        <w:t>4</w:t>
      </w:r>
      <w:r w:rsidR="00C853A4">
        <w:t>: “Lijnstijl varianten”</w:t>
      </w:r>
      <w:r w:rsidR="00A64E58">
        <w:t>.</w:t>
      </w:r>
    </w:p>
    <w:commentRangeEnd w:id="177"/>
    <w:p w14:paraId="548B8BAB" w14:textId="67B96E1B" w:rsidR="0011491F" w:rsidRPr="002C6C89" w:rsidRDefault="00C853A4" w:rsidP="0011491F">
      <w:pPr>
        <w:numPr>
          <w:ilvl w:val="0"/>
          <w:numId w:val="87"/>
        </w:numPr>
      </w:pPr>
      <w:r>
        <w:rPr>
          <w:rStyle w:val="Verwijzingopmerking"/>
        </w:rPr>
        <w:commentReference w:id="177"/>
      </w:r>
      <w:r w:rsidR="00DB2ED1">
        <w:t>De</w:t>
      </w:r>
      <w:r w:rsidR="0011491F" w:rsidRPr="002C6C89">
        <w:t xml:space="preserve"> standaard </w:t>
      </w:r>
      <w:r w:rsidR="002F31F7">
        <w:t>lijnstijl</w:t>
      </w:r>
      <w:r w:rsidR="0011491F" w:rsidRPr="002C6C89">
        <w:t xml:space="preserve"> voor een OBJECT de weergave is van dat OBJECT in situatie met één representatie (dus zonder STATUS en/of OPT). </w:t>
      </w:r>
      <w:r w:rsidR="0011491F">
        <w:br/>
      </w:r>
    </w:p>
    <w:p w14:paraId="087A0C25" w14:textId="4FC1FE1D" w:rsidR="0011491F" w:rsidRPr="002C6C89" w:rsidRDefault="0011491F" w:rsidP="0011491F">
      <w:pPr>
        <w:ind w:left="4253" w:hanging="3833"/>
      </w:pPr>
      <w:r w:rsidRPr="002C6C89">
        <w:t xml:space="preserve">Voorbeelden van </w:t>
      </w:r>
      <w:r w:rsidR="00F5320F">
        <w:t>lijnstijl</w:t>
      </w:r>
      <w:r w:rsidRPr="002C6C89">
        <w:t>namen:</w:t>
      </w:r>
    </w:p>
    <w:p w14:paraId="4D30A5EE" w14:textId="7DBB68F5" w:rsidR="0011491F" w:rsidRPr="008F439B" w:rsidRDefault="002673B1" w:rsidP="0011491F">
      <w:pPr>
        <w:tabs>
          <w:tab w:val="left" w:pos="4962"/>
        </w:tabs>
        <w:ind w:left="5103" w:hanging="4683"/>
        <w:rPr>
          <w:color w:val="000000" w:themeColor="text1"/>
        </w:rPr>
      </w:pPr>
      <w:r>
        <w:rPr>
          <w:color w:val="000000" w:themeColor="text1"/>
        </w:rPr>
        <w:t>VH-</w:t>
      </w:r>
      <w:r w:rsidR="00414524">
        <w:rPr>
          <w:color w:val="000000" w:themeColor="text1"/>
        </w:rPr>
        <w:t>TROTTOIRBAND</w:t>
      </w:r>
      <w:r w:rsidR="006119B4">
        <w:rPr>
          <w:color w:val="000000" w:themeColor="text1"/>
        </w:rPr>
        <w:t>-SO</w:t>
      </w:r>
      <w:r w:rsidR="0011491F" w:rsidRPr="008F439B">
        <w:rPr>
          <w:color w:val="000000" w:themeColor="text1"/>
        </w:rPr>
        <w:t xml:space="preserve">      </w:t>
      </w:r>
      <w:r w:rsidR="0011491F" w:rsidRPr="008F439B">
        <w:rPr>
          <w:color w:val="000000" w:themeColor="text1"/>
        </w:rPr>
        <w:tab/>
        <w:t>:</w:t>
      </w:r>
      <w:r w:rsidR="0011491F" w:rsidRPr="008F439B">
        <w:rPr>
          <w:color w:val="000000" w:themeColor="text1"/>
        </w:rPr>
        <w:tab/>
        <w:t>trottoirband in situatie uit de bibliotheek VH (Verhardingen)</w:t>
      </w:r>
    </w:p>
    <w:p w14:paraId="5E5A8808" w14:textId="28BA9CF4" w:rsidR="0011491F" w:rsidRPr="008F439B" w:rsidRDefault="006119B4" w:rsidP="0011491F">
      <w:pPr>
        <w:tabs>
          <w:tab w:val="left" w:pos="4962"/>
        </w:tabs>
        <w:ind w:left="5103" w:hanging="4683"/>
        <w:rPr>
          <w:color w:val="000000" w:themeColor="text1"/>
        </w:rPr>
      </w:pPr>
      <w:r>
        <w:rPr>
          <w:color w:val="000000" w:themeColor="text1"/>
        </w:rPr>
        <w:t>V-</w:t>
      </w:r>
      <w:r w:rsidR="00D12EDA">
        <w:rPr>
          <w:color w:val="000000" w:themeColor="text1"/>
        </w:rPr>
        <w:t>VH-TROTTOIRBAND</w:t>
      </w:r>
      <w:r>
        <w:rPr>
          <w:color w:val="000000" w:themeColor="text1"/>
        </w:rPr>
        <w:t>-SO</w:t>
      </w:r>
      <w:r w:rsidR="0011491F" w:rsidRPr="008F439B">
        <w:rPr>
          <w:color w:val="000000" w:themeColor="text1"/>
        </w:rPr>
        <w:tab/>
        <w:t>:</w:t>
      </w:r>
      <w:r w:rsidR="0011491F" w:rsidRPr="008F439B">
        <w:rPr>
          <w:color w:val="000000" w:themeColor="text1"/>
        </w:rPr>
        <w:tab/>
      </w:r>
      <w:proofErr w:type="spellStart"/>
      <w:r w:rsidR="0011491F" w:rsidRPr="008F439B">
        <w:rPr>
          <w:color w:val="000000" w:themeColor="text1"/>
        </w:rPr>
        <w:t>troittoirband</w:t>
      </w:r>
      <w:proofErr w:type="spellEnd"/>
      <w:r w:rsidR="0011491F" w:rsidRPr="008F439B">
        <w:rPr>
          <w:color w:val="000000" w:themeColor="text1"/>
        </w:rPr>
        <w:t xml:space="preserve"> vervallen uit de bibliotheek VH (is </w:t>
      </w:r>
      <w:r w:rsidR="002E6409">
        <w:rPr>
          <w:color w:val="000000" w:themeColor="text1"/>
        </w:rPr>
        <w:t>de</w:t>
      </w:r>
      <w:r w:rsidR="0011491F" w:rsidRPr="008F439B">
        <w:rPr>
          <w:color w:val="000000" w:themeColor="text1"/>
        </w:rPr>
        <w:t xml:space="preserve"> standaard </w:t>
      </w:r>
      <w:r w:rsidR="002E6409">
        <w:rPr>
          <w:color w:val="000000" w:themeColor="text1"/>
        </w:rPr>
        <w:t>lijnstijl</w:t>
      </w:r>
      <w:r w:rsidR="0011491F" w:rsidRPr="008F439B">
        <w:rPr>
          <w:color w:val="000000" w:themeColor="text1"/>
        </w:rPr>
        <w:t xml:space="preserve"> </w:t>
      </w:r>
      <w:r w:rsidR="005770EE">
        <w:rPr>
          <w:color w:val="000000" w:themeColor="text1"/>
        </w:rPr>
        <w:t>met toevoeg</w:t>
      </w:r>
      <w:r w:rsidR="00295CF2">
        <w:rPr>
          <w:color w:val="000000" w:themeColor="text1"/>
        </w:rPr>
        <w:t>i</w:t>
      </w:r>
      <w:r w:rsidR="005770EE">
        <w:rPr>
          <w:color w:val="000000" w:themeColor="text1"/>
        </w:rPr>
        <w:t>n</w:t>
      </w:r>
      <w:r w:rsidR="00295CF2">
        <w:rPr>
          <w:color w:val="000000" w:themeColor="text1"/>
        </w:rPr>
        <w:t>g</w:t>
      </w:r>
      <w:r w:rsidR="005770EE">
        <w:rPr>
          <w:color w:val="000000" w:themeColor="text1"/>
        </w:rPr>
        <w:t xml:space="preserve"> van een </w:t>
      </w:r>
      <w:r w:rsidR="00072167">
        <w:rPr>
          <w:color w:val="000000" w:themeColor="text1"/>
        </w:rPr>
        <w:t xml:space="preserve">dubbele </w:t>
      </w:r>
      <w:r w:rsidR="005770EE">
        <w:rPr>
          <w:color w:val="000000" w:themeColor="text1"/>
        </w:rPr>
        <w:t>s</w:t>
      </w:r>
      <w:r w:rsidR="00001906">
        <w:rPr>
          <w:color w:val="000000" w:themeColor="text1"/>
        </w:rPr>
        <w:t>c</w:t>
      </w:r>
      <w:r w:rsidR="005770EE">
        <w:rPr>
          <w:color w:val="000000" w:themeColor="text1"/>
        </w:rPr>
        <w:t xml:space="preserve">hrap ( // ) </w:t>
      </w:r>
      <w:r w:rsidR="0011491F" w:rsidRPr="008F439B">
        <w:rPr>
          <w:color w:val="000000" w:themeColor="text1"/>
        </w:rPr>
        <w:t>voor trottoirband in situatie)</w:t>
      </w:r>
    </w:p>
    <w:p w14:paraId="52217C50" w14:textId="70607953" w:rsidR="0011491F" w:rsidRDefault="00C23AE5" w:rsidP="0011491F">
      <w:pPr>
        <w:tabs>
          <w:tab w:val="left" w:pos="4962"/>
        </w:tabs>
        <w:ind w:left="5103" w:hanging="4683"/>
        <w:rPr>
          <w:color w:val="000000" w:themeColor="text1"/>
        </w:rPr>
      </w:pPr>
      <w:r>
        <w:rPr>
          <w:color w:val="000000" w:themeColor="text1"/>
        </w:rPr>
        <w:t>VH-TROTTOIRBAND_VARIANT01</w:t>
      </w:r>
      <w:r w:rsidR="00956E7C">
        <w:rPr>
          <w:color w:val="000000" w:themeColor="text1"/>
        </w:rPr>
        <w:t>-SO</w:t>
      </w:r>
      <w:r w:rsidR="0011491F" w:rsidRPr="008F439B">
        <w:rPr>
          <w:color w:val="000000" w:themeColor="text1"/>
        </w:rPr>
        <w:tab/>
        <w:t>:</w:t>
      </w:r>
      <w:r w:rsidR="0011491F" w:rsidRPr="008F439B">
        <w:rPr>
          <w:color w:val="000000" w:themeColor="text1"/>
        </w:rPr>
        <w:tab/>
      </w:r>
      <w:r w:rsidR="00BC026B">
        <w:rPr>
          <w:color w:val="000000" w:themeColor="text1"/>
        </w:rPr>
        <w:t>trottoirband in situatie uit de bibliotheek VH</w:t>
      </w:r>
      <w:r w:rsidR="00746FB2">
        <w:rPr>
          <w:color w:val="000000" w:themeColor="text1"/>
        </w:rPr>
        <w:t xml:space="preserve"> </w:t>
      </w:r>
      <w:r w:rsidR="00746FB2" w:rsidRPr="008F439B">
        <w:rPr>
          <w:color w:val="000000" w:themeColor="text1"/>
        </w:rPr>
        <w:t xml:space="preserve">(is </w:t>
      </w:r>
      <w:r w:rsidR="00072167">
        <w:rPr>
          <w:color w:val="000000" w:themeColor="text1"/>
        </w:rPr>
        <w:t>variant op</w:t>
      </w:r>
      <w:r w:rsidR="00746FB2" w:rsidRPr="008F439B">
        <w:rPr>
          <w:color w:val="000000" w:themeColor="text1"/>
        </w:rPr>
        <w:t xml:space="preserve"> </w:t>
      </w:r>
      <w:r w:rsidR="00746FB2">
        <w:rPr>
          <w:color w:val="000000" w:themeColor="text1"/>
        </w:rPr>
        <w:t>de</w:t>
      </w:r>
      <w:r w:rsidR="00746FB2" w:rsidRPr="008F439B">
        <w:rPr>
          <w:color w:val="000000" w:themeColor="text1"/>
        </w:rPr>
        <w:t xml:space="preserve"> standaard </w:t>
      </w:r>
      <w:r w:rsidR="00746FB2">
        <w:rPr>
          <w:color w:val="000000" w:themeColor="text1"/>
        </w:rPr>
        <w:t>lijnstijl</w:t>
      </w:r>
      <w:r w:rsidR="00746FB2" w:rsidRPr="008F439B">
        <w:rPr>
          <w:color w:val="000000" w:themeColor="text1"/>
        </w:rPr>
        <w:t xml:space="preserve"> voor trottoirband in situatie</w:t>
      </w:r>
      <w:r w:rsidR="00072167">
        <w:rPr>
          <w:color w:val="000000" w:themeColor="text1"/>
        </w:rPr>
        <w:t xml:space="preserve"> om onderscheid te </w:t>
      </w:r>
      <w:r w:rsidR="00C95ACD">
        <w:rPr>
          <w:color w:val="000000" w:themeColor="text1"/>
        </w:rPr>
        <w:t>kunnen duiden</w:t>
      </w:r>
      <w:r w:rsidR="00746FB2" w:rsidRPr="008F439B">
        <w:rPr>
          <w:color w:val="000000" w:themeColor="text1"/>
        </w:rPr>
        <w:t>)</w:t>
      </w:r>
    </w:p>
    <w:p w14:paraId="5BCCD62F" w14:textId="77777777" w:rsidR="00746FB2" w:rsidRPr="008F439B" w:rsidRDefault="00746FB2" w:rsidP="0011491F">
      <w:pPr>
        <w:tabs>
          <w:tab w:val="left" w:pos="4962"/>
        </w:tabs>
        <w:ind w:left="5103" w:hanging="4683"/>
        <w:rPr>
          <w:color w:val="000000" w:themeColor="text1"/>
        </w:rPr>
      </w:pPr>
    </w:p>
    <w:p w14:paraId="3EC84635" w14:textId="77777777" w:rsidR="006D574E" w:rsidRPr="002C6C89" w:rsidRDefault="006D574E" w:rsidP="00957EDF">
      <w:pPr>
        <w:pStyle w:val="Lijstalinea"/>
        <w:numPr>
          <w:ilvl w:val="0"/>
          <w:numId w:val="113"/>
        </w:numPr>
      </w:pPr>
      <w:r w:rsidRPr="002C6C89">
        <w:t xml:space="preserve">In principe bestaat een </w:t>
      </w:r>
      <w:r>
        <w:t>lijnstijl</w:t>
      </w:r>
      <w:r w:rsidRPr="002C6C89">
        <w:t xml:space="preserve"> voor een OBJECT met de STATUS V (Vervallen) uit het standaard </w:t>
      </w:r>
      <w:r>
        <w:t>lijnstijl</w:t>
      </w:r>
      <w:r w:rsidRPr="002C6C89">
        <w:t xml:space="preserve"> voor dat OBJECT met een </w:t>
      </w:r>
      <w:r>
        <w:t>dubbele schrap ( // )</w:t>
      </w:r>
      <w:r w:rsidRPr="002C6C89">
        <w:t xml:space="preserve"> daar doorheen getekend.</w:t>
      </w:r>
    </w:p>
    <w:p w14:paraId="3541189F" w14:textId="34446A75" w:rsidR="00A02440" w:rsidRDefault="00A02440" w:rsidP="00957EDF">
      <w:pPr>
        <w:ind w:left="360"/>
      </w:pPr>
    </w:p>
    <w:p w14:paraId="41413D9E" w14:textId="77777777" w:rsidR="00ED7FD2" w:rsidRDefault="00ED7FD2">
      <w:pPr>
        <w:overflowPunct/>
        <w:autoSpaceDE/>
        <w:autoSpaceDN/>
        <w:adjustRightInd/>
        <w:spacing w:line="240" w:lineRule="auto"/>
        <w:textAlignment w:val="auto"/>
      </w:pPr>
      <w:r>
        <w:br w:type="page"/>
      </w:r>
    </w:p>
    <w:p w14:paraId="48321A43" w14:textId="49543934" w:rsidR="006B5E42" w:rsidRDefault="0011491F" w:rsidP="00957EDF">
      <w:pPr>
        <w:pStyle w:val="Lijstalinea"/>
        <w:numPr>
          <w:ilvl w:val="0"/>
          <w:numId w:val="113"/>
        </w:numPr>
      </w:pPr>
      <w:r w:rsidRPr="00082495">
        <w:lastRenderedPageBreak/>
        <w:t xml:space="preserve">NLCS bevat een </w:t>
      </w:r>
      <w:proofErr w:type="spellStart"/>
      <w:r w:rsidRPr="00082495">
        <w:t>basisset</w:t>
      </w:r>
      <w:proofErr w:type="spellEnd"/>
      <w:r w:rsidRPr="00082495">
        <w:t xml:space="preserve"> </w:t>
      </w:r>
      <w:r w:rsidR="00503C8F">
        <w:t>lijnstijle</w:t>
      </w:r>
      <w:r w:rsidRPr="00082495">
        <w:t xml:space="preserve">n. Gebruikers, softwareontwikkelaars of toeleveranciers kunnen desgewenst eigen </w:t>
      </w:r>
      <w:r w:rsidR="00503C8F">
        <w:t>lijnstijl</w:t>
      </w:r>
      <w:r w:rsidRPr="00082495">
        <w:t xml:space="preserve">(-bibliotheken) toevoegen. Om te bewerkstelligen dat deze eigen </w:t>
      </w:r>
      <w:r w:rsidR="00503C8F">
        <w:t>lijnstijlen</w:t>
      </w:r>
      <w:r w:rsidRPr="00082495">
        <w:t xml:space="preserve"> worden herkend door, en op de juiste wijze kunnen worden geplaatst met NLCS CAD-applicaties, moet de naamgeving ervan worden opgebouwd als in deze paragraaf is beschreven.</w:t>
      </w:r>
      <w:r w:rsidR="00AD5B14">
        <w:t xml:space="preserve"> De NLCS voorziet niet in het uitwisselen van eigen bibliotheken, houdt dan ook rekening met de mogelijke beperkingen in het uitwisselen van eigen bibliotheken tussen verschillende software applicaties.</w:t>
      </w:r>
      <w:r w:rsidR="00D62A6A" w:rsidRPr="00D62A6A">
        <w:t xml:space="preserve"> </w:t>
      </w:r>
      <w:r w:rsidR="00D62A6A">
        <w:t>Bronbestand</w:t>
      </w:r>
      <w:r w:rsidR="001B3750">
        <w:t>en</w:t>
      </w:r>
      <w:r w:rsidR="00D62A6A">
        <w:t xml:space="preserve"> dienen beschikbaar gesteld te worden indien eigen </w:t>
      </w:r>
      <w:r w:rsidR="001B3750">
        <w:t>lijnstijlen</w:t>
      </w:r>
      <w:r w:rsidR="00D62A6A">
        <w:t xml:space="preserve"> buiten de organisatie toegepast dienen te worden.</w:t>
      </w:r>
    </w:p>
    <w:p w14:paraId="500DC382" w14:textId="77777777" w:rsidR="00B335B0" w:rsidRDefault="00B335B0" w:rsidP="00957EDF">
      <w:pPr>
        <w:pStyle w:val="Lijstalinea"/>
        <w:ind w:left="405"/>
      </w:pPr>
    </w:p>
    <w:p w14:paraId="2A441E8A" w14:textId="6780B788" w:rsidR="00B30057" w:rsidRDefault="00B30057" w:rsidP="00957EDF">
      <w:pPr>
        <w:pStyle w:val="Lijstalinea"/>
        <w:numPr>
          <w:ilvl w:val="0"/>
          <w:numId w:val="113"/>
        </w:numPr>
      </w:pPr>
      <w:r>
        <w:t xml:space="preserve">Lijnstijlen dienen herkenbaar te zijn </w:t>
      </w:r>
      <w:r w:rsidR="00525899">
        <w:t xml:space="preserve">volgens het uitgangspunt 5cm bij een plotschaal van 1:200, dit komt overeen met een </w:t>
      </w:r>
      <w:r w:rsidR="005560FC">
        <w:t>objectlengte</w:t>
      </w:r>
      <w:r w:rsidR="00525899">
        <w:t xml:space="preserve"> van 10m. </w:t>
      </w:r>
    </w:p>
    <w:p w14:paraId="0084DDB5" w14:textId="77777777" w:rsidR="001513DC" w:rsidRDefault="001513DC" w:rsidP="00957EDF">
      <w:pPr>
        <w:pStyle w:val="Lijstalinea"/>
        <w:numPr>
          <w:ilvl w:val="0"/>
          <w:numId w:val="113"/>
        </w:numPr>
      </w:pPr>
      <w:r>
        <w:br w:type="page"/>
      </w:r>
    </w:p>
    <w:p w14:paraId="0084DDB6" w14:textId="77777777" w:rsidR="008F3605" w:rsidRPr="007C7067" w:rsidRDefault="00684E93" w:rsidP="008F3605">
      <w:pPr>
        <w:pStyle w:val="Kop1"/>
      </w:pPr>
      <w:bookmarkStart w:id="178" w:name="_Toc90923655"/>
      <w:r w:rsidRPr="007C7067">
        <w:lastRenderedPageBreak/>
        <w:t>BIJLAGE 1: Uitwisseling van 3D objectinformatie</w:t>
      </w:r>
      <w:bookmarkEnd w:id="178"/>
    </w:p>
    <w:p w14:paraId="0084DDB7" w14:textId="77777777" w:rsidR="00684E93" w:rsidRPr="007C7067" w:rsidRDefault="00684E93" w:rsidP="00684E93"/>
    <w:p w14:paraId="0084DDB8" w14:textId="77777777" w:rsidR="00684E93" w:rsidRPr="007C7067" w:rsidRDefault="00684E93" w:rsidP="00684E93">
      <w:r w:rsidRPr="007C7067">
        <w:t xml:space="preserve">De NLCS is ontwikkeld voor CAD </w:t>
      </w:r>
      <w:r w:rsidR="00803F23">
        <w:t xml:space="preserve">modellen en </w:t>
      </w:r>
      <w:r w:rsidRPr="007C7067">
        <w:t xml:space="preserve">tekeningen. In toenemende mate benutten partijen in de GWW echter ook 3D modelleringsapplicaties, met name voor constructies of kunstwerken. Het is niet (altijd) mogelijk om uit een 3D model 2D tekeningen te genereren die voldoen aan de NLCS. Wanneer opdrachtgevers desalniettemin de NLCS voorschrijven voor dergelijke tekeningen, kan dat een ongewenste drempel betekenen voor de toepassing van 3D modelleren en BIM in de GWW-sector. Een gezamenlijke werkgroep van NLCS en COINS heeft zich over deze problematiek gebogen en </w:t>
      </w:r>
      <w:r w:rsidR="003E1B55" w:rsidRPr="007C7067">
        <w:t xml:space="preserve">onderstaande </w:t>
      </w:r>
      <w:r w:rsidRPr="007C7067">
        <w:t>aanbevelingen geformuleerd.</w:t>
      </w:r>
    </w:p>
    <w:p w14:paraId="0084DDB9" w14:textId="77777777" w:rsidR="00684E93" w:rsidRPr="007C7067" w:rsidRDefault="00684E93" w:rsidP="00684E93"/>
    <w:p w14:paraId="0084DDBA" w14:textId="77777777" w:rsidR="003E1B55" w:rsidRPr="007C7067" w:rsidRDefault="003E1B55" w:rsidP="003E1B55">
      <w:pPr>
        <w:pStyle w:val="Lijstalinea"/>
        <w:numPr>
          <w:ilvl w:val="0"/>
          <w:numId w:val="104"/>
        </w:numPr>
      </w:pPr>
      <w:r w:rsidRPr="007C7067">
        <w:t>Hanteer voor de uitwisseling van 3D constructiemodellen de volgende voorlopige richtlijn.</w:t>
      </w:r>
    </w:p>
    <w:p w14:paraId="0084DDBB" w14:textId="77777777" w:rsidR="003E1B55" w:rsidRPr="007C7067" w:rsidRDefault="003E1B55" w:rsidP="003E1B55">
      <w:pPr>
        <w:pStyle w:val="Lijstalinea"/>
        <w:numPr>
          <w:ilvl w:val="1"/>
          <w:numId w:val="104"/>
        </w:numPr>
      </w:pPr>
      <w:r w:rsidRPr="007C7067">
        <w:t xml:space="preserve">Opdrachtnemers die werken met 3D constructiemodellen, zijn niet verplicht het </w:t>
      </w:r>
      <w:r w:rsidRPr="007C7067">
        <w:rPr>
          <w:i/>
        </w:rPr>
        <w:t xml:space="preserve">as built </w:t>
      </w:r>
      <w:r w:rsidRPr="007C7067">
        <w:t xml:space="preserve">model te leveren in de vorm van 2D CAD tekeningen conform NLCS. Wanneer 2D CAD tekeningen worden geleverd die niet uit het 3D model (kunnen) worden gegenereerd, zijn deze opgebouwd conform NLCS; </w:t>
      </w:r>
    </w:p>
    <w:p w14:paraId="0084DDBC" w14:textId="77777777" w:rsidR="003E1B55" w:rsidRPr="007C7067" w:rsidRDefault="003E1B55" w:rsidP="003E1B55">
      <w:pPr>
        <w:pStyle w:val="Lijstalinea"/>
        <w:numPr>
          <w:ilvl w:val="1"/>
          <w:numId w:val="104"/>
        </w:numPr>
      </w:pPr>
      <w:r w:rsidRPr="007C7067">
        <w:t>het 3D model dient minimaal te worden geleverd in 3D DWG en 3D PDF. Indien gewenst kunnen per project aanvullende afspraken worden gemaakt, bijvoorbeeld levering in IFC-formaat, in een COINS container; NWD (</w:t>
      </w:r>
      <w:proofErr w:type="spellStart"/>
      <w:r w:rsidRPr="007C7067">
        <w:t>NavisWorks</w:t>
      </w:r>
      <w:proofErr w:type="spellEnd"/>
      <w:r w:rsidRPr="007C7067">
        <w:t xml:space="preserve">) en/of het </w:t>
      </w:r>
      <w:r w:rsidRPr="007C7067">
        <w:rPr>
          <w:i/>
        </w:rPr>
        <w:t>native</w:t>
      </w:r>
      <w:r w:rsidRPr="007C7067">
        <w:t xml:space="preserve"> 3D CAD formaat;</w:t>
      </w:r>
    </w:p>
    <w:p w14:paraId="0084DDBD" w14:textId="77777777" w:rsidR="003E1B55" w:rsidRPr="007C7067" w:rsidRDefault="003E1B55" w:rsidP="003E1B55">
      <w:pPr>
        <w:pStyle w:val="Lijstalinea"/>
        <w:numPr>
          <w:ilvl w:val="1"/>
          <w:numId w:val="104"/>
        </w:numPr>
      </w:pPr>
      <w:r w:rsidRPr="007C7067">
        <w:t>maak bij de start van het project duidelijke afspraken over wat in welk formaat moet worden geleverd. Het is belangrijk dat opdrachtgevers per project nauwkeurig specificeren waarvoor zij de uit te wisselen informatie willen gebruiken en duidelijk aangeven welke niet-geometrische informatie moet worden overgedragen naast de 3D geometrie;</w:t>
      </w:r>
    </w:p>
    <w:p w14:paraId="0084DDBE" w14:textId="77777777" w:rsidR="003E1B55" w:rsidRPr="007C7067" w:rsidRDefault="003E1B55" w:rsidP="003E1B55">
      <w:pPr>
        <w:pStyle w:val="Lijstalinea"/>
        <w:numPr>
          <w:ilvl w:val="1"/>
          <w:numId w:val="104"/>
        </w:numPr>
      </w:pPr>
      <w:r w:rsidRPr="007C7067">
        <w:t xml:space="preserve">laat tijdens het project de 3D modellen door een onafhankelijke partij toetsen op hun kwaliteit en bruikbaarheid. </w:t>
      </w:r>
    </w:p>
    <w:p w14:paraId="0084DDBF" w14:textId="77777777" w:rsidR="003E1B55" w:rsidRPr="007C7067" w:rsidRDefault="003E1B55" w:rsidP="003E1B55">
      <w:pPr>
        <w:pStyle w:val="Lijstalinea"/>
        <w:numPr>
          <w:ilvl w:val="0"/>
          <w:numId w:val="104"/>
        </w:numPr>
      </w:pPr>
      <w:r w:rsidRPr="007C7067">
        <w:t>Pas deze richtlijn eerst toe voor een beperkt aantal pilotprojecten en stel een gezamenlijke evaluatie en – op basis daarvan – een bijgestelde regeling op.</w:t>
      </w:r>
    </w:p>
    <w:p w14:paraId="0084DDC0" w14:textId="77777777" w:rsidR="003E1B55" w:rsidRPr="007C7067" w:rsidRDefault="003E1B55" w:rsidP="003E1B55">
      <w:pPr>
        <w:pStyle w:val="Lijstalinea"/>
        <w:numPr>
          <w:ilvl w:val="0"/>
          <w:numId w:val="104"/>
        </w:numPr>
      </w:pPr>
      <w:r w:rsidRPr="007C7067">
        <w:t>IJk jaarlijks de richtlijn op de stand van de techniek. Doordat zowel IFC als COINS, maar ook softwareapplicaties zich verder ontwikkelen, wordt het leveren van neutrale, volledige modellen gaandeweg beter mogelijk en zal de overgedragen informatie steeds vollediger kunnen zijn.</w:t>
      </w:r>
    </w:p>
    <w:p w14:paraId="0084DDC1" w14:textId="77777777" w:rsidR="003E1B55" w:rsidRPr="007C7067" w:rsidRDefault="003E1B55" w:rsidP="003E1B55"/>
    <w:p w14:paraId="0084DDC2" w14:textId="77777777" w:rsidR="008F3605" w:rsidRPr="007C7067" w:rsidRDefault="008F3605" w:rsidP="008F3605"/>
    <w:p w14:paraId="0084DDC3" w14:textId="77777777" w:rsidR="008F3605" w:rsidRPr="003E1B55" w:rsidRDefault="008F3605" w:rsidP="008F3605">
      <w:pPr>
        <w:rPr>
          <w:color w:val="C00000"/>
        </w:rPr>
      </w:pPr>
    </w:p>
    <w:p w14:paraId="0084DDC4" w14:textId="77777777" w:rsidR="008F3605" w:rsidRDefault="008F3605">
      <w:pPr>
        <w:overflowPunct/>
        <w:autoSpaceDE/>
        <w:autoSpaceDN/>
        <w:adjustRightInd/>
        <w:spacing w:line="240" w:lineRule="auto"/>
        <w:textAlignment w:val="auto"/>
        <w:rPr>
          <w:b/>
          <w:color w:val="C00000"/>
          <w:spacing w:val="30"/>
          <w:sz w:val="26"/>
        </w:rPr>
      </w:pPr>
      <w:r>
        <w:rPr>
          <w:color w:val="C00000"/>
        </w:rPr>
        <w:br w:type="page"/>
      </w:r>
    </w:p>
    <w:p w14:paraId="0084DDC5" w14:textId="77777777" w:rsidR="001513DC" w:rsidRPr="007C7067" w:rsidRDefault="00DD7D3B" w:rsidP="00DD7D3B">
      <w:pPr>
        <w:pStyle w:val="Kop1"/>
      </w:pPr>
      <w:bookmarkStart w:id="179" w:name="_Toc90923656"/>
      <w:r w:rsidRPr="007C7067">
        <w:lastRenderedPageBreak/>
        <w:t xml:space="preserve">BIJLAGE </w:t>
      </w:r>
      <w:r w:rsidR="001351A3" w:rsidRPr="007C7067">
        <w:t>2</w:t>
      </w:r>
      <w:r w:rsidRPr="007C7067">
        <w:t>: Lagen voor de DISCIPLINE PLANVORMING</w:t>
      </w:r>
      <w:bookmarkEnd w:id="179"/>
    </w:p>
    <w:p w14:paraId="0084DDC6" w14:textId="77777777" w:rsidR="00DD7D3B" w:rsidRPr="007C7067" w:rsidRDefault="00DD7D3B" w:rsidP="00DD7D3B"/>
    <w:p w14:paraId="0084DDC7" w14:textId="77777777" w:rsidR="00DD7D3B" w:rsidRPr="007C7067" w:rsidRDefault="00DD7D3B" w:rsidP="00DD7D3B">
      <w:r w:rsidRPr="007C7067">
        <w:t xml:space="preserve">In release 4.0 van de NLCS zijn lagen toegevoegd ten behoeve van de DISCIPLINE PLANVORMING (zie ook de toelichting bij release 4.0 in de Inleiding van deze Formele Beschrijving NLCS). </w:t>
      </w:r>
      <w:r w:rsidR="00B25E01" w:rsidRPr="007C7067">
        <w:t xml:space="preserve">De nieuwe lagen zijn ingepast in de bestaande HOOFDGROEPEN. Onderstaande tabel toont per HOOFDGROEP de laagnamen die kunnen worden gebruikt binnen de DISCIPLINE PLANVORMING voor het maken van exploitatie-, verkavelings-, inrichtings- en matenplannen. </w:t>
      </w:r>
      <w:r w:rsidR="006D1770" w:rsidRPr="007C7067">
        <w:t>Uiteraard staat het planvormers vrij om daarnaast alle andere lagen van de NLCS te benutten.</w:t>
      </w:r>
    </w:p>
    <w:p w14:paraId="0084DDC8" w14:textId="77777777" w:rsidR="00B25E01" w:rsidRPr="007C7067" w:rsidRDefault="00B25E01" w:rsidP="00DD7D3B"/>
    <w:tbl>
      <w:tblPr>
        <w:tblW w:w="8560" w:type="dxa"/>
        <w:tblCellMar>
          <w:left w:w="70" w:type="dxa"/>
          <w:right w:w="70" w:type="dxa"/>
        </w:tblCellMar>
        <w:tblLook w:val="04A0" w:firstRow="1" w:lastRow="0" w:firstColumn="1" w:lastColumn="0" w:noHBand="0" w:noVBand="1"/>
      </w:tblPr>
      <w:tblGrid>
        <w:gridCol w:w="8560"/>
      </w:tblGrid>
      <w:tr w:rsidR="00D31374" w14:paraId="6C813A07" w14:textId="77777777" w:rsidTr="00D31374">
        <w:trPr>
          <w:trHeight w:val="270"/>
        </w:trPr>
        <w:tc>
          <w:tcPr>
            <w:tcW w:w="8560" w:type="dxa"/>
            <w:tcBorders>
              <w:top w:val="nil"/>
              <w:left w:val="nil"/>
              <w:bottom w:val="single" w:sz="8" w:space="0" w:color="95B3D7"/>
              <w:right w:val="nil"/>
            </w:tcBorders>
            <w:noWrap/>
            <w:vAlign w:val="bottom"/>
            <w:hideMark/>
          </w:tcPr>
          <w:p w14:paraId="18C22E91" w14:textId="77777777" w:rsidR="00D31374" w:rsidRDefault="00D31374">
            <w:pPr>
              <w:overflowPunct/>
              <w:autoSpaceDE/>
              <w:autoSpaceDN/>
              <w:adjustRightInd/>
              <w:spacing w:line="240" w:lineRule="auto"/>
              <w:textAlignment w:val="auto"/>
              <w:rPr>
                <w:rFonts w:ascii="Verdana" w:hAnsi="Verdana" w:cs="Arial"/>
                <w:b/>
                <w:bCs/>
                <w:color w:val="1F497D"/>
                <w:sz w:val="16"/>
                <w:szCs w:val="16"/>
              </w:rPr>
            </w:pPr>
            <w:r>
              <w:rPr>
                <w:rFonts w:ascii="Verdana" w:hAnsi="Verdana" w:cs="Arial"/>
                <w:b/>
                <w:bCs/>
                <w:color w:val="1F497D"/>
                <w:sz w:val="16"/>
                <w:szCs w:val="16"/>
              </w:rPr>
              <w:t>AL- Algemeen</w:t>
            </w:r>
          </w:p>
        </w:tc>
      </w:tr>
      <w:tr w:rsidR="00D31374" w14:paraId="635482B7" w14:textId="77777777" w:rsidTr="00D31374">
        <w:trPr>
          <w:trHeight w:val="255"/>
        </w:trPr>
        <w:tc>
          <w:tcPr>
            <w:tcW w:w="8560" w:type="dxa"/>
            <w:tcBorders>
              <w:top w:val="nil"/>
              <w:left w:val="nil"/>
              <w:bottom w:val="nil"/>
              <w:right w:val="nil"/>
            </w:tcBorders>
            <w:noWrap/>
            <w:vAlign w:val="bottom"/>
            <w:hideMark/>
          </w:tcPr>
          <w:p w14:paraId="349C1814" w14:textId="77777777" w:rsidR="00D31374" w:rsidRDefault="00D31374">
            <w:pPr>
              <w:rPr>
                <w:rFonts w:ascii="Arial" w:hAnsi="Arial" w:cs="Arial"/>
                <w:sz w:val="16"/>
                <w:szCs w:val="16"/>
              </w:rPr>
            </w:pPr>
            <w:r>
              <w:rPr>
                <w:rFonts w:ascii="Arial" w:hAnsi="Arial" w:cs="Arial"/>
                <w:sz w:val="16"/>
                <w:szCs w:val="16"/>
              </w:rPr>
              <w:t>(M)</w:t>
            </w:r>
          </w:p>
        </w:tc>
      </w:tr>
      <w:tr w:rsidR="00D31374" w14:paraId="57B0FF11" w14:textId="77777777" w:rsidTr="00D31374">
        <w:trPr>
          <w:trHeight w:val="255"/>
        </w:trPr>
        <w:tc>
          <w:tcPr>
            <w:tcW w:w="8560" w:type="dxa"/>
            <w:tcBorders>
              <w:top w:val="nil"/>
              <w:left w:val="nil"/>
              <w:bottom w:val="nil"/>
              <w:right w:val="nil"/>
            </w:tcBorders>
            <w:noWrap/>
            <w:vAlign w:val="bottom"/>
            <w:hideMark/>
          </w:tcPr>
          <w:p w14:paraId="3C27A350" w14:textId="77777777" w:rsidR="00D31374" w:rsidRDefault="00D31374">
            <w:pPr>
              <w:rPr>
                <w:rFonts w:ascii="Arial" w:hAnsi="Arial" w:cs="Arial"/>
                <w:sz w:val="16"/>
                <w:szCs w:val="16"/>
              </w:rPr>
            </w:pPr>
            <w:r>
              <w:rPr>
                <w:rFonts w:ascii="Arial" w:hAnsi="Arial" w:cs="Arial"/>
                <w:sz w:val="16"/>
                <w:szCs w:val="16"/>
              </w:rPr>
              <w:t>HULPLIJN</w:t>
            </w:r>
          </w:p>
        </w:tc>
      </w:tr>
      <w:tr w:rsidR="00D31374" w14:paraId="7EFF1BE4" w14:textId="77777777" w:rsidTr="00D31374">
        <w:trPr>
          <w:trHeight w:val="255"/>
        </w:trPr>
        <w:tc>
          <w:tcPr>
            <w:tcW w:w="8560" w:type="dxa"/>
            <w:tcBorders>
              <w:top w:val="nil"/>
              <w:left w:val="nil"/>
              <w:bottom w:val="nil"/>
              <w:right w:val="nil"/>
            </w:tcBorders>
            <w:noWrap/>
            <w:vAlign w:val="bottom"/>
            <w:hideMark/>
          </w:tcPr>
          <w:p w14:paraId="3C360232" w14:textId="77777777" w:rsidR="00D31374" w:rsidRDefault="00D31374">
            <w:pPr>
              <w:rPr>
                <w:rFonts w:ascii="Arial" w:hAnsi="Arial" w:cs="Arial"/>
                <w:sz w:val="16"/>
                <w:szCs w:val="16"/>
              </w:rPr>
            </w:pPr>
            <w:r>
              <w:rPr>
                <w:rFonts w:ascii="Arial" w:hAnsi="Arial" w:cs="Arial"/>
                <w:sz w:val="16"/>
                <w:szCs w:val="16"/>
              </w:rPr>
              <w:t>PEIL</w:t>
            </w:r>
          </w:p>
        </w:tc>
      </w:tr>
      <w:tr w:rsidR="00D31374" w14:paraId="2C720661" w14:textId="77777777" w:rsidTr="00D31374">
        <w:trPr>
          <w:trHeight w:val="255"/>
        </w:trPr>
        <w:tc>
          <w:tcPr>
            <w:tcW w:w="8560" w:type="dxa"/>
            <w:tcBorders>
              <w:top w:val="nil"/>
              <w:left w:val="nil"/>
              <w:bottom w:val="nil"/>
              <w:right w:val="nil"/>
            </w:tcBorders>
            <w:noWrap/>
            <w:vAlign w:val="bottom"/>
            <w:hideMark/>
          </w:tcPr>
          <w:p w14:paraId="1BDDF0F7" w14:textId="77777777" w:rsidR="00D31374" w:rsidRDefault="00D31374">
            <w:pPr>
              <w:rPr>
                <w:rFonts w:ascii="Arial" w:hAnsi="Arial" w:cs="Arial"/>
                <w:sz w:val="16"/>
                <w:szCs w:val="16"/>
              </w:rPr>
            </w:pPr>
            <w:r>
              <w:rPr>
                <w:rFonts w:ascii="Arial" w:hAnsi="Arial" w:cs="Arial"/>
                <w:sz w:val="16"/>
                <w:szCs w:val="16"/>
              </w:rPr>
              <w:t>PEIL_ADVIESBOUWPEIL</w:t>
            </w:r>
          </w:p>
        </w:tc>
      </w:tr>
      <w:tr w:rsidR="00D31374" w14:paraId="0EEC4902" w14:textId="77777777" w:rsidTr="00D31374">
        <w:trPr>
          <w:trHeight w:val="255"/>
        </w:trPr>
        <w:tc>
          <w:tcPr>
            <w:tcW w:w="8560" w:type="dxa"/>
            <w:tcBorders>
              <w:top w:val="nil"/>
              <w:left w:val="nil"/>
              <w:bottom w:val="nil"/>
              <w:right w:val="nil"/>
            </w:tcBorders>
            <w:noWrap/>
            <w:vAlign w:val="bottom"/>
            <w:hideMark/>
          </w:tcPr>
          <w:p w14:paraId="2D6B7821" w14:textId="77777777" w:rsidR="00D31374" w:rsidRDefault="00D31374">
            <w:pPr>
              <w:rPr>
                <w:rFonts w:ascii="Arial" w:hAnsi="Arial" w:cs="Arial"/>
                <w:sz w:val="16"/>
                <w:szCs w:val="16"/>
              </w:rPr>
            </w:pPr>
            <w:r>
              <w:rPr>
                <w:rFonts w:ascii="Arial" w:hAnsi="Arial" w:cs="Arial"/>
                <w:sz w:val="16"/>
                <w:szCs w:val="16"/>
              </w:rPr>
              <w:t>PEIL_GEINTERPOLEERD</w:t>
            </w:r>
          </w:p>
        </w:tc>
      </w:tr>
      <w:tr w:rsidR="00D31374" w14:paraId="7BD65D77" w14:textId="77777777" w:rsidTr="00D31374">
        <w:trPr>
          <w:trHeight w:val="255"/>
        </w:trPr>
        <w:tc>
          <w:tcPr>
            <w:tcW w:w="8560" w:type="dxa"/>
            <w:tcBorders>
              <w:top w:val="nil"/>
              <w:left w:val="nil"/>
              <w:bottom w:val="nil"/>
              <w:right w:val="nil"/>
            </w:tcBorders>
            <w:noWrap/>
            <w:vAlign w:val="bottom"/>
            <w:hideMark/>
          </w:tcPr>
          <w:p w14:paraId="19B97BFD" w14:textId="77777777" w:rsidR="00D31374" w:rsidRDefault="00D31374">
            <w:pPr>
              <w:rPr>
                <w:rFonts w:ascii="Arial" w:hAnsi="Arial" w:cs="Arial"/>
                <w:sz w:val="16"/>
                <w:szCs w:val="16"/>
              </w:rPr>
            </w:pPr>
            <w:r>
              <w:rPr>
                <w:rFonts w:ascii="Arial" w:hAnsi="Arial" w:cs="Arial"/>
                <w:sz w:val="16"/>
                <w:szCs w:val="16"/>
              </w:rPr>
              <w:t>PEIL_INGEMETEN</w:t>
            </w:r>
          </w:p>
        </w:tc>
      </w:tr>
      <w:tr w:rsidR="00D31374" w14:paraId="6B0EECD3" w14:textId="77777777" w:rsidTr="00D31374">
        <w:trPr>
          <w:trHeight w:val="255"/>
        </w:trPr>
        <w:tc>
          <w:tcPr>
            <w:tcW w:w="8560" w:type="dxa"/>
            <w:tcBorders>
              <w:top w:val="nil"/>
              <w:left w:val="nil"/>
              <w:bottom w:val="nil"/>
              <w:right w:val="nil"/>
            </w:tcBorders>
            <w:noWrap/>
            <w:vAlign w:val="bottom"/>
            <w:hideMark/>
          </w:tcPr>
          <w:p w14:paraId="69CCA626" w14:textId="77777777" w:rsidR="00D31374" w:rsidRDefault="00D31374">
            <w:pPr>
              <w:rPr>
                <w:rFonts w:ascii="Arial" w:hAnsi="Arial" w:cs="Arial"/>
                <w:sz w:val="16"/>
                <w:szCs w:val="16"/>
              </w:rPr>
            </w:pPr>
            <w:r>
              <w:rPr>
                <w:rFonts w:ascii="Arial" w:hAnsi="Arial" w:cs="Arial"/>
                <w:sz w:val="16"/>
                <w:szCs w:val="16"/>
              </w:rPr>
              <w:t>PEIL_PEILBOUT</w:t>
            </w:r>
          </w:p>
        </w:tc>
      </w:tr>
      <w:tr w:rsidR="00D31374" w14:paraId="3CB12496" w14:textId="77777777" w:rsidTr="00D31374">
        <w:trPr>
          <w:trHeight w:val="255"/>
        </w:trPr>
        <w:tc>
          <w:tcPr>
            <w:tcW w:w="8560" w:type="dxa"/>
            <w:tcBorders>
              <w:top w:val="nil"/>
              <w:left w:val="nil"/>
              <w:bottom w:val="nil"/>
              <w:right w:val="nil"/>
            </w:tcBorders>
            <w:noWrap/>
            <w:vAlign w:val="bottom"/>
            <w:hideMark/>
          </w:tcPr>
          <w:p w14:paraId="36A03F82" w14:textId="77777777" w:rsidR="00D31374" w:rsidRDefault="00D31374">
            <w:pPr>
              <w:rPr>
                <w:rFonts w:ascii="Arial" w:hAnsi="Arial" w:cs="Arial"/>
                <w:sz w:val="16"/>
                <w:szCs w:val="16"/>
              </w:rPr>
            </w:pPr>
            <w:r>
              <w:rPr>
                <w:rFonts w:ascii="Arial" w:hAnsi="Arial" w:cs="Arial"/>
                <w:sz w:val="16"/>
                <w:szCs w:val="16"/>
              </w:rPr>
              <w:t>PEIL_UITGIFTE</w:t>
            </w:r>
          </w:p>
        </w:tc>
      </w:tr>
      <w:tr w:rsidR="00D31374" w14:paraId="7D8993A5" w14:textId="77777777" w:rsidTr="00D31374">
        <w:trPr>
          <w:trHeight w:val="255"/>
        </w:trPr>
        <w:tc>
          <w:tcPr>
            <w:tcW w:w="8560" w:type="dxa"/>
            <w:tcBorders>
              <w:top w:val="nil"/>
              <w:left w:val="nil"/>
              <w:bottom w:val="nil"/>
              <w:right w:val="nil"/>
            </w:tcBorders>
            <w:noWrap/>
            <w:vAlign w:val="bottom"/>
            <w:hideMark/>
          </w:tcPr>
          <w:p w14:paraId="72D55778" w14:textId="77777777" w:rsidR="00D31374" w:rsidRDefault="00D31374">
            <w:pPr>
              <w:rPr>
                <w:rFonts w:ascii="Arial" w:hAnsi="Arial" w:cs="Arial"/>
                <w:sz w:val="16"/>
                <w:szCs w:val="16"/>
              </w:rPr>
            </w:pPr>
          </w:p>
        </w:tc>
      </w:tr>
      <w:tr w:rsidR="00D31374" w14:paraId="61DA0F95" w14:textId="77777777" w:rsidTr="00D31374">
        <w:trPr>
          <w:trHeight w:val="270"/>
        </w:trPr>
        <w:tc>
          <w:tcPr>
            <w:tcW w:w="8560" w:type="dxa"/>
            <w:tcBorders>
              <w:top w:val="nil"/>
              <w:left w:val="nil"/>
              <w:bottom w:val="single" w:sz="8" w:space="0" w:color="95B3D7"/>
              <w:right w:val="nil"/>
            </w:tcBorders>
            <w:noWrap/>
            <w:vAlign w:val="bottom"/>
            <w:hideMark/>
          </w:tcPr>
          <w:p w14:paraId="21F2274A"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AM - Assen en </w:t>
            </w:r>
            <w:proofErr w:type="spellStart"/>
            <w:r>
              <w:rPr>
                <w:rFonts w:ascii="Verdana" w:hAnsi="Verdana" w:cs="Arial"/>
                <w:b/>
                <w:bCs/>
                <w:color w:val="1F497D"/>
                <w:sz w:val="16"/>
                <w:szCs w:val="16"/>
              </w:rPr>
              <w:t>Metrering</w:t>
            </w:r>
            <w:proofErr w:type="spellEnd"/>
          </w:p>
        </w:tc>
      </w:tr>
      <w:tr w:rsidR="00D31374" w14:paraId="3403E3D7" w14:textId="77777777" w:rsidTr="00D31374">
        <w:trPr>
          <w:trHeight w:val="255"/>
        </w:trPr>
        <w:tc>
          <w:tcPr>
            <w:tcW w:w="8560" w:type="dxa"/>
            <w:tcBorders>
              <w:top w:val="nil"/>
              <w:left w:val="nil"/>
              <w:bottom w:val="nil"/>
              <w:right w:val="nil"/>
            </w:tcBorders>
            <w:noWrap/>
            <w:vAlign w:val="bottom"/>
            <w:hideMark/>
          </w:tcPr>
          <w:p w14:paraId="0594AED5" w14:textId="77777777" w:rsidR="00D31374" w:rsidRDefault="00D31374">
            <w:pPr>
              <w:rPr>
                <w:rFonts w:ascii="Arial" w:hAnsi="Arial" w:cs="Arial"/>
                <w:sz w:val="16"/>
                <w:szCs w:val="16"/>
              </w:rPr>
            </w:pPr>
            <w:r>
              <w:rPr>
                <w:rFonts w:ascii="Arial" w:hAnsi="Arial" w:cs="Arial"/>
                <w:sz w:val="16"/>
                <w:szCs w:val="16"/>
              </w:rPr>
              <w:t>AS</w:t>
            </w:r>
          </w:p>
        </w:tc>
      </w:tr>
      <w:tr w:rsidR="00D31374" w14:paraId="3E6415F5" w14:textId="77777777" w:rsidTr="00D31374">
        <w:trPr>
          <w:trHeight w:val="255"/>
        </w:trPr>
        <w:tc>
          <w:tcPr>
            <w:tcW w:w="8560" w:type="dxa"/>
            <w:tcBorders>
              <w:top w:val="nil"/>
              <w:left w:val="nil"/>
              <w:bottom w:val="nil"/>
              <w:right w:val="nil"/>
            </w:tcBorders>
            <w:noWrap/>
            <w:vAlign w:val="bottom"/>
            <w:hideMark/>
          </w:tcPr>
          <w:p w14:paraId="14488D5E" w14:textId="77777777" w:rsidR="00D31374" w:rsidRDefault="00D31374">
            <w:pPr>
              <w:rPr>
                <w:rFonts w:ascii="Arial" w:hAnsi="Arial" w:cs="Arial"/>
                <w:sz w:val="16"/>
                <w:szCs w:val="16"/>
              </w:rPr>
            </w:pPr>
            <w:r>
              <w:rPr>
                <w:rFonts w:ascii="Arial" w:hAnsi="Arial" w:cs="Arial"/>
                <w:sz w:val="16"/>
                <w:szCs w:val="16"/>
              </w:rPr>
              <w:t>AS_PAD_FIETSPAD</w:t>
            </w:r>
          </w:p>
        </w:tc>
      </w:tr>
      <w:tr w:rsidR="00D31374" w14:paraId="60A1744A" w14:textId="77777777" w:rsidTr="00D31374">
        <w:trPr>
          <w:trHeight w:val="255"/>
        </w:trPr>
        <w:tc>
          <w:tcPr>
            <w:tcW w:w="8560" w:type="dxa"/>
            <w:tcBorders>
              <w:top w:val="nil"/>
              <w:left w:val="nil"/>
              <w:bottom w:val="nil"/>
              <w:right w:val="nil"/>
            </w:tcBorders>
            <w:noWrap/>
            <w:vAlign w:val="bottom"/>
            <w:hideMark/>
          </w:tcPr>
          <w:p w14:paraId="20AB246F" w14:textId="77777777" w:rsidR="00D31374" w:rsidRDefault="00D31374">
            <w:pPr>
              <w:rPr>
                <w:rFonts w:ascii="Arial" w:hAnsi="Arial" w:cs="Arial"/>
                <w:sz w:val="16"/>
                <w:szCs w:val="16"/>
              </w:rPr>
            </w:pPr>
            <w:r>
              <w:rPr>
                <w:rFonts w:ascii="Arial" w:hAnsi="Arial" w:cs="Arial"/>
                <w:sz w:val="16"/>
                <w:szCs w:val="16"/>
              </w:rPr>
              <w:t>AS_PAD_VOETPAD</w:t>
            </w:r>
          </w:p>
        </w:tc>
      </w:tr>
      <w:tr w:rsidR="00D31374" w14:paraId="1F21E087" w14:textId="77777777" w:rsidTr="00D31374">
        <w:trPr>
          <w:trHeight w:val="255"/>
        </w:trPr>
        <w:tc>
          <w:tcPr>
            <w:tcW w:w="8560" w:type="dxa"/>
            <w:tcBorders>
              <w:top w:val="nil"/>
              <w:left w:val="nil"/>
              <w:bottom w:val="nil"/>
              <w:right w:val="nil"/>
            </w:tcBorders>
            <w:noWrap/>
            <w:vAlign w:val="bottom"/>
            <w:hideMark/>
          </w:tcPr>
          <w:p w14:paraId="2CF71D0A" w14:textId="77777777" w:rsidR="00D31374" w:rsidRDefault="00D31374">
            <w:pPr>
              <w:rPr>
                <w:rFonts w:ascii="Arial" w:hAnsi="Arial" w:cs="Arial"/>
                <w:sz w:val="16"/>
                <w:szCs w:val="16"/>
              </w:rPr>
            </w:pPr>
            <w:r>
              <w:rPr>
                <w:rFonts w:ascii="Arial" w:hAnsi="Arial" w:cs="Arial"/>
                <w:sz w:val="16"/>
                <w:szCs w:val="16"/>
              </w:rPr>
              <w:t>AS_PUNTNUMMER</w:t>
            </w:r>
          </w:p>
        </w:tc>
      </w:tr>
      <w:tr w:rsidR="00D31374" w14:paraId="6DC2F1B8" w14:textId="77777777" w:rsidTr="00D31374">
        <w:trPr>
          <w:trHeight w:val="255"/>
        </w:trPr>
        <w:tc>
          <w:tcPr>
            <w:tcW w:w="8560" w:type="dxa"/>
            <w:tcBorders>
              <w:top w:val="nil"/>
              <w:left w:val="nil"/>
              <w:bottom w:val="nil"/>
              <w:right w:val="nil"/>
            </w:tcBorders>
            <w:noWrap/>
            <w:vAlign w:val="bottom"/>
            <w:hideMark/>
          </w:tcPr>
          <w:p w14:paraId="71AF50FD" w14:textId="77777777" w:rsidR="00D31374" w:rsidRDefault="00D31374">
            <w:pPr>
              <w:rPr>
                <w:rFonts w:ascii="Arial" w:hAnsi="Arial" w:cs="Arial"/>
                <w:sz w:val="16"/>
                <w:szCs w:val="16"/>
              </w:rPr>
            </w:pPr>
            <w:r>
              <w:rPr>
                <w:rFonts w:ascii="Arial" w:hAnsi="Arial" w:cs="Arial"/>
                <w:sz w:val="16"/>
                <w:szCs w:val="16"/>
              </w:rPr>
              <w:t>AS_SPOOR</w:t>
            </w:r>
          </w:p>
        </w:tc>
      </w:tr>
      <w:tr w:rsidR="00D31374" w14:paraId="6469E2D5" w14:textId="77777777" w:rsidTr="00D31374">
        <w:trPr>
          <w:trHeight w:val="255"/>
        </w:trPr>
        <w:tc>
          <w:tcPr>
            <w:tcW w:w="8560" w:type="dxa"/>
            <w:tcBorders>
              <w:top w:val="nil"/>
              <w:left w:val="nil"/>
              <w:bottom w:val="nil"/>
              <w:right w:val="nil"/>
            </w:tcBorders>
            <w:noWrap/>
            <w:vAlign w:val="bottom"/>
            <w:hideMark/>
          </w:tcPr>
          <w:p w14:paraId="6AC00AC4" w14:textId="77777777" w:rsidR="00D31374" w:rsidRDefault="00D31374">
            <w:pPr>
              <w:rPr>
                <w:rFonts w:ascii="Arial" w:hAnsi="Arial" w:cs="Arial"/>
                <w:sz w:val="16"/>
                <w:szCs w:val="16"/>
              </w:rPr>
            </w:pPr>
            <w:r>
              <w:rPr>
                <w:rFonts w:ascii="Arial" w:hAnsi="Arial" w:cs="Arial"/>
                <w:sz w:val="16"/>
                <w:szCs w:val="16"/>
              </w:rPr>
              <w:t>AS_SPOOR_METRO</w:t>
            </w:r>
          </w:p>
        </w:tc>
      </w:tr>
      <w:tr w:rsidR="00D31374" w14:paraId="4478AC24" w14:textId="77777777" w:rsidTr="00D31374">
        <w:trPr>
          <w:trHeight w:val="255"/>
        </w:trPr>
        <w:tc>
          <w:tcPr>
            <w:tcW w:w="8560" w:type="dxa"/>
            <w:tcBorders>
              <w:top w:val="nil"/>
              <w:left w:val="nil"/>
              <w:bottom w:val="nil"/>
              <w:right w:val="nil"/>
            </w:tcBorders>
            <w:noWrap/>
            <w:vAlign w:val="bottom"/>
            <w:hideMark/>
          </w:tcPr>
          <w:p w14:paraId="4D2FF938" w14:textId="77777777" w:rsidR="00D31374" w:rsidRDefault="00D31374">
            <w:pPr>
              <w:rPr>
                <w:rFonts w:ascii="Arial" w:hAnsi="Arial" w:cs="Arial"/>
                <w:sz w:val="16"/>
                <w:szCs w:val="16"/>
              </w:rPr>
            </w:pPr>
            <w:r>
              <w:rPr>
                <w:rFonts w:ascii="Arial" w:hAnsi="Arial" w:cs="Arial"/>
                <w:sz w:val="16"/>
                <w:szCs w:val="16"/>
              </w:rPr>
              <w:t>AS_SPOOR_TRAM</w:t>
            </w:r>
          </w:p>
        </w:tc>
      </w:tr>
      <w:tr w:rsidR="00D31374" w14:paraId="52190E0E" w14:textId="77777777" w:rsidTr="00D31374">
        <w:trPr>
          <w:trHeight w:val="255"/>
        </w:trPr>
        <w:tc>
          <w:tcPr>
            <w:tcW w:w="8560" w:type="dxa"/>
            <w:tcBorders>
              <w:top w:val="nil"/>
              <w:left w:val="nil"/>
              <w:bottom w:val="nil"/>
              <w:right w:val="nil"/>
            </w:tcBorders>
            <w:noWrap/>
            <w:vAlign w:val="bottom"/>
            <w:hideMark/>
          </w:tcPr>
          <w:p w14:paraId="6470AFE7" w14:textId="77777777" w:rsidR="00D31374" w:rsidRDefault="00D31374">
            <w:pPr>
              <w:rPr>
                <w:rFonts w:ascii="Arial" w:hAnsi="Arial" w:cs="Arial"/>
                <w:sz w:val="16"/>
                <w:szCs w:val="16"/>
              </w:rPr>
            </w:pPr>
            <w:r>
              <w:rPr>
                <w:rFonts w:ascii="Arial" w:hAnsi="Arial" w:cs="Arial"/>
                <w:sz w:val="16"/>
                <w:szCs w:val="16"/>
              </w:rPr>
              <w:t>AS_WATERGANG_SLOOT</w:t>
            </w:r>
          </w:p>
        </w:tc>
      </w:tr>
      <w:tr w:rsidR="00D31374" w14:paraId="0D476C63" w14:textId="77777777" w:rsidTr="00D31374">
        <w:trPr>
          <w:trHeight w:val="255"/>
        </w:trPr>
        <w:tc>
          <w:tcPr>
            <w:tcW w:w="8560" w:type="dxa"/>
            <w:tcBorders>
              <w:top w:val="nil"/>
              <w:left w:val="nil"/>
              <w:bottom w:val="nil"/>
              <w:right w:val="nil"/>
            </w:tcBorders>
            <w:noWrap/>
            <w:vAlign w:val="bottom"/>
            <w:hideMark/>
          </w:tcPr>
          <w:p w14:paraId="263D0076" w14:textId="77777777" w:rsidR="00D31374" w:rsidRDefault="00D31374">
            <w:pPr>
              <w:rPr>
                <w:rFonts w:ascii="Arial" w:hAnsi="Arial" w:cs="Arial"/>
                <w:sz w:val="16"/>
                <w:szCs w:val="16"/>
              </w:rPr>
            </w:pPr>
            <w:r>
              <w:rPr>
                <w:rFonts w:ascii="Arial" w:hAnsi="Arial" w:cs="Arial"/>
                <w:sz w:val="16"/>
                <w:szCs w:val="16"/>
              </w:rPr>
              <w:t>AS_WATERKERING</w:t>
            </w:r>
          </w:p>
        </w:tc>
      </w:tr>
      <w:tr w:rsidR="00D31374" w14:paraId="46FF2951" w14:textId="77777777" w:rsidTr="00D31374">
        <w:trPr>
          <w:trHeight w:val="255"/>
        </w:trPr>
        <w:tc>
          <w:tcPr>
            <w:tcW w:w="8560" w:type="dxa"/>
            <w:tcBorders>
              <w:top w:val="nil"/>
              <w:left w:val="nil"/>
              <w:bottom w:val="nil"/>
              <w:right w:val="nil"/>
            </w:tcBorders>
            <w:noWrap/>
            <w:vAlign w:val="bottom"/>
            <w:hideMark/>
          </w:tcPr>
          <w:p w14:paraId="0815CA51" w14:textId="77777777" w:rsidR="00D31374" w:rsidRDefault="00D31374">
            <w:pPr>
              <w:rPr>
                <w:rFonts w:ascii="Arial" w:hAnsi="Arial" w:cs="Arial"/>
                <w:sz w:val="16"/>
                <w:szCs w:val="16"/>
              </w:rPr>
            </w:pPr>
            <w:r>
              <w:rPr>
                <w:rFonts w:ascii="Arial" w:hAnsi="Arial" w:cs="Arial"/>
                <w:sz w:val="16"/>
                <w:szCs w:val="16"/>
              </w:rPr>
              <w:t>AS_WATERWEG_BEEK</w:t>
            </w:r>
          </w:p>
        </w:tc>
      </w:tr>
      <w:tr w:rsidR="00D31374" w14:paraId="5F5DBBFC" w14:textId="77777777" w:rsidTr="00D31374">
        <w:trPr>
          <w:trHeight w:val="255"/>
        </w:trPr>
        <w:tc>
          <w:tcPr>
            <w:tcW w:w="8560" w:type="dxa"/>
            <w:tcBorders>
              <w:top w:val="nil"/>
              <w:left w:val="nil"/>
              <w:bottom w:val="nil"/>
              <w:right w:val="nil"/>
            </w:tcBorders>
            <w:noWrap/>
            <w:vAlign w:val="bottom"/>
            <w:hideMark/>
          </w:tcPr>
          <w:p w14:paraId="45E0E27D" w14:textId="77777777" w:rsidR="00D31374" w:rsidRDefault="00D31374">
            <w:pPr>
              <w:rPr>
                <w:rFonts w:ascii="Arial" w:hAnsi="Arial" w:cs="Arial"/>
                <w:sz w:val="16"/>
                <w:szCs w:val="16"/>
              </w:rPr>
            </w:pPr>
            <w:r>
              <w:rPr>
                <w:rFonts w:ascii="Arial" w:hAnsi="Arial" w:cs="Arial"/>
                <w:sz w:val="16"/>
                <w:szCs w:val="16"/>
              </w:rPr>
              <w:t xml:space="preserve">AS_WATERWEG_GRACHT </w:t>
            </w:r>
          </w:p>
        </w:tc>
      </w:tr>
      <w:tr w:rsidR="00D31374" w14:paraId="1C47B78A" w14:textId="77777777" w:rsidTr="00D31374">
        <w:trPr>
          <w:trHeight w:val="255"/>
        </w:trPr>
        <w:tc>
          <w:tcPr>
            <w:tcW w:w="8560" w:type="dxa"/>
            <w:tcBorders>
              <w:top w:val="nil"/>
              <w:left w:val="nil"/>
              <w:bottom w:val="nil"/>
              <w:right w:val="nil"/>
            </w:tcBorders>
            <w:noWrap/>
            <w:vAlign w:val="bottom"/>
            <w:hideMark/>
          </w:tcPr>
          <w:p w14:paraId="2A01A5F0" w14:textId="77777777" w:rsidR="00D31374" w:rsidRDefault="00D31374">
            <w:pPr>
              <w:rPr>
                <w:rFonts w:ascii="Arial" w:hAnsi="Arial" w:cs="Arial"/>
                <w:sz w:val="16"/>
                <w:szCs w:val="16"/>
              </w:rPr>
            </w:pPr>
            <w:r>
              <w:rPr>
                <w:rFonts w:ascii="Arial" w:hAnsi="Arial" w:cs="Arial"/>
                <w:sz w:val="16"/>
                <w:szCs w:val="16"/>
              </w:rPr>
              <w:t>AS_WATERWEG_KANAAL</w:t>
            </w:r>
          </w:p>
        </w:tc>
      </w:tr>
      <w:tr w:rsidR="00D31374" w14:paraId="1C2226AE" w14:textId="77777777" w:rsidTr="00D31374">
        <w:trPr>
          <w:trHeight w:val="255"/>
        </w:trPr>
        <w:tc>
          <w:tcPr>
            <w:tcW w:w="8560" w:type="dxa"/>
            <w:tcBorders>
              <w:top w:val="nil"/>
              <w:left w:val="nil"/>
              <w:bottom w:val="nil"/>
              <w:right w:val="nil"/>
            </w:tcBorders>
            <w:noWrap/>
            <w:vAlign w:val="bottom"/>
            <w:hideMark/>
          </w:tcPr>
          <w:p w14:paraId="0658EA53" w14:textId="77777777" w:rsidR="00D31374" w:rsidRDefault="00D31374">
            <w:pPr>
              <w:rPr>
                <w:rFonts w:ascii="Arial" w:hAnsi="Arial" w:cs="Arial"/>
                <w:sz w:val="16"/>
                <w:szCs w:val="16"/>
              </w:rPr>
            </w:pPr>
            <w:r>
              <w:rPr>
                <w:rFonts w:ascii="Arial" w:hAnsi="Arial" w:cs="Arial"/>
                <w:sz w:val="16"/>
                <w:szCs w:val="16"/>
              </w:rPr>
              <w:t>AS_WATERWEG_RIVIER</w:t>
            </w:r>
          </w:p>
        </w:tc>
      </w:tr>
      <w:tr w:rsidR="00D31374" w14:paraId="6264BFC0" w14:textId="77777777" w:rsidTr="00D31374">
        <w:trPr>
          <w:trHeight w:val="255"/>
        </w:trPr>
        <w:tc>
          <w:tcPr>
            <w:tcW w:w="8560" w:type="dxa"/>
            <w:tcBorders>
              <w:top w:val="nil"/>
              <w:left w:val="nil"/>
              <w:bottom w:val="nil"/>
              <w:right w:val="nil"/>
            </w:tcBorders>
            <w:noWrap/>
            <w:vAlign w:val="bottom"/>
            <w:hideMark/>
          </w:tcPr>
          <w:p w14:paraId="6532A159" w14:textId="77777777" w:rsidR="00D31374" w:rsidRDefault="00D31374">
            <w:pPr>
              <w:rPr>
                <w:rFonts w:ascii="Arial" w:hAnsi="Arial" w:cs="Arial"/>
                <w:sz w:val="16"/>
                <w:szCs w:val="16"/>
              </w:rPr>
            </w:pPr>
            <w:r>
              <w:rPr>
                <w:rFonts w:ascii="Arial" w:hAnsi="Arial" w:cs="Arial"/>
                <w:sz w:val="16"/>
                <w:szCs w:val="16"/>
              </w:rPr>
              <w:t>AS_WEG</w:t>
            </w:r>
          </w:p>
        </w:tc>
      </w:tr>
      <w:tr w:rsidR="00D31374" w14:paraId="4EC4954E" w14:textId="77777777" w:rsidTr="00D31374">
        <w:trPr>
          <w:trHeight w:val="255"/>
        </w:trPr>
        <w:tc>
          <w:tcPr>
            <w:tcW w:w="8560" w:type="dxa"/>
            <w:tcBorders>
              <w:top w:val="nil"/>
              <w:left w:val="nil"/>
              <w:bottom w:val="nil"/>
              <w:right w:val="nil"/>
            </w:tcBorders>
            <w:noWrap/>
            <w:vAlign w:val="bottom"/>
            <w:hideMark/>
          </w:tcPr>
          <w:p w14:paraId="4E1D2295" w14:textId="77777777" w:rsidR="00D31374" w:rsidRDefault="00D31374">
            <w:pPr>
              <w:rPr>
                <w:rFonts w:ascii="Arial" w:hAnsi="Arial" w:cs="Arial"/>
                <w:sz w:val="16"/>
                <w:szCs w:val="16"/>
              </w:rPr>
            </w:pPr>
            <w:r>
              <w:rPr>
                <w:rFonts w:ascii="Arial" w:hAnsi="Arial" w:cs="Arial"/>
                <w:sz w:val="16"/>
                <w:szCs w:val="16"/>
              </w:rPr>
              <w:t>AS_WEG_BUSBAAN</w:t>
            </w:r>
          </w:p>
        </w:tc>
      </w:tr>
      <w:tr w:rsidR="00D31374" w14:paraId="3D830722" w14:textId="77777777" w:rsidTr="00D31374">
        <w:trPr>
          <w:trHeight w:val="255"/>
        </w:trPr>
        <w:tc>
          <w:tcPr>
            <w:tcW w:w="8560" w:type="dxa"/>
            <w:tcBorders>
              <w:top w:val="nil"/>
              <w:left w:val="nil"/>
              <w:bottom w:val="nil"/>
              <w:right w:val="nil"/>
            </w:tcBorders>
            <w:noWrap/>
            <w:vAlign w:val="bottom"/>
            <w:hideMark/>
          </w:tcPr>
          <w:p w14:paraId="66A0AFBE" w14:textId="77777777" w:rsidR="00D31374" w:rsidRDefault="00D31374">
            <w:pPr>
              <w:rPr>
                <w:rFonts w:ascii="Arial" w:hAnsi="Arial" w:cs="Arial"/>
                <w:sz w:val="16"/>
                <w:szCs w:val="16"/>
              </w:rPr>
            </w:pPr>
            <w:r>
              <w:rPr>
                <w:rFonts w:ascii="Arial" w:hAnsi="Arial" w:cs="Arial"/>
                <w:sz w:val="16"/>
                <w:szCs w:val="16"/>
              </w:rPr>
              <w:t>AS_WEG_HOOFDRIJBAAN</w:t>
            </w:r>
          </w:p>
        </w:tc>
      </w:tr>
      <w:tr w:rsidR="00D31374" w14:paraId="5851D7D9" w14:textId="77777777" w:rsidTr="00D31374">
        <w:trPr>
          <w:trHeight w:val="255"/>
        </w:trPr>
        <w:tc>
          <w:tcPr>
            <w:tcW w:w="8560" w:type="dxa"/>
            <w:tcBorders>
              <w:top w:val="nil"/>
              <w:left w:val="nil"/>
              <w:bottom w:val="nil"/>
              <w:right w:val="nil"/>
            </w:tcBorders>
            <w:noWrap/>
            <w:vAlign w:val="bottom"/>
            <w:hideMark/>
          </w:tcPr>
          <w:p w14:paraId="66B56789" w14:textId="77777777" w:rsidR="00D31374" w:rsidRDefault="00D31374">
            <w:pPr>
              <w:rPr>
                <w:rFonts w:ascii="Arial" w:hAnsi="Arial" w:cs="Arial"/>
                <w:sz w:val="16"/>
                <w:szCs w:val="16"/>
              </w:rPr>
            </w:pPr>
          </w:p>
        </w:tc>
      </w:tr>
      <w:tr w:rsidR="00D31374" w14:paraId="63C36AF5" w14:textId="77777777" w:rsidTr="00D31374">
        <w:trPr>
          <w:trHeight w:val="270"/>
        </w:trPr>
        <w:tc>
          <w:tcPr>
            <w:tcW w:w="8560" w:type="dxa"/>
            <w:tcBorders>
              <w:top w:val="nil"/>
              <w:left w:val="nil"/>
              <w:bottom w:val="single" w:sz="8" w:space="0" w:color="95B3D7"/>
              <w:right w:val="nil"/>
            </w:tcBorders>
            <w:noWrap/>
            <w:vAlign w:val="bottom"/>
            <w:hideMark/>
          </w:tcPr>
          <w:p w14:paraId="56D27AF2"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FV - Fauna Voorzieningen</w:t>
            </w:r>
          </w:p>
        </w:tc>
      </w:tr>
      <w:tr w:rsidR="00D31374" w14:paraId="082D4F69" w14:textId="77777777" w:rsidTr="00D31374">
        <w:trPr>
          <w:trHeight w:val="255"/>
        </w:trPr>
        <w:tc>
          <w:tcPr>
            <w:tcW w:w="8560" w:type="dxa"/>
            <w:tcBorders>
              <w:top w:val="nil"/>
              <w:left w:val="nil"/>
              <w:bottom w:val="nil"/>
              <w:right w:val="nil"/>
            </w:tcBorders>
            <w:noWrap/>
            <w:vAlign w:val="bottom"/>
            <w:hideMark/>
          </w:tcPr>
          <w:p w14:paraId="5AEB1910" w14:textId="77777777" w:rsidR="00D31374" w:rsidRDefault="00D31374">
            <w:pPr>
              <w:rPr>
                <w:rFonts w:ascii="Arial" w:hAnsi="Arial" w:cs="Arial"/>
                <w:sz w:val="16"/>
                <w:szCs w:val="16"/>
              </w:rPr>
            </w:pPr>
            <w:r>
              <w:rPr>
                <w:rFonts w:ascii="Arial" w:hAnsi="Arial" w:cs="Arial"/>
                <w:sz w:val="16"/>
                <w:szCs w:val="16"/>
              </w:rPr>
              <w:t>NATUURVRIENDELIJKEOEVER</w:t>
            </w:r>
          </w:p>
        </w:tc>
      </w:tr>
      <w:tr w:rsidR="00D31374" w14:paraId="7D435AA5" w14:textId="77777777" w:rsidTr="00D31374">
        <w:trPr>
          <w:trHeight w:val="255"/>
        </w:trPr>
        <w:tc>
          <w:tcPr>
            <w:tcW w:w="8560" w:type="dxa"/>
            <w:tcBorders>
              <w:top w:val="nil"/>
              <w:left w:val="nil"/>
              <w:bottom w:val="nil"/>
              <w:right w:val="nil"/>
            </w:tcBorders>
            <w:noWrap/>
            <w:vAlign w:val="bottom"/>
            <w:hideMark/>
          </w:tcPr>
          <w:p w14:paraId="4D4C2564" w14:textId="77777777" w:rsidR="00D31374" w:rsidRDefault="00D31374">
            <w:pPr>
              <w:rPr>
                <w:rFonts w:ascii="Arial" w:hAnsi="Arial" w:cs="Arial"/>
                <w:sz w:val="16"/>
                <w:szCs w:val="16"/>
              </w:rPr>
            </w:pPr>
          </w:p>
        </w:tc>
      </w:tr>
      <w:tr w:rsidR="00D31374" w14:paraId="4ACAB85C" w14:textId="77777777" w:rsidTr="00D31374">
        <w:trPr>
          <w:trHeight w:val="270"/>
        </w:trPr>
        <w:tc>
          <w:tcPr>
            <w:tcW w:w="8560" w:type="dxa"/>
            <w:tcBorders>
              <w:top w:val="nil"/>
              <w:left w:val="nil"/>
              <w:bottom w:val="single" w:sz="8" w:space="0" w:color="95B3D7"/>
              <w:right w:val="nil"/>
            </w:tcBorders>
            <w:noWrap/>
            <w:vAlign w:val="bottom"/>
            <w:hideMark/>
          </w:tcPr>
          <w:p w14:paraId="1BF96CAC"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GK - </w:t>
            </w:r>
            <w:proofErr w:type="spellStart"/>
            <w:r>
              <w:rPr>
                <w:rFonts w:ascii="Verdana" w:hAnsi="Verdana" w:cs="Arial"/>
                <w:b/>
                <w:bCs/>
                <w:color w:val="1F497D"/>
                <w:sz w:val="16"/>
                <w:szCs w:val="16"/>
              </w:rPr>
              <w:t>GrondKeringen</w:t>
            </w:r>
            <w:proofErr w:type="spellEnd"/>
          </w:p>
        </w:tc>
      </w:tr>
      <w:tr w:rsidR="00D31374" w14:paraId="10AB4587" w14:textId="77777777" w:rsidTr="00D31374">
        <w:trPr>
          <w:trHeight w:val="255"/>
        </w:trPr>
        <w:tc>
          <w:tcPr>
            <w:tcW w:w="8560" w:type="dxa"/>
            <w:tcBorders>
              <w:top w:val="nil"/>
              <w:left w:val="nil"/>
              <w:bottom w:val="nil"/>
              <w:right w:val="nil"/>
            </w:tcBorders>
            <w:noWrap/>
            <w:vAlign w:val="bottom"/>
            <w:hideMark/>
          </w:tcPr>
          <w:p w14:paraId="5E0F6BE6" w14:textId="77777777" w:rsidR="00D31374" w:rsidRDefault="00D31374">
            <w:pPr>
              <w:rPr>
                <w:rFonts w:ascii="Arial" w:hAnsi="Arial" w:cs="Arial"/>
                <w:sz w:val="16"/>
                <w:szCs w:val="16"/>
              </w:rPr>
            </w:pPr>
            <w:r>
              <w:rPr>
                <w:rFonts w:ascii="Arial" w:hAnsi="Arial" w:cs="Arial"/>
                <w:sz w:val="16"/>
                <w:szCs w:val="16"/>
              </w:rPr>
              <w:t>BESCHOEIING</w:t>
            </w:r>
          </w:p>
        </w:tc>
      </w:tr>
      <w:tr w:rsidR="00D31374" w14:paraId="5CE3C257" w14:textId="77777777" w:rsidTr="00D31374">
        <w:trPr>
          <w:trHeight w:val="255"/>
        </w:trPr>
        <w:tc>
          <w:tcPr>
            <w:tcW w:w="8560" w:type="dxa"/>
            <w:tcBorders>
              <w:top w:val="nil"/>
              <w:left w:val="nil"/>
              <w:bottom w:val="nil"/>
              <w:right w:val="nil"/>
            </w:tcBorders>
            <w:noWrap/>
            <w:vAlign w:val="bottom"/>
            <w:hideMark/>
          </w:tcPr>
          <w:p w14:paraId="1596FFE5" w14:textId="77777777" w:rsidR="00D31374" w:rsidRDefault="00D31374">
            <w:pPr>
              <w:rPr>
                <w:rFonts w:ascii="Arial" w:hAnsi="Arial" w:cs="Arial"/>
                <w:sz w:val="16"/>
                <w:szCs w:val="16"/>
              </w:rPr>
            </w:pPr>
            <w:r>
              <w:rPr>
                <w:rFonts w:ascii="Arial" w:hAnsi="Arial" w:cs="Arial"/>
                <w:sz w:val="16"/>
                <w:szCs w:val="16"/>
              </w:rPr>
              <w:t>KEERWAND_SCHANSKORF</w:t>
            </w:r>
          </w:p>
        </w:tc>
      </w:tr>
      <w:tr w:rsidR="00D31374" w14:paraId="20DCB237" w14:textId="77777777" w:rsidTr="00D31374">
        <w:trPr>
          <w:trHeight w:val="255"/>
        </w:trPr>
        <w:tc>
          <w:tcPr>
            <w:tcW w:w="8560" w:type="dxa"/>
            <w:tcBorders>
              <w:top w:val="nil"/>
              <w:left w:val="nil"/>
              <w:bottom w:val="nil"/>
              <w:right w:val="nil"/>
            </w:tcBorders>
            <w:noWrap/>
            <w:vAlign w:val="bottom"/>
            <w:hideMark/>
          </w:tcPr>
          <w:p w14:paraId="28A36EC1" w14:textId="77777777" w:rsidR="00D31374" w:rsidRDefault="00D31374">
            <w:pPr>
              <w:rPr>
                <w:rFonts w:ascii="Arial" w:hAnsi="Arial" w:cs="Arial"/>
                <w:sz w:val="16"/>
                <w:szCs w:val="16"/>
              </w:rPr>
            </w:pPr>
          </w:p>
        </w:tc>
      </w:tr>
      <w:tr w:rsidR="00D31374" w14:paraId="27202680" w14:textId="77777777" w:rsidTr="00D31374">
        <w:trPr>
          <w:trHeight w:val="255"/>
        </w:trPr>
        <w:tc>
          <w:tcPr>
            <w:tcW w:w="8560" w:type="dxa"/>
            <w:tcBorders>
              <w:top w:val="nil"/>
              <w:left w:val="nil"/>
              <w:bottom w:val="nil"/>
              <w:right w:val="nil"/>
            </w:tcBorders>
            <w:noWrap/>
            <w:vAlign w:val="bottom"/>
          </w:tcPr>
          <w:p w14:paraId="5C7F9FBE" w14:textId="77777777" w:rsidR="00D31374" w:rsidRDefault="00D31374">
            <w:pPr>
              <w:rPr>
                <w:rFonts w:ascii="Arial" w:hAnsi="Arial" w:cs="Arial"/>
                <w:sz w:val="16"/>
                <w:szCs w:val="16"/>
              </w:rPr>
            </w:pPr>
          </w:p>
        </w:tc>
      </w:tr>
      <w:tr w:rsidR="00D31374" w14:paraId="053D6B54" w14:textId="77777777" w:rsidTr="00D31374">
        <w:trPr>
          <w:trHeight w:val="255"/>
        </w:trPr>
        <w:tc>
          <w:tcPr>
            <w:tcW w:w="8560" w:type="dxa"/>
            <w:tcBorders>
              <w:top w:val="nil"/>
              <w:left w:val="nil"/>
              <w:bottom w:val="nil"/>
              <w:right w:val="nil"/>
            </w:tcBorders>
            <w:noWrap/>
            <w:vAlign w:val="bottom"/>
          </w:tcPr>
          <w:p w14:paraId="10B184B9" w14:textId="77777777" w:rsidR="00D31374" w:rsidRDefault="00D31374">
            <w:pPr>
              <w:rPr>
                <w:rFonts w:ascii="Arial" w:hAnsi="Arial" w:cs="Arial"/>
                <w:sz w:val="16"/>
                <w:szCs w:val="16"/>
              </w:rPr>
            </w:pPr>
          </w:p>
        </w:tc>
      </w:tr>
      <w:tr w:rsidR="00D31374" w14:paraId="19317DAB" w14:textId="77777777" w:rsidTr="00D31374">
        <w:trPr>
          <w:trHeight w:val="270"/>
        </w:trPr>
        <w:tc>
          <w:tcPr>
            <w:tcW w:w="8560" w:type="dxa"/>
            <w:tcBorders>
              <w:top w:val="nil"/>
              <w:left w:val="nil"/>
              <w:bottom w:val="single" w:sz="8" w:space="0" w:color="95B3D7"/>
              <w:right w:val="nil"/>
            </w:tcBorders>
            <w:noWrap/>
            <w:vAlign w:val="bottom"/>
            <w:hideMark/>
          </w:tcPr>
          <w:p w14:paraId="4DADA220"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lastRenderedPageBreak/>
              <w:t>GR - Groen</w:t>
            </w:r>
          </w:p>
        </w:tc>
      </w:tr>
      <w:tr w:rsidR="00D31374" w14:paraId="3EFB8EEF" w14:textId="77777777" w:rsidTr="00D31374">
        <w:trPr>
          <w:trHeight w:val="255"/>
        </w:trPr>
        <w:tc>
          <w:tcPr>
            <w:tcW w:w="8560" w:type="dxa"/>
            <w:tcBorders>
              <w:top w:val="nil"/>
              <w:left w:val="nil"/>
              <w:bottom w:val="nil"/>
              <w:right w:val="nil"/>
            </w:tcBorders>
            <w:noWrap/>
            <w:vAlign w:val="bottom"/>
            <w:hideMark/>
          </w:tcPr>
          <w:p w14:paraId="1AAECD02" w14:textId="77777777" w:rsidR="00D31374" w:rsidRDefault="00D31374">
            <w:pPr>
              <w:rPr>
                <w:rFonts w:ascii="Arial" w:hAnsi="Arial" w:cs="Arial"/>
                <w:sz w:val="16"/>
                <w:szCs w:val="16"/>
              </w:rPr>
            </w:pPr>
            <w:r>
              <w:rPr>
                <w:rFonts w:ascii="Arial" w:hAnsi="Arial" w:cs="Arial"/>
                <w:sz w:val="16"/>
                <w:szCs w:val="16"/>
              </w:rPr>
              <w:t xml:space="preserve">BEPLANTING </w:t>
            </w:r>
          </w:p>
        </w:tc>
      </w:tr>
      <w:tr w:rsidR="00D31374" w14:paraId="4F520EFE" w14:textId="77777777" w:rsidTr="00D31374">
        <w:trPr>
          <w:trHeight w:val="255"/>
        </w:trPr>
        <w:tc>
          <w:tcPr>
            <w:tcW w:w="8560" w:type="dxa"/>
            <w:tcBorders>
              <w:top w:val="nil"/>
              <w:left w:val="nil"/>
              <w:bottom w:val="nil"/>
              <w:right w:val="nil"/>
            </w:tcBorders>
            <w:noWrap/>
            <w:vAlign w:val="bottom"/>
            <w:hideMark/>
          </w:tcPr>
          <w:p w14:paraId="53A72C0F" w14:textId="77777777" w:rsidR="00D31374" w:rsidRDefault="00D31374">
            <w:pPr>
              <w:rPr>
                <w:rFonts w:ascii="Arial" w:hAnsi="Arial" w:cs="Arial"/>
                <w:sz w:val="16"/>
                <w:szCs w:val="16"/>
              </w:rPr>
            </w:pPr>
            <w:r>
              <w:rPr>
                <w:rFonts w:ascii="Arial" w:hAnsi="Arial" w:cs="Arial"/>
                <w:sz w:val="16"/>
                <w:szCs w:val="16"/>
              </w:rPr>
              <w:t xml:space="preserve">BOOM </w:t>
            </w:r>
          </w:p>
        </w:tc>
      </w:tr>
      <w:tr w:rsidR="00D31374" w14:paraId="5C1A2729" w14:textId="77777777" w:rsidTr="00D31374">
        <w:trPr>
          <w:trHeight w:val="255"/>
        </w:trPr>
        <w:tc>
          <w:tcPr>
            <w:tcW w:w="8560" w:type="dxa"/>
            <w:tcBorders>
              <w:top w:val="nil"/>
              <w:left w:val="nil"/>
              <w:bottom w:val="nil"/>
              <w:right w:val="nil"/>
            </w:tcBorders>
            <w:noWrap/>
            <w:vAlign w:val="bottom"/>
            <w:hideMark/>
          </w:tcPr>
          <w:p w14:paraId="1A16146C" w14:textId="77777777" w:rsidR="00D31374" w:rsidRDefault="00D31374">
            <w:pPr>
              <w:rPr>
                <w:rFonts w:ascii="Arial" w:hAnsi="Arial" w:cs="Arial"/>
                <w:sz w:val="16"/>
                <w:szCs w:val="16"/>
              </w:rPr>
            </w:pPr>
            <w:r>
              <w:rPr>
                <w:rFonts w:ascii="Arial" w:hAnsi="Arial" w:cs="Arial"/>
                <w:sz w:val="16"/>
                <w:szCs w:val="16"/>
              </w:rPr>
              <w:t>BOOM_KROON</w:t>
            </w:r>
          </w:p>
        </w:tc>
      </w:tr>
      <w:tr w:rsidR="00D31374" w14:paraId="7A61CB1D" w14:textId="77777777" w:rsidTr="00D31374">
        <w:trPr>
          <w:trHeight w:val="255"/>
        </w:trPr>
        <w:tc>
          <w:tcPr>
            <w:tcW w:w="8560" w:type="dxa"/>
            <w:tcBorders>
              <w:top w:val="nil"/>
              <w:left w:val="nil"/>
              <w:bottom w:val="nil"/>
              <w:right w:val="nil"/>
            </w:tcBorders>
            <w:noWrap/>
            <w:vAlign w:val="bottom"/>
            <w:hideMark/>
          </w:tcPr>
          <w:p w14:paraId="725D2503" w14:textId="77777777" w:rsidR="00D31374" w:rsidRDefault="00D31374">
            <w:pPr>
              <w:rPr>
                <w:rFonts w:ascii="Arial" w:hAnsi="Arial" w:cs="Arial"/>
                <w:sz w:val="16"/>
                <w:szCs w:val="16"/>
              </w:rPr>
            </w:pPr>
            <w:r>
              <w:rPr>
                <w:rFonts w:ascii="Arial" w:hAnsi="Arial" w:cs="Arial"/>
                <w:sz w:val="16"/>
                <w:szCs w:val="16"/>
              </w:rPr>
              <w:t xml:space="preserve">BOOM_RIJ </w:t>
            </w:r>
          </w:p>
        </w:tc>
      </w:tr>
      <w:tr w:rsidR="00D31374" w14:paraId="40C90F72" w14:textId="77777777" w:rsidTr="00D31374">
        <w:trPr>
          <w:trHeight w:val="255"/>
        </w:trPr>
        <w:tc>
          <w:tcPr>
            <w:tcW w:w="8560" w:type="dxa"/>
            <w:tcBorders>
              <w:top w:val="nil"/>
              <w:left w:val="nil"/>
              <w:bottom w:val="nil"/>
              <w:right w:val="nil"/>
            </w:tcBorders>
            <w:noWrap/>
            <w:vAlign w:val="bottom"/>
            <w:hideMark/>
          </w:tcPr>
          <w:p w14:paraId="14BA0E73" w14:textId="77777777" w:rsidR="00D31374" w:rsidRDefault="00D31374">
            <w:pPr>
              <w:rPr>
                <w:rFonts w:ascii="Arial" w:hAnsi="Arial" w:cs="Arial"/>
                <w:sz w:val="16"/>
                <w:szCs w:val="16"/>
              </w:rPr>
            </w:pPr>
            <w:r>
              <w:rPr>
                <w:rFonts w:ascii="Arial" w:hAnsi="Arial" w:cs="Arial"/>
                <w:sz w:val="16"/>
                <w:szCs w:val="16"/>
              </w:rPr>
              <w:t xml:space="preserve">GRAS </w:t>
            </w:r>
          </w:p>
        </w:tc>
      </w:tr>
      <w:tr w:rsidR="00D31374" w14:paraId="6271EB0A" w14:textId="77777777" w:rsidTr="00D31374">
        <w:trPr>
          <w:trHeight w:val="255"/>
        </w:trPr>
        <w:tc>
          <w:tcPr>
            <w:tcW w:w="8560" w:type="dxa"/>
            <w:tcBorders>
              <w:top w:val="nil"/>
              <w:left w:val="nil"/>
              <w:bottom w:val="nil"/>
              <w:right w:val="nil"/>
            </w:tcBorders>
            <w:noWrap/>
            <w:vAlign w:val="bottom"/>
            <w:hideMark/>
          </w:tcPr>
          <w:p w14:paraId="7C624EB2" w14:textId="77777777" w:rsidR="00D31374" w:rsidRDefault="00D31374">
            <w:pPr>
              <w:rPr>
                <w:rFonts w:ascii="Arial" w:hAnsi="Arial" w:cs="Arial"/>
                <w:sz w:val="16"/>
                <w:szCs w:val="16"/>
              </w:rPr>
            </w:pPr>
            <w:r>
              <w:rPr>
                <w:rFonts w:ascii="Arial" w:hAnsi="Arial" w:cs="Arial"/>
                <w:sz w:val="16"/>
                <w:szCs w:val="16"/>
              </w:rPr>
              <w:t xml:space="preserve">GRAS_GAZON </w:t>
            </w:r>
          </w:p>
        </w:tc>
      </w:tr>
      <w:tr w:rsidR="00D31374" w14:paraId="4BA409D1" w14:textId="77777777" w:rsidTr="00D31374">
        <w:trPr>
          <w:trHeight w:val="255"/>
        </w:trPr>
        <w:tc>
          <w:tcPr>
            <w:tcW w:w="8560" w:type="dxa"/>
            <w:tcBorders>
              <w:top w:val="nil"/>
              <w:left w:val="nil"/>
              <w:bottom w:val="nil"/>
              <w:right w:val="nil"/>
            </w:tcBorders>
            <w:noWrap/>
            <w:vAlign w:val="bottom"/>
            <w:hideMark/>
          </w:tcPr>
          <w:p w14:paraId="4752B985" w14:textId="77777777" w:rsidR="00D31374" w:rsidRDefault="00D31374">
            <w:pPr>
              <w:rPr>
                <w:rFonts w:ascii="Arial" w:hAnsi="Arial" w:cs="Arial"/>
                <w:sz w:val="16"/>
                <w:szCs w:val="16"/>
              </w:rPr>
            </w:pPr>
            <w:r>
              <w:rPr>
                <w:rFonts w:ascii="Arial" w:hAnsi="Arial" w:cs="Arial"/>
                <w:sz w:val="16"/>
                <w:szCs w:val="16"/>
              </w:rPr>
              <w:t xml:space="preserve">GRAS_KUNSTGRAS </w:t>
            </w:r>
          </w:p>
        </w:tc>
      </w:tr>
      <w:tr w:rsidR="00D31374" w14:paraId="40D0C0CD" w14:textId="77777777" w:rsidTr="00D31374">
        <w:trPr>
          <w:trHeight w:val="255"/>
        </w:trPr>
        <w:tc>
          <w:tcPr>
            <w:tcW w:w="8560" w:type="dxa"/>
            <w:tcBorders>
              <w:top w:val="nil"/>
              <w:left w:val="nil"/>
              <w:bottom w:val="nil"/>
              <w:right w:val="nil"/>
            </w:tcBorders>
            <w:noWrap/>
            <w:vAlign w:val="bottom"/>
            <w:hideMark/>
          </w:tcPr>
          <w:p w14:paraId="6F198358" w14:textId="77777777" w:rsidR="00D31374" w:rsidRDefault="00D31374">
            <w:pPr>
              <w:rPr>
                <w:rFonts w:ascii="Arial" w:hAnsi="Arial" w:cs="Arial"/>
                <w:sz w:val="16"/>
                <w:szCs w:val="16"/>
              </w:rPr>
            </w:pPr>
            <w:r>
              <w:rPr>
                <w:rFonts w:ascii="Arial" w:hAnsi="Arial" w:cs="Arial"/>
                <w:sz w:val="16"/>
                <w:szCs w:val="16"/>
              </w:rPr>
              <w:t xml:space="preserve">GRAS_RUIGGRAS </w:t>
            </w:r>
          </w:p>
        </w:tc>
      </w:tr>
      <w:tr w:rsidR="00D31374" w14:paraId="35450175" w14:textId="77777777" w:rsidTr="00D31374">
        <w:trPr>
          <w:trHeight w:val="255"/>
        </w:trPr>
        <w:tc>
          <w:tcPr>
            <w:tcW w:w="8560" w:type="dxa"/>
            <w:tcBorders>
              <w:top w:val="nil"/>
              <w:left w:val="nil"/>
              <w:bottom w:val="nil"/>
              <w:right w:val="nil"/>
            </w:tcBorders>
            <w:noWrap/>
            <w:vAlign w:val="bottom"/>
            <w:hideMark/>
          </w:tcPr>
          <w:p w14:paraId="23815FCD" w14:textId="77777777" w:rsidR="00D31374" w:rsidRDefault="00D31374">
            <w:pPr>
              <w:rPr>
                <w:rFonts w:ascii="Arial" w:hAnsi="Arial" w:cs="Arial"/>
                <w:sz w:val="16"/>
                <w:szCs w:val="16"/>
              </w:rPr>
            </w:pPr>
            <w:r>
              <w:rPr>
                <w:rFonts w:ascii="Arial" w:hAnsi="Arial" w:cs="Arial"/>
                <w:sz w:val="16"/>
                <w:szCs w:val="16"/>
              </w:rPr>
              <w:t xml:space="preserve">HAAG </w:t>
            </w:r>
          </w:p>
        </w:tc>
      </w:tr>
      <w:tr w:rsidR="00D31374" w14:paraId="799ABBA8" w14:textId="77777777" w:rsidTr="00D31374">
        <w:trPr>
          <w:trHeight w:val="255"/>
        </w:trPr>
        <w:tc>
          <w:tcPr>
            <w:tcW w:w="8560" w:type="dxa"/>
            <w:tcBorders>
              <w:top w:val="nil"/>
              <w:left w:val="nil"/>
              <w:bottom w:val="nil"/>
              <w:right w:val="nil"/>
            </w:tcBorders>
            <w:noWrap/>
            <w:vAlign w:val="bottom"/>
            <w:hideMark/>
          </w:tcPr>
          <w:p w14:paraId="3355B202" w14:textId="77777777" w:rsidR="00D31374" w:rsidRDefault="00D31374">
            <w:pPr>
              <w:rPr>
                <w:rFonts w:ascii="Arial" w:hAnsi="Arial" w:cs="Arial"/>
                <w:sz w:val="16"/>
                <w:szCs w:val="16"/>
              </w:rPr>
            </w:pPr>
            <w:r>
              <w:rPr>
                <w:rFonts w:ascii="Arial" w:hAnsi="Arial" w:cs="Arial"/>
                <w:sz w:val="16"/>
                <w:szCs w:val="16"/>
              </w:rPr>
              <w:t xml:space="preserve">HAAG_RUW </w:t>
            </w:r>
          </w:p>
        </w:tc>
      </w:tr>
      <w:tr w:rsidR="00D31374" w14:paraId="5ECEF44D" w14:textId="77777777" w:rsidTr="00D31374">
        <w:trPr>
          <w:trHeight w:val="255"/>
        </w:trPr>
        <w:tc>
          <w:tcPr>
            <w:tcW w:w="8560" w:type="dxa"/>
            <w:tcBorders>
              <w:top w:val="nil"/>
              <w:left w:val="nil"/>
              <w:bottom w:val="nil"/>
              <w:right w:val="nil"/>
            </w:tcBorders>
            <w:noWrap/>
            <w:vAlign w:val="bottom"/>
            <w:hideMark/>
          </w:tcPr>
          <w:p w14:paraId="401E206E" w14:textId="77777777" w:rsidR="00D31374" w:rsidRDefault="00D31374">
            <w:pPr>
              <w:rPr>
                <w:rFonts w:ascii="Arial" w:hAnsi="Arial" w:cs="Arial"/>
                <w:sz w:val="16"/>
                <w:szCs w:val="16"/>
              </w:rPr>
            </w:pPr>
            <w:r>
              <w:rPr>
                <w:rFonts w:ascii="Arial" w:hAnsi="Arial" w:cs="Arial"/>
                <w:sz w:val="16"/>
                <w:szCs w:val="16"/>
              </w:rPr>
              <w:t xml:space="preserve">HAAG_STRAK </w:t>
            </w:r>
          </w:p>
        </w:tc>
      </w:tr>
      <w:tr w:rsidR="00D31374" w14:paraId="593E9E04" w14:textId="77777777" w:rsidTr="00D31374">
        <w:trPr>
          <w:trHeight w:val="255"/>
        </w:trPr>
        <w:tc>
          <w:tcPr>
            <w:tcW w:w="8560" w:type="dxa"/>
            <w:tcBorders>
              <w:top w:val="nil"/>
              <w:left w:val="nil"/>
              <w:bottom w:val="nil"/>
              <w:right w:val="nil"/>
            </w:tcBorders>
            <w:noWrap/>
            <w:vAlign w:val="bottom"/>
            <w:hideMark/>
          </w:tcPr>
          <w:p w14:paraId="447F0DBB" w14:textId="77777777" w:rsidR="00D31374" w:rsidRDefault="00D31374">
            <w:pPr>
              <w:rPr>
                <w:rFonts w:ascii="Arial" w:hAnsi="Arial" w:cs="Arial"/>
                <w:sz w:val="16"/>
                <w:szCs w:val="16"/>
              </w:rPr>
            </w:pPr>
            <w:r>
              <w:rPr>
                <w:rFonts w:ascii="Arial" w:hAnsi="Arial" w:cs="Arial"/>
                <w:sz w:val="16"/>
                <w:szCs w:val="16"/>
              </w:rPr>
              <w:t xml:space="preserve">SPORTVELD </w:t>
            </w:r>
          </w:p>
        </w:tc>
      </w:tr>
      <w:tr w:rsidR="00D31374" w14:paraId="1FBFA2AF" w14:textId="77777777" w:rsidTr="00D31374">
        <w:trPr>
          <w:trHeight w:val="255"/>
        </w:trPr>
        <w:tc>
          <w:tcPr>
            <w:tcW w:w="8560" w:type="dxa"/>
            <w:tcBorders>
              <w:top w:val="nil"/>
              <w:left w:val="nil"/>
              <w:bottom w:val="nil"/>
              <w:right w:val="nil"/>
            </w:tcBorders>
            <w:noWrap/>
            <w:vAlign w:val="bottom"/>
            <w:hideMark/>
          </w:tcPr>
          <w:p w14:paraId="5240EC8C" w14:textId="77777777" w:rsidR="00D31374" w:rsidRDefault="00D31374">
            <w:pPr>
              <w:rPr>
                <w:rFonts w:ascii="Arial" w:hAnsi="Arial" w:cs="Arial"/>
                <w:sz w:val="16"/>
                <w:szCs w:val="16"/>
              </w:rPr>
            </w:pPr>
            <w:r>
              <w:rPr>
                <w:rFonts w:ascii="Arial" w:hAnsi="Arial" w:cs="Arial"/>
                <w:sz w:val="16"/>
                <w:szCs w:val="16"/>
              </w:rPr>
              <w:t xml:space="preserve">SPORTVELD_BELIJNING </w:t>
            </w:r>
          </w:p>
        </w:tc>
      </w:tr>
      <w:tr w:rsidR="00D31374" w14:paraId="07A1962E" w14:textId="77777777" w:rsidTr="00D31374">
        <w:trPr>
          <w:trHeight w:val="255"/>
        </w:trPr>
        <w:tc>
          <w:tcPr>
            <w:tcW w:w="8560" w:type="dxa"/>
            <w:tcBorders>
              <w:top w:val="nil"/>
              <w:left w:val="nil"/>
              <w:bottom w:val="nil"/>
              <w:right w:val="nil"/>
            </w:tcBorders>
            <w:noWrap/>
            <w:vAlign w:val="bottom"/>
            <w:hideMark/>
          </w:tcPr>
          <w:p w14:paraId="15D0D5AA" w14:textId="77777777" w:rsidR="00D31374" w:rsidRDefault="00D31374">
            <w:pPr>
              <w:rPr>
                <w:rFonts w:ascii="Arial" w:hAnsi="Arial" w:cs="Arial"/>
                <w:sz w:val="16"/>
                <w:szCs w:val="16"/>
              </w:rPr>
            </w:pPr>
          </w:p>
        </w:tc>
      </w:tr>
      <w:tr w:rsidR="00D31374" w14:paraId="0D9B5E66" w14:textId="77777777" w:rsidTr="00D31374">
        <w:trPr>
          <w:trHeight w:val="270"/>
        </w:trPr>
        <w:tc>
          <w:tcPr>
            <w:tcW w:w="8560" w:type="dxa"/>
            <w:tcBorders>
              <w:top w:val="nil"/>
              <w:left w:val="nil"/>
              <w:bottom w:val="single" w:sz="8" w:space="0" w:color="95B3D7"/>
              <w:right w:val="nil"/>
            </w:tcBorders>
            <w:noWrap/>
            <w:vAlign w:val="bottom"/>
            <w:hideMark/>
          </w:tcPr>
          <w:p w14:paraId="5D0B17C2"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GW - </w:t>
            </w:r>
            <w:proofErr w:type="spellStart"/>
            <w:r>
              <w:rPr>
                <w:rFonts w:ascii="Verdana" w:hAnsi="Verdana" w:cs="Arial"/>
                <w:b/>
                <w:bCs/>
                <w:color w:val="1F497D"/>
                <w:sz w:val="16"/>
                <w:szCs w:val="16"/>
              </w:rPr>
              <w:t>GrondWerk</w:t>
            </w:r>
            <w:proofErr w:type="spellEnd"/>
          </w:p>
        </w:tc>
      </w:tr>
      <w:tr w:rsidR="00D31374" w14:paraId="1F8CBECC" w14:textId="77777777" w:rsidTr="00D31374">
        <w:trPr>
          <w:trHeight w:val="255"/>
        </w:trPr>
        <w:tc>
          <w:tcPr>
            <w:tcW w:w="8560" w:type="dxa"/>
            <w:tcBorders>
              <w:top w:val="nil"/>
              <w:left w:val="nil"/>
              <w:bottom w:val="nil"/>
              <w:right w:val="nil"/>
            </w:tcBorders>
            <w:noWrap/>
            <w:vAlign w:val="bottom"/>
            <w:hideMark/>
          </w:tcPr>
          <w:p w14:paraId="1C811845" w14:textId="77777777" w:rsidR="00D31374" w:rsidRDefault="00D31374">
            <w:pPr>
              <w:rPr>
                <w:rFonts w:ascii="Arial" w:hAnsi="Arial" w:cs="Arial"/>
                <w:sz w:val="16"/>
                <w:szCs w:val="16"/>
              </w:rPr>
            </w:pPr>
            <w:r>
              <w:rPr>
                <w:rFonts w:ascii="Arial" w:hAnsi="Arial" w:cs="Arial"/>
                <w:sz w:val="16"/>
                <w:szCs w:val="16"/>
              </w:rPr>
              <w:t xml:space="preserve">BERM </w:t>
            </w:r>
          </w:p>
        </w:tc>
      </w:tr>
      <w:tr w:rsidR="00D31374" w14:paraId="59EE3C7A" w14:textId="77777777" w:rsidTr="00D31374">
        <w:trPr>
          <w:trHeight w:val="255"/>
        </w:trPr>
        <w:tc>
          <w:tcPr>
            <w:tcW w:w="8560" w:type="dxa"/>
            <w:tcBorders>
              <w:top w:val="nil"/>
              <w:left w:val="nil"/>
              <w:bottom w:val="nil"/>
              <w:right w:val="nil"/>
            </w:tcBorders>
            <w:noWrap/>
            <w:vAlign w:val="bottom"/>
            <w:hideMark/>
          </w:tcPr>
          <w:p w14:paraId="758066A2" w14:textId="77777777" w:rsidR="00D31374" w:rsidRDefault="00D31374">
            <w:pPr>
              <w:rPr>
                <w:rFonts w:ascii="Arial" w:hAnsi="Arial" w:cs="Arial"/>
                <w:sz w:val="16"/>
                <w:szCs w:val="16"/>
              </w:rPr>
            </w:pPr>
            <w:r>
              <w:rPr>
                <w:rFonts w:ascii="Arial" w:hAnsi="Arial" w:cs="Arial"/>
                <w:sz w:val="16"/>
                <w:szCs w:val="16"/>
              </w:rPr>
              <w:t xml:space="preserve">DIJK_BERM_PLASBERM </w:t>
            </w:r>
          </w:p>
        </w:tc>
      </w:tr>
      <w:tr w:rsidR="00D31374" w14:paraId="57FDDE99" w14:textId="77777777" w:rsidTr="00D31374">
        <w:trPr>
          <w:trHeight w:val="255"/>
        </w:trPr>
        <w:tc>
          <w:tcPr>
            <w:tcW w:w="8560" w:type="dxa"/>
            <w:tcBorders>
              <w:top w:val="nil"/>
              <w:left w:val="nil"/>
              <w:bottom w:val="nil"/>
              <w:right w:val="nil"/>
            </w:tcBorders>
            <w:noWrap/>
            <w:vAlign w:val="bottom"/>
            <w:hideMark/>
          </w:tcPr>
          <w:p w14:paraId="2392F641" w14:textId="77777777" w:rsidR="00D31374" w:rsidRDefault="00D31374">
            <w:pPr>
              <w:rPr>
                <w:rFonts w:ascii="Arial" w:hAnsi="Arial" w:cs="Arial"/>
                <w:sz w:val="16"/>
                <w:szCs w:val="16"/>
              </w:rPr>
            </w:pPr>
            <w:r>
              <w:rPr>
                <w:rFonts w:ascii="Arial" w:hAnsi="Arial" w:cs="Arial"/>
                <w:sz w:val="16"/>
                <w:szCs w:val="16"/>
              </w:rPr>
              <w:t xml:space="preserve">TALUD </w:t>
            </w:r>
          </w:p>
        </w:tc>
      </w:tr>
      <w:tr w:rsidR="00D31374" w14:paraId="6E18C04C" w14:textId="77777777" w:rsidTr="00D31374">
        <w:trPr>
          <w:trHeight w:val="255"/>
        </w:trPr>
        <w:tc>
          <w:tcPr>
            <w:tcW w:w="8560" w:type="dxa"/>
            <w:tcBorders>
              <w:top w:val="nil"/>
              <w:left w:val="nil"/>
              <w:bottom w:val="nil"/>
              <w:right w:val="nil"/>
            </w:tcBorders>
            <w:noWrap/>
            <w:vAlign w:val="bottom"/>
            <w:hideMark/>
          </w:tcPr>
          <w:p w14:paraId="41517C42" w14:textId="77777777" w:rsidR="00D31374" w:rsidRDefault="00D31374">
            <w:pPr>
              <w:rPr>
                <w:rFonts w:ascii="Arial" w:hAnsi="Arial" w:cs="Arial"/>
                <w:sz w:val="16"/>
                <w:szCs w:val="16"/>
              </w:rPr>
            </w:pPr>
            <w:r>
              <w:rPr>
                <w:rFonts w:ascii="Arial" w:hAnsi="Arial" w:cs="Arial"/>
                <w:sz w:val="16"/>
                <w:szCs w:val="16"/>
              </w:rPr>
              <w:t xml:space="preserve">TALUD_KRUIN </w:t>
            </w:r>
          </w:p>
        </w:tc>
      </w:tr>
      <w:tr w:rsidR="00D31374" w14:paraId="074AC6F0" w14:textId="77777777" w:rsidTr="00D31374">
        <w:trPr>
          <w:trHeight w:val="255"/>
        </w:trPr>
        <w:tc>
          <w:tcPr>
            <w:tcW w:w="8560" w:type="dxa"/>
            <w:tcBorders>
              <w:top w:val="nil"/>
              <w:left w:val="nil"/>
              <w:bottom w:val="nil"/>
              <w:right w:val="nil"/>
            </w:tcBorders>
            <w:noWrap/>
            <w:vAlign w:val="bottom"/>
            <w:hideMark/>
          </w:tcPr>
          <w:p w14:paraId="46961906" w14:textId="77777777" w:rsidR="00D31374" w:rsidRDefault="00D31374">
            <w:pPr>
              <w:rPr>
                <w:rFonts w:ascii="Arial" w:hAnsi="Arial" w:cs="Arial"/>
                <w:sz w:val="16"/>
                <w:szCs w:val="16"/>
              </w:rPr>
            </w:pPr>
            <w:r>
              <w:rPr>
                <w:rFonts w:ascii="Arial" w:hAnsi="Arial" w:cs="Arial"/>
                <w:sz w:val="16"/>
                <w:szCs w:val="16"/>
              </w:rPr>
              <w:t xml:space="preserve">TALUDARCERING </w:t>
            </w:r>
          </w:p>
        </w:tc>
      </w:tr>
      <w:tr w:rsidR="00D31374" w14:paraId="5ADFBB5B" w14:textId="77777777" w:rsidTr="00D31374">
        <w:trPr>
          <w:trHeight w:val="255"/>
        </w:trPr>
        <w:tc>
          <w:tcPr>
            <w:tcW w:w="8560" w:type="dxa"/>
            <w:tcBorders>
              <w:top w:val="nil"/>
              <w:left w:val="nil"/>
              <w:bottom w:val="nil"/>
              <w:right w:val="nil"/>
            </w:tcBorders>
            <w:noWrap/>
            <w:vAlign w:val="bottom"/>
            <w:hideMark/>
          </w:tcPr>
          <w:p w14:paraId="5ABE8ACD" w14:textId="77777777" w:rsidR="00D31374" w:rsidRDefault="00D31374">
            <w:pPr>
              <w:rPr>
                <w:rFonts w:ascii="Arial" w:hAnsi="Arial" w:cs="Arial"/>
                <w:sz w:val="16"/>
                <w:szCs w:val="16"/>
              </w:rPr>
            </w:pPr>
            <w:r>
              <w:rPr>
                <w:rFonts w:ascii="Arial" w:hAnsi="Arial" w:cs="Arial"/>
                <w:sz w:val="16"/>
                <w:szCs w:val="16"/>
              </w:rPr>
              <w:t xml:space="preserve">WATERGANG </w:t>
            </w:r>
          </w:p>
        </w:tc>
      </w:tr>
      <w:tr w:rsidR="00D31374" w14:paraId="6D231168" w14:textId="77777777" w:rsidTr="00D31374">
        <w:trPr>
          <w:trHeight w:val="255"/>
        </w:trPr>
        <w:tc>
          <w:tcPr>
            <w:tcW w:w="8560" w:type="dxa"/>
            <w:tcBorders>
              <w:top w:val="nil"/>
              <w:left w:val="nil"/>
              <w:bottom w:val="nil"/>
              <w:right w:val="nil"/>
            </w:tcBorders>
            <w:noWrap/>
            <w:vAlign w:val="bottom"/>
            <w:hideMark/>
          </w:tcPr>
          <w:p w14:paraId="54236694" w14:textId="77777777" w:rsidR="00D31374" w:rsidRDefault="00D31374">
            <w:pPr>
              <w:rPr>
                <w:rFonts w:ascii="Arial" w:hAnsi="Arial" w:cs="Arial"/>
                <w:sz w:val="16"/>
                <w:szCs w:val="16"/>
              </w:rPr>
            </w:pPr>
            <w:r>
              <w:rPr>
                <w:rFonts w:ascii="Arial" w:hAnsi="Arial" w:cs="Arial"/>
                <w:sz w:val="16"/>
                <w:szCs w:val="16"/>
              </w:rPr>
              <w:t xml:space="preserve">WATERGANG_BODEM </w:t>
            </w:r>
          </w:p>
        </w:tc>
      </w:tr>
      <w:tr w:rsidR="00D31374" w14:paraId="7391C8D8" w14:textId="77777777" w:rsidTr="00D31374">
        <w:trPr>
          <w:trHeight w:val="255"/>
        </w:trPr>
        <w:tc>
          <w:tcPr>
            <w:tcW w:w="8560" w:type="dxa"/>
            <w:tcBorders>
              <w:top w:val="nil"/>
              <w:left w:val="nil"/>
              <w:bottom w:val="nil"/>
              <w:right w:val="nil"/>
            </w:tcBorders>
            <w:noWrap/>
            <w:vAlign w:val="bottom"/>
            <w:hideMark/>
          </w:tcPr>
          <w:p w14:paraId="755FB438" w14:textId="77777777" w:rsidR="00D31374" w:rsidRDefault="00D31374">
            <w:pPr>
              <w:rPr>
                <w:rFonts w:ascii="Arial" w:hAnsi="Arial" w:cs="Arial"/>
                <w:sz w:val="16"/>
                <w:szCs w:val="16"/>
              </w:rPr>
            </w:pPr>
            <w:r>
              <w:rPr>
                <w:rFonts w:ascii="Arial" w:hAnsi="Arial" w:cs="Arial"/>
                <w:sz w:val="16"/>
                <w:szCs w:val="16"/>
              </w:rPr>
              <w:t xml:space="preserve">WATERGANG_SLOOT </w:t>
            </w:r>
          </w:p>
        </w:tc>
      </w:tr>
      <w:tr w:rsidR="00D31374" w14:paraId="49EAE64E" w14:textId="77777777" w:rsidTr="00D31374">
        <w:trPr>
          <w:trHeight w:val="255"/>
        </w:trPr>
        <w:tc>
          <w:tcPr>
            <w:tcW w:w="8560" w:type="dxa"/>
            <w:tcBorders>
              <w:top w:val="nil"/>
              <w:left w:val="nil"/>
              <w:bottom w:val="nil"/>
              <w:right w:val="nil"/>
            </w:tcBorders>
            <w:noWrap/>
            <w:vAlign w:val="bottom"/>
            <w:hideMark/>
          </w:tcPr>
          <w:p w14:paraId="3AD2F417" w14:textId="77777777" w:rsidR="00D31374" w:rsidRDefault="00D31374">
            <w:pPr>
              <w:rPr>
                <w:rFonts w:ascii="Arial" w:hAnsi="Arial" w:cs="Arial"/>
                <w:sz w:val="16"/>
                <w:szCs w:val="16"/>
              </w:rPr>
            </w:pPr>
            <w:r>
              <w:rPr>
                <w:rFonts w:ascii="Arial" w:hAnsi="Arial" w:cs="Arial"/>
                <w:sz w:val="16"/>
                <w:szCs w:val="16"/>
              </w:rPr>
              <w:t xml:space="preserve">WATERGANG_SLOOT_INSTEEK </w:t>
            </w:r>
          </w:p>
        </w:tc>
      </w:tr>
      <w:tr w:rsidR="00D31374" w14:paraId="259F7491" w14:textId="77777777" w:rsidTr="00D31374">
        <w:trPr>
          <w:trHeight w:val="255"/>
        </w:trPr>
        <w:tc>
          <w:tcPr>
            <w:tcW w:w="8560" w:type="dxa"/>
            <w:tcBorders>
              <w:top w:val="nil"/>
              <w:left w:val="nil"/>
              <w:bottom w:val="nil"/>
              <w:right w:val="nil"/>
            </w:tcBorders>
            <w:noWrap/>
            <w:vAlign w:val="bottom"/>
            <w:hideMark/>
          </w:tcPr>
          <w:p w14:paraId="539210E8" w14:textId="77777777" w:rsidR="00D31374" w:rsidRDefault="00D31374">
            <w:pPr>
              <w:rPr>
                <w:rFonts w:ascii="Arial" w:hAnsi="Arial" w:cs="Arial"/>
                <w:sz w:val="16"/>
                <w:szCs w:val="16"/>
              </w:rPr>
            </w:pPr>
          </w:p>
        </w:tc>
      </w:tr>
      <w:tr w:rsidR="00D31374" w14:paraId="641778CF" w14:textId="77777777" w:rsidTr="00D31374">
        <w:trPr>
          <w:trHeight w:val="270"/>
        </w:trPr>
        <w:tc>
          <w:tcPr>
            <w:tcW w:w="8560" w:type="dxa"/>
            <w:tcBorders>
              <w:top w:val="nil"/>
              <w:left w:val="nil"/>
              <w:bottom w:val="single" w:sz="8" w:space="0" w:color="95B3D7"/>
              <w:right w:val="nil"/>
            </w:tcBorders>
            <w:noWrap/>
            <w:vAlign w:val="bottom"/>
            <w:hideMark/>
          </w:tcPr>
          <w:p w14:paraId="7147A1CF"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IE - </w:t>
            </w:r>
            <w:proofErr w:type="spellStart"/>
            <w:r>
              <w:rPr>
                <w:rFonts w:ascii="Verdana" w:hAnsi="Verdana" w:cs="Arial"/>
                <w:b/>
                <w:bCs/>
                <w:color w:val="1F497D"/>
                <w:sz w:val="16"/>
                <w:szCs w:val="16"/>
              </w:rPr>
              <w:t>InrichtingsElementen</w:t>
            </w:r>
            <w:proofErr w:type="spellEnd"/>
          </w:p>
        </w:tc>
      </w:tr>
      <w:tr w:rsidR="00D31374" w14:paraId="7236E89C" w14:textId="77777777" w:rsidTr="00D31374">
        <w:trPr>
          <w:trHeight w:val="255"/>
        </w:trPr>
        <w:tc>
          <w:tcPr>
            <w:tcW w:w="8560" w:type="dxa"/>
            <w:tcBorders>
              <w:top w:val="nil"/>
              <w:left w:val="nil"/>
              <w:bottom w:val="nil"/>
              <w:right w:val="nil"/>
            </w:tcBorders>
            <w:noWrap/>
            <w:vAlign w:val="bottom"/>
            <w:hideMark/>
          </w:tcPr>
          <w:p w14:paraId="73828BB7" w14:textId="77777777" w:rsidR="00D31374" w:rsidRDefault="00D31374">
            <w:pPr>
              <w:rPr>
                <w:rFonts w:ascii="Arial" w:hAnsi="Arial" w:cs="Arial"/>
                <w:sz w:val="16"/>
                <w:szCs w:val="16"/>
              </w:rPr>
            </w:pPr>
            <w:r>
              <w:rPr>
                <w:rFonts w:ascii="Arial" w:hAnsi="Arial" w:cs="Arial"/>
                <w:sz w:val="16"/>
                <w:szCs w:val="16"/>
              </w:rPr>
              <w:t xml:space="preserve">MEUBILAIR </w:t>
            </w:r>
          </w:p>
        </w:tc>
      </w:tr>
      <w:tr w:rsidR="00D31374" w14:paraId="28439694" w14:textId="77777777" w:rsidTr="00D31374">
        <w:trPr>
          <w:trHeight w:val="255"/>
        </w:trPr>
        <w:tc>
          <w:tcPr>
            <w:tcW w:w="8560" w:type="dxa"/>
            <w:tcBorders>
              <w:top w:val="nil"/>
              <w:left w:val="nil"/>
              <w:bottom w:val="nil"/>
              <w:right w:val="nil"/>
            </w:tcBorders>
            <w:noWrap/>
            <w:vAlign w:val="bottom"/>
            <w:hideMark/>
          </w:tcPr>
          <w:p w14:paraId="3F868FB3" w14:textId="77777777" w:rsidR="00D31374" w:rsidRDefault="00D31374">
            <w:pPr>
              <w:rPr>
                <w:rFonts w:ascii="Arial" w:hAnsi="Arial" w:cs="Arial"/>
                <w:sz w:val="16"/>
                <w:szCs w:val="16"/>
              </w:rPr>
            </w:pPr>
            <w:r>
              <w:rPr>
                <w:rFonts w:ascii="Arial" w:hAnsi="Arial" w:cs="Arial"/>
                <w:sz w:val="16"/>
                <w:szCs w:val="16"/>
              </w:rPr>
              <w:t xml:space="preserve">MEUBILAIR_CAMERA </w:t>
            </w:r>
          </w:p>
        </w:tc>
      </w:tr>
      <w:tr w:rsidR="00D31374" w14:paraId="127AADBD" w14:textId="77777777" w:rsidTr="00D31374">
        <w:trPr>
          <w:trHeight w:val="255"/>
        </w:trPr>
        <w:tc>
          <w:tcPr>
            <w:tcW w:w="8560" w:type="dxa"/>
            <w:tcBorders>
              <w:top w:val="nil"/>
              <w:left w:val="nil"/>
              <w:bottom w:val="nil"/>
              <w:right w:val="nil"/>
            </w:tcBorders>
            <w:noWrap/>
            <w:vAlign w:val="bottom"/>
            <w:hideMark/>
          </w:tcPr>
          <w:p w14:paraId="43F4695B" w14:textId="77777777" w:rsidR="00D31374" w:rsidRDefault="00D31374">
            <w:pPr>
              <w:rPr>
                <w:rFonts w:ascii="Arial" w:hAnsi="Arial" w:cs="Arial"/>
                <w:sz w:val="16"/>
                <w:szCs w:val="16"/>
              </w:rPr>
            </w:pPr>
            <w:r>
              <w:rPr>
                <w:rFonts w:ascii="Arial" w:hAnsi="Arial" w:cs="Arial"/>
                <w:sz w:val="16"/>
                <w:szCs w:val="16"/>
              </w:rPr>
              <w:t xml:space="preserve">MEUBILAIR_SPEELPLEK </w:t>
            </w:r>
          </w:p>
        </w:tc>
      </w:tr>
      <w:tr w:rsidR="00D31374" w14:paraId="39B3D32F" w14:textId="77777777" w:rsidTr="00D31374">
        <w:trPr>
          <w:trHeight w:val="255"/>
        </w:trPr>
        <w:tc>
          <w:tcPr>
            <w:tcW w:w="8560" w:type="dxa"/>
            <w:tcBorders>
              <w:top w:val="nil"/>
              <w:left w:val="nil"/>
              <w:bottom w:val="nil"/>
              <w:right w:val="nil"/>
            </w:tcBorders>
            <w:noWrap/>
            <w:vAlign w:val="bottom"/>
            <w:hideMark/>
          </w:tcPr>
          <w:p w14:paraId="0767F1CC" w14:textId="77777777" w:rsidR="00D31374" w:rsidRDefault="00D31374">
            <w:pPr>
              <w:rPr>
                <w:rFonts w:ascii="Arial" w:hAnsi="Arial" w:cs="Arial"/>
                <w:sz w:val="16"/>
                <w:szCs w:val="16"/>
              </w:rPr>
            </w:pPr>
            <w:r>
              <w:rPr>
                <w:rFonts w:ascii="Arial" w:hAnsi="Arial" w:cs="Arial"/>
                <w:sz w:val="16"/>
                <w:szCs w:val="16"/>
              </w:rPr>
              <w:t xml:space="preserve">MEUBILAIR_WATERWEGMEUBILAIR_VLONDER </w:t>
            </w:r>
          </w:p>
        </w:tc>
      </w:tr>
      <w:tr w:rsidR="00D31374" w14:paraId="649AF1C5" w14:textId="77777777" w:rsidTr="00D31374">
        <w:trPr>
          <w:trHeight w:val="255"/>
        </w:trPr>
        <w:tc>
          <w:tcPr>
            <w:tcW w:w="8560" w:type="dxa"/>
            <w:tcBorders>
              <w:top w:val="nil"/>
              <w:left w:val="nil"/>
              <w:bottom w:val="nil"/>
              <w:right w:val="nil"/>
            </w:tcBorders>
            <w:noWrap/>
            <w:vAlign w:val="bottom"/>
            <w:hideMark/>
          </w:tcPr>
          <w:p w14:paraId="42B99521" w14:textId="77777777" w:rsidR="00D31374" w:rsidRDefault="00D31374">
            <w:pPr>
              <w:rPr>
                <w:rFonts w:ascii="Arial" w:hAnsi="Arial" w:cs="Arial"/>
                <w:sz w:val="16"/>
                <w:szCs w:val="16"/>
              </w:rPr>
            </w:pPr>
            <w:r>
              <w:rPr>
                <w:rFonts w:ascii="Arial" w:hAnsi="Arial" w:cs="Arial"/>
                <w:sz w:val="16"/>
                <w:szCs w:val="16"/>
              </w:rPr>
              <w:t xml:space="preserve">MEUBILAIR_WEGMEUBILAIR_ABRI </w:t>
            </w:r>
          </w:p>
        </w:tc>
      </w:tr>
      <w:tr w:rsidR="00D31374" w14:paraId="78A4501C" w14:textId="77777777" w:rsidTr="00D31374">
        <w:trPr>
          <w:trHeight w:val="255"/>
        </w:trPr>
        <w:tc>
          <w:tcPr>
            <w:tcW w:w="8560" w:type="dxa"/>
            <w:tcBorders>
              <w:top w:val="nil"/>
              <w:left w:val="nil"/>
              <w:bottom w:val="nil"/>
              <w:right w:val="nil"/>
            </w:tcBorders>
            <w:noWrap/>
            <w:vAlign w:val="bottom"/>
            <w:hideMark/>
          </w:tcPr>
          <w:p w14:paraId="273A0A27" w14:textId="77777777" w:rsidR="00D31374" w:rsidRDefault="00D31374">
            <w:pPr>
              <w:rPr>
                <w:rFonts w:ascii="Arial" w:hAnsi="Arial" w:cs="Arial"/>
                <w:sz w:val="16"/>
                <w:szCs w:val="16"/>
              </w:rPr>
            </w:pPr>
            <w:r>
              <w:rPr>
                <w:rFonts w:ascii="Arial" w:hAnsi="Arial" w:cs="Arial"/>
                <w:sz w:val="16"/>
                <w:szCs w:val="16"/>
              </w:rPr>
              <w:t xml:space="preserve">MEUBILAIR_WEGMEUBILAIR_FONTEIN </w:t>
            </w:r>
          </w:p>
        </w:tc>
      </w:tr>
      <w:tr w:rsidR="00D31374" w14:paraId="32107A48" w14:textId="77777777" w:rsidTr="00D31374">
        <w:trPr>
          <w:trHeight w:val="255"/>
        </w:trPr>
        <w:tc>
          <w:tcPr>
            <w:tcW w:w="8560" w:type="dxa"/>
            <w:tcBorders>
              <w:top w:val="nil"/>
              <w:left w:val="nil"/>
              <w:bottom w:val="nil"/>
              <w:right w:val="nil"/>
            </w:tcBorders>
            <w:noWrap/>
            <w:vAlign w:val="bottom"/>
            <w:hideMark/>
          </w:tcPr>
          <w:p w14:paraId="52A2291F" w14:textId="77777777" w:rsidR="00D31374" w:rsidRDefault="00D31374">
            <w:pPr>
              <w:rPr>
                <w:rFonts w:ascii="Arial" w:hAnsi="Arial" w:cs="Arial"/>
                <w:sz w:val="16"/>
                <w:szCs w:val="16"/>
              </w:rPr>
            </w:pPr>
            <w:r>
              <w:rPr>
                <w:rFonts w:ascii="Arial" w:hAnsi="Arial" w:cs="Arial"/>
                <w:sz w:val="16"/>
                <w:szCs w:val="16"/>
              </w:rPr>
              <w:t xml:space="preserve">MEUBILAIR_WEGMEUBILAIR_INKLIMBEVEILIGING </w:t>
            </w:r>
          </w:p>
        </w:tc>
      </w:tr>
      <w:tr w:rsidR="00D31374" w14:paraId="716AC6EC" w14:textId="77777777" w:rsidTr="00D31374">
        <w:trPr>
          <w:trHeight w:val="255"/>
        </w:trPr>
        <w:tc>
          <w:tcPr>
            <w:tcW w:w="8560" w:type="dxa"/>
            <w:tcBorders>
              <w:top w:val="nil"/>
              <w:left w:val="nil"/>
              <w:bottom w:val="nil"/>
              <w:right w:val="nil"/>
            </w:tcBorders>
            <w:noWrap/>
            <w:vAlign w:val="bottom"/>
            <w:hideMark/>
          </w:tcPr>
          <w:p w14:paraId="3D2FE4D6" w14:textId="77777777" w:rsidR="00D31374" w:rsidRDefault="00D31374">
            <w:pPr>
              <w:rPr>
                <w:rFonts w:ascii="Arial" w:hAnsi="Arial" w:cs="Arial"/>
                <w:sz w:val="16"/>
                <w:szCs w:val="16"/>
              </w:rPr>
            </w:pPr>
            <w:r>
              <w:rPr>
                <w:rFonts w:ascii="Arial" w:hAnsi="Arial" w:cs="Arial"/>
                <w:sz w:val="16"/>
                <w:szCs w:val="16"/>
              </w:rPr>
              <w:t xml:space="preserve">MEUBILAIR_WEGMEUBILAIR_LPGVULPUNT </w:t>
            </w:r>
          </w:p>
        </w:tc>
      </w:tr>
      <w:tr w:rsidR="00D31374" w14:paraId="42358326" w14:textId="77777777" w:rsidTr="00D31374">
        <w:trPr>
          <w:trHeight w:val="255"/>
        </w:trPr>
        <w:tc>
          <w:tcPr>
            <w:tcW w:w="8560" w:type="dxa"/>
            <w:tcBorders>
              <w:top w:val="nil"/>
              <w:left w:val="nil"/>
              <w:bottom w:val="nil"/>
              <w:right w:val="nil"/>
            </w:tcBorders>
            <w:noWrap/>
            <w:vAlign w:val="bottom"/>
            <w:hideMark/>
          </w:tcPr>
          <w:p w14:paraId="285E3C21" w14:textId="77777777" w:rsidR="00D31374" w:rsidRDefault="00D31374">
            <w:pPr>
              <w:rPr>
                <w:rFonts w:ascii="Arial" w:hAnsi="Arial" w:cs="Arial"/>
                <w:sz w:val="16"/>
                <w:szCs w:val="16"/>
              </w:rPr>
            </w:pPr>
            <w:r>
              <w:rPr>
                <w:rFonts w:ascii="Arial" w:hAnsi="Arial" w:cs="Arial"/>
                <w:sz w:val="16"/>
                <w:szCs w:val="16"/>
              </w:rPr>
              <w:t>MEUBILAIR_WEGMEUBILAIR_PARKEERMAATREGEL</w:t>
            </w:r>
          </w:p>
        </w:tc>
      </w:tr>
      <w:tr w:rsidR="00D31374" w14:paraId="6A421C80" w14:textId="77777777" w:rsidTr="00D31374">
        <w:trPr>
          <w:trHeight w:val="255"/>
        </w:trPr>
        <w:tc>
          <w:tcPr>
            <w:tcW w:w="8560" w:type="dxa"/>
            <w:tcBorders>
              <w:top w:val="nil"/>
              <w:left w:val="nil"/>
              <w:bottom w:val="nil"/>
              <w:right w:val="nil"/>
            </w:tcBorders>
            <w:noWrap/>
            <w:vAlign w:val="bottom"/>
            <w:hideMark/>
          </w:tcPr>
          <w:p w14:paraId="19F51562" w14:textId="77777777" w:rsidR="00D31374" w:rsidRDefault="00D31374">
            <w:pPr>
              <w:rPr>
                <w:rFonts w:ascii="Arial" w:hAnsi="Arial" w:cs="Arial"/>
                <w:sz w:val="16"/>
                <w:szCs w:val="16"/>
              </w:rPr>
            </w:pPr>
            <w:r>
              <w:rPr>
                <w:rFonts w:ascii="Arial" w:hAnsi="Arial" w:cs="Arial"/>
                <w:sz w:val="16"/>
                <w:szCs w:val="16"/>
              </w:rPr>
              <w:t>MEUBILAIR_WEGMEUBILAIR_SPEELTOESTEL</w:t>
            </w:r>
          </w:p>
        </w:tc>
      </w:tr>
      <w:tr w:rsidR="00D31374" w14:paraId="5D435CEF" w14:textId="77777777" w:rsidTr="00D31374">
        <w:trPr>
          <w:trHeight w:val="255"/>
        </w:trPr>
        <w:tc>
          <w:tcPr>
            <w:tcW w:w="8560" w:type="dxa"/>
            <w:tcBorders>
              <w:top w:val="nil"/>
              <w:left w:val="nil"/>
              <w:bottom w:val="nil"/>
              <w:right w:val="nil"/>
            </w:tcBorders>
            <w:noWrap/>
            <w:vAlign w:val="bottom"/>
            <w:hideMark/>
          </w:tcPr>
          <w:p w14:paraId="054C5AC8" w14:textId="77777777" w:rsidR="00D31374" w:rsidRDefault="00D31374">
            <w:pPr>
              <w:rPr>
                <w:rFonts w:ascii="Arial" w:hAnsi="Arial" w:cs="Arial"/>
                <w:sz w:val="16"/>
                <w:szCs w:val="16"/>
              </w:rPr>
            </w:pPr>
            <w:r>
              <w:rPr>
                <w:rFonts w:ascii="Arial" w:hAnsi="Arial" w:cs="Arial"/>
                <w:sz w:val="16"/>
                <w:szCs w:val="16"/>
              </w:rPr>
              <w:t xml:space="preserve">MEUBILAIR_WEGMEUBILAIR_SPEELTOESTEL_VALZONE </w:t>
            </w:r>
          </w:p>
        </w:tc>
      </w:tr>
      <w:tr w:rsidR="00D31374" w14:paraId="4D2FF151" w14:textId="77777777" w:rsidTr="00D31374">
        <w:trPr>
          <w:trHeight w:val="255"/>
        </w:trPr>
        <w:tc>
          <w:tcPr>
            <w:tcW w:w="8560" w:type="dxa"/>
            <w:tcBorders>
              <w:top w:val="nil"/>
              <w:left w:val="nil"/>
              <w:bottom w:val="nil"/>
              <w:right w:val="nil"/>
            </w:tcBorders>
            <w:noWrap/>
            <w:vAlign w:val="bottom"/>
            <w:hideMark/>
          </w:tcPr>
          <w:p w14:paraId="7C511217" w14:textId="77777777" w:rsidR="00D31374" w:rsidRDefault="00D31374">
            <w:pPr>
              <w:rPr>
                <w:rFonts w:ascii="Arial" w:hAnsi="Arial" w:cs="Arial"/>
                <w:sz w:val="16"/>
                <w:szCs w:val="16"/>
              </w:rPr>
            </w:pPr>
            <w:r>
              <w:rPr>
                <w:rFonts w:ascii="Arial" w:hAnsi="Arial" w:cs="Arial"/>
                <w:sz w:val="16"/>
                <w:szCs w:val="16"/>
              </w:rPr>
              <w:t xml:space="preserve">MEUBILAIR_WEGMEUBILAIR_STADSPLATTEGROND </w:t>
            </w:r>
          </w:p>
        </w:tc>
      </w:tr>
      <w:tr w:rsidR="00D31374" w14:paraId="7A69406B" w14:textId="77777777" w:rsidTr="00D31374">
        <w:trPr>
          <w:trHeight w:val="255"/>
        </w:trPr>
        <w:tc>
          <w:tcPr>
            <w:tcW w:w="8560" w:type="dxa"/>
            <w:tcBorders>
              <w:top w:val="nil"/>
              <w:left w:val="nil"/>
              <w:bottom w:val="nil"/>
              <w:right w:val="nil"/>
            </w:tcBorders>
            <w:noWrap/>
            <w:vAlign w:val="bottom"/>
            <w:hideMark/>
          </w:tcPr>
          <w:p w14:paraId="43499F18" w14:textId="77777777" w:rsidR="00D31374" w:rsidRDefault="00D31374">
            <w:pPr>
              <w:rPr>
                <w:rFonts w:ascii="Arial" w:hAnsi="Arial" w:cs="Arial"/>
                <w:sz w:val="16"/>
                <w:szCs w:val="16"/>
              </w:rPr>
            </w:pPr>
            <w:r>
              <w:rPr>
                <w:rFonts w:ascii="Arial" w:hAnsi="Arial" w:cs="Arial"/>
                <w:sz w:val="16"/>
                <w:szCs w:val="16"/>
              </w:rPr>
              <w:t xml:space="preserve">MEUBILAIR_WEGMEUBILAIR_STROOIRESERVOIR </w:t>
            </w:r>
          </w:p>
        </w:tc>
      </w:tr>
      <w:tr w:rsidR="00D31374" w14:paraId="558D275F" w14:textId="77777777" w:rsidTr="00D31374">
        <w:trPr>
          <w:trHeight w:val="255"/>
        </w:trPr>
        <w:tc>
          <w:tcPr>
            <w:tcW w:w="8560" w:type="dxa"/>
            <w:tcBorders>
              <w:top w:val="nil"/>
              <w:left w:val="nil"/>
              <w:bottom w:val="nil"/>
              <w:right w:val="nil"/>
            </w:tcBorders>
            <w:noWrap/>
            <w:vAlign w:val="bottom"/>
            <w:hideMark/>
          </w:tcPr>
          <w:p w14:paraId="32D94DDF" w14:textId="77777777" w:rsidR="00D31374" w:rsidRDefault="00D31374">
            <w:pPr>
              <w:rPr>
                <w:rFonts w:ascii="Arial" w:hAnsi="Arial" w:cs="Arial"/>
                <w:sz w:val="16"/>
                <w:szCs w:val="16"/>
              </w:rPr>
            </w:pPr>
            <w:r>
              <w:rPr>
                <w:rFonts w:ascii="Arial" w:hAnsi="Arial" w:cs="Arial"/>
                <w:sz w:val="16"/>
                <w:szCs w:val="16"/>
              </w:rPr>
              <w:t>MEUBILAIR_WEGMEUBILAIR_TRAP</w:t>
            </w:r>
          </w:p>
        </w:tc>
      </w:tr>
      <w:tr w:rsidR="00D31374" w14:paraId="7585F7D6" w14:textId="77777777" w:rsidTr="00D31374">
        <w:trPr>
          <w:trHeight w:val="255"/>
        </w:trPr>
        <w:tc>
          <w:tcPr>
            <w:tcW w:w="8560" w:type="dxa"/>
            <w:tcBorders>
              <w:top w:val="nil"/>
              <w:left w:val="nil"/>
              <w:bottom w:val="nil"/>
              <w:right w:val="nil"/>
            </w:tcBorders>
            <w:noWrap/>
            <w:vAlign w:val="bottom"/>
            <w:hideMark/>
          </w:tcPr>
          <w:p w14:paraId="232C4CAB" w14:textId="77777777" w:rsidR="00D31374" w:rsidRDefault="00D31374">
            <w:pPr>
              <w:rPr>
                <w:rFonts w:ascii="Arial" w:hAnsi="Arial" w:cs="Arial"/>
                <w:sz w:val="16"/>
                <w:szCs w:val="16"/>
              </w:rPr>
            </w:pPr>
            <w:r>
              <w:rPr>
                <w:rFonts w:ascii="Arial" w:hAnsi="Arial" w:cs="Arial"/>
                <w:sz w:val="16"/>
                <w:szCs w:val="16"/>
              </w:rPr>
              <w:t xml:space="preserve">MEUBILAIR_WEGMEUBILAIR_ZINLOOS GEWELD TEGEL </w:t>
            </w:r>
          </w:p>
        </w:tc>
      </w:tr>
      <w:tr w:rsidR="00D31374" w14:paraId="204A20FA" w14:textId="77777777" w:rsidTr="00D31374">
        <w:trPr>
          <w:trHeight w:val="255"/>
        </w:trPr>
        <w:tc>
          <w:tcPr>
            <w:tcW w:w="8560" w:type="dxa"/>
            <w:tcBorders>
              <w:top w:val="nil"/>
              <w:left w:val="nil"/>
              <w:bottom w:val="nil"/>
              <w:right w:val="nil"/>
            </w:tcBorders>
            <w:noWrap/>
            <w:vAlign w:val="bottom"/>
            <w:hideMark/>
          </w:tcPr>
          <w:p w14:paraId="2F81C408" w14:textId="77777777" w:rsidR="00D31374" w:rsidRDefault="00D31374">
            <w:pPr>
              <w:rPr>
                <w:rFonts w:ascii="Arial" w:hAnsi="Arial" w:cs="Arial"/>
                <w:sz w:val="16"/>
                <w:szCs w:val="16"/>
              </w:rPr>
            </w:pPr>
            <w:r>
              <w:rPr>
                <w:rFonts w:ascii="Arial" w:hAnsi="Arial" w:cs="Arial"/>
                <w:sz w:val="16"/>
                <w:szCs w:val="16"/>
              </w:rPr>
              <w:t xml:space="preserve">MEUBILAIR_ZONNEPANEEL </w:t>
            </w:r>
          </w:p>
        </w:tc>
      </w:tr>
      <w:tr w:rsidR="00D31374" w14:paraId="66D00432" w14:textId="77777777" w:rsidTr="00D31374">
        <w:trPr>
          <w:trHeight w:val="255"/>
        </w:trPr>
        <w:tc>
          <w:tcPr>
            <w:tcW w:w="8560" w:type="dxa"/>
            <w:tcBorders>
              <w:top w:val="nil"/>
              <w:left w:val="nil"/>
              <w:bottom w:val="nil"/>
              <w:right w:val="nil"/>
            </w:tcBorders>
            <w:noWrap/>
            <w:vAlign w:val="bottom"/>
            <w:hideMark/>
          </w:tcPr>
          <w:p w14:paraId="56DFE7E4" w14:textId="77777777" w:rsidR="00D31374" w:rsidRDefault="00D31374">
            <w:pPr>
              <w:rPr>
                <w:rFonts w:ascii="Arial" w:hAnsi="Arial" w:cs="Arial"/>
                <w:sz w:val="16"/>
                <w:szCs w:val="16"/>
              </w:rPr>
            </w:pPr>
            <w:r>
              <w:rPr>
                <w:rFonts w:ascii="Arial" w:hAnsi="Arial" w:cs="Arial"/>
                <w:sz w:val="16"/>
                <w:szCs w:val="16"/>
              </w:rPr>
              <w:t xml:space="preserve">TERREINAFSCHEIDING </w:t>
            </w:r>
          </w:p>
        </w:tc>
      </w:tr>
      <w:tr w:rsidR="00D31374" w14:paraId="41FB4F2D" w14:textId="77777777" w:rsidTr="00D31374">
        <w:trPr>
          <w:trHeight w:val="255"/>
        </w:trPr>
        <w:tc>
          <w:tcPr>
            <w:tcW w:w="8560" w:type="dxa"/>
            <w:tcBorders>
              <w:top w:val="nil"/>
              <w:left w:val="nil"/>
              <w:bottom w:val="nil"/>
              <w:right w:val="nil"/>
            </w:tcBorders>
            <w:noWrap/>
            <w:vAlign w:val="bottom"/>
            <w:hideMark/>
          </w:tcPr>
          <w:p w14:paraId="553DE15B" w14:textId="77777777" w:rsidR="00D31374" w:rsidRDefault="00D31374">
            <w:pPr>
              <w:rPr>
                <w:rFonts w:ascii="Arial" w:hAnsi="Arial" w:cs="Arial"/>
                <w:sz w:val="16"/>
                <w:szCs w:val="16"/>
              </w:rPr>
            </w:pPr>
            <w:r>
              <w:rPr>
                <w:rFonts w:ascii="Arial" w:hAnsi="Arial" w:cs="Arial"/>
                <w:sz w:val="16"/>
                <w:szCs w:val="16"/>
              </w:rPr>
              <w:t xml:space="preserve">TERREINAFSCHEIDING_KUNSTMATIG_HEKWERK_HOOG </w:t>
            </w:r>
          </w:p>
        </w:tc>
      </w:tr>
      <w:tr w:rsidR="00D31374" w14:paraId="248B4969" w14:textId="77777777" w:rsidTr="00D31374">
        <w:trPr>
          <w:trHeight w:val="255"/>
        </w:trPr>
        <w:tc>
          <w:tcPr>
            <w:tcW w:w="8560" w:type="dxa"/>
            <w:tcBorders>
              <w:top w:val="nil"/>
              <w:left w:val="nil"/>
              <w:bottom w:val="nil"/>
              <w:right w:val="nil"/>
            </w:tcBorders>
            <w:noWrap/>
            <w:vAlign w:val="bottom"/>
            <w:hideMark/>
          </w:tcPr>
          <w:p w14:paraId="6119597F" w14:textId="77777777" w:rsidR="00D31374" w:rsidRDefault="00D31374">
            <w:pPr>
              <w:rPr>
                <w:rFonts w:ascii="Arial" w:hAnsi="Arial" w:cs="Arial"/>
                <w:sz w:val="16"/>
                <w:szCs w:val="16"/>
              </w:rPr>
            </w:pPr>
            <w:r>
              <w:rPr>
                <w:rFonts w:ascii="Arial" w:hAnsi="Arial" w:cs="Arial"/>
                <w:sz w:val="16"/>
                <w:szCs w:val="16"/>
              </w:rPr>
              <w:lastRenderedPageBreak/>
              <w:t xml:space="preserve">TERREINAFSCHEIDING_KUNSTMATIG_HEKWERK_HOOG_BALLENVANGER </w:t>
            </w:r>
          </w:p>
        </w:tc>
      </w:tr>
      <w:tr w:rsidR="00D31374" w14:paraId="2CE90A44" w14:textId="77777777" w:rsidTr="00D31374">
        <w:trPr>
          <w:trHeight w:val="255"/>
        </w:trPr>
        <w:tc>
          <w:tcPr>
            <w:tcW w:w="8560" w:type="dxa"/>
            <w:tcBorders>
              <w:top w:val="nil"/>
              <w:left w:val="nil"/>
              <w:bottom w:val="nil"/>
              <w:right w:val="nil"/>
            </w:tcBorders>
            <w:noWrap/>
            <w:vAlign w:val="bottom"/>
            <w:hideMark/>
          </w:tcPr>
          <w:p w14:paraId="0E8C06AE" w14:textId="77777777" w:rsidR="00D31374" w:rsidRDefault="00D31374">
            <w:pPr>
              <w:rPr>
                <w:rFonts w:ascii="Arial" w:hAnsi="Arial" w:cs="Arial"/>
                <w:sz w:val="16"/>
                <w:szCs w:val="16"/>
              </w:rPr>
            </w:pPr>
            <w:r>
              <w:rPr>
                <w:rFonts w:ascii="Arial" w:hAnsi="Arial" w:cs="Arial"/>
                <w:sz w:val="16"/>
                <w:szCs w:val="16"/>
              </w:rPr>
              <w:t xml:space="preserve">TERREINAFSCHEIDING_KUNSTMATIG_HEKWERK_LAAG </w:t>
            </w:r>
          </w:p>
        </w:tc>
      </w:tr>
      <w:tr w:rsidR="00D31374" w14:paraId="23E9BB93" w14:textId="77777777" w:rsidTr="00D31374">
        <w:trPr>
          <w:trHeight w:val="255"/>
        </w:trPr>
        <w:tc>
          <w:tcPr>
            <w:tcW w:w="8560" w:type="dxa"/>
            <w:tcBorders>
              <w:top w:val="nil"/>
              <w:left w:val="nil"/>
              <w:bottom w:val="nil"/>
              <w:right w:val="nil"/>
            </w:tcBorders>
            <w:noWrap/>
            <w:vAlign w:val="bottom"/>
            <w:hideMark/>
          </w:tcPr>
          <w:p w14:paraId="033BB05E" w14:textId="77777777" w:rsidR="00D31374" w:rsidRDefault="00D31374">
            <w:pPr>
              <w:rPr>
                <w:rFonts w:ascii="Arial" w:hAnsi="Arial" w:cs="Arial"/>
                <w:sz w:val="16"/>
                <w:szCs w:val="16"/>
              </w:rPr>
            </w:pPr>
            <w:r>
              <w:rPr>
                <w:rFonts w:ascii="Arial" w:hAnsi="Arial" w:cs="Arial"/>
                <w:sz w:val="16"/>
                <w:szCs w:val="16"/>
              </w:rPr>
              <w:t xml:space="preserve">TERREINAFSCHEIDING_KUNSTMATIG_MUUR </w:t>
            </w:r>
          </w:p>
        </w:tc>
      </w:tr>
      <w:tr w:rsidR="00D31374" w14:paraId="67E943A8" w14:textId="77777777" w:rsidTr="00D31374">
        <w:trPr>
          <w:trHeight w:val="255"/>
        </w:trPr>
        <w:tc>
          <w:tcPr>
            <w:tcW w:w="8560" w:type="dxa"/>
            <w:tcBorders>
              <w:top w:val="nil"/>
              <w:left w:val="nil"/>
              <w:bottom w:val="nil"/>
              <w:right w:val="nil"/>
            </w:tcBorders>
            <w:noWrap/>
            <w:vAlign w:val="bottom"/>
            <w:hideMark/>
          </w:tcPr>
          <w:p w14:paraId="58CDBD6F" w14:textId="77777777" w:rsidR="00D31374" w:rsidRDefault="00D31374">
            <w:pPr>
              <w:rPr>
                <w:rFonts w:ascii="Arial" w:hAnsi="Arial" w:cs="Arial"/>
                <w:sz w:val="16"/>
                <w:szCs w:val="16"/>
              </w:rPr>
            </w:pPr>
            <w:r>
              <w:rPr>
                <w:rFonts w:ascii="Arial" w:hAnsi="Arial" w:cs="Arial"/>
                <w:sz w:val="16"/>
                <w:szCs w:val="16"/>
              </w:rPr>
              <w:t xml:space="preserve">TERREINAFSCHEIDING_KUNSTMATIG_SCHUTTING </w:t>
            </w:r>
          </w:p>
        </w:tc>
      </w:tr>
      <w:tr w:rsidR="00D31374" w14:paraId="6A9B1659" w14:textId="77777777" w:rsidTr="00D31374">
        <w:trPr>
          <w:trHeight w:val="255"/>
        </w:trPr>
        <w:tc>
          <w:tcPr>
            <w:tcW w:w="8560" w:type="dxa"/>
            <w:tcBorders>
              <w:top w:val="nil"/>
              <w:left w:val="nil"/>
              <w:bottom w:val="nil"/>
              <w:right w:val="nil"/>
            </w:tcBorders>
            <w:noWrap/>
            <w:vAlign w:val="bottom"/>
            <w:hideMark/>
          </w:tcPr>
          <w:p w14:paraId="7AD5794A" w14:textId="77777777" w:rsidR="00D31374" w:rsidRDefault="00D31374">
            <w:pPr>
              <w:rPr>
                <w:rFonts w:ascii="Arial" w:hAnsi="Arial" w:cs="Arial"/>
                <w:sz w:val="16"/>
                <w:szCs w:val="16"/>
              </w:rPr>
            </w:pPr>
          </w:p>
        </w:tc>
      </w:tr>
      <w:tr w:rsidR="00D31374" w14:paraId="7795F32A" w14:textId="77777777" w:rsidTr="00D31374">
        <w:trPr>
          <w:trHeight w:val="270"/>
        </w:trPr>
        <w:tc>
          <w:tcPr>
            <w:tcW w:w="8560" w:type="dxa"/>
            <w:tcBorders>
              <w:top w:val="nil"/>
              <w:left w:val="nil"/>
              <w:bottom w:val="single" w:sz="8" w:space="0" w:color="95B3D7"/>
              <w:right w:val="nil"/>
            </w:tcBorders>
            <w:noWrap/>
            <w:vAlign w:val="bottom"/>
            <w:hideMark/>
          </w:tcPr>
          <w:p w14:paraId="5AB547F2"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KG - Kadastrale informatie en Grenzen</w:t>
            </w:r>
          </w:p>
        </w:tc>
      </w:tr>
      <w:tr w:rsidR="00D31374" w14:paraId="3499484A" w14:textId="77777777" w:rsidTr="00D31374">
        <w:trPr>
          <w:trHeight w:val="255"/>
        </w:trPr>
        <w:tc>
          <w:tcPr>
            <w:tcW w:w="8560" w:type="dxa"/>
            <w:tcBorders>
              <w:top w:val="nil"/>
              <w:left w:val="nil"/>
              <w:bottom w:val="nil"/>
              <w:right w:val="nil"/>
            </w:tcBorders>
            <w:noWrap/>
            <w:vAlign w:val="bottom"/>
            <w:hideMark/>
          </w:tcPr>
          <w:p w14:paraId="4E9E93CF" w14:textId="77777777" w:rsidR="00D31374" w:rsidRDefault="00D31374">
            <w:pPr>
              <w:rPr>
                <w:rFonts w:ascii="Arial" w:hAnsi="Arial" w:cs="Arial"/>
                <w:sz w:val="16"/>
                <w:szCs w:val="16"/>
              </w:rPr>
            </w:pPr>
            <w:r>
              <w:rPr>
                <w:rFonts w:ascii="Arial" w:hAnsi="Arial" w:cs="Arial"/>
                <w:sz w:val="16"/>
                <w:szCs w:val="16"/>
              </w:rPr>
              <w:t xml:space="preserve">GRENS </w:t>
            </w:r>
          </w:p>
        </w:tc>
      </w:tr>
      <w:tr w:rsidR="00D31374" w14:paraId="2A985572" w14:textId="77777777" w:rsidTr="00D31374">
        <w:trPr>
          <w:trHeight w:val="255"/>
        </w:trPr>
        <w:tc>
          <w:tcPr>
            <w:tcW w:w="8560" w:type="dxa"/>
            <w:tcBorders>
              <w:top w:val="nil"/>
              <w:left w:val="nil"/>
              <w:bottom w:val="nil"/>
              <w:right w:val="nil"/>
            </w:tcBorders>
            <w:noWrap/>
            <w:vAlign w:val="bottom"/>
            <w:hideMark/>
          </w:tcPr>
          <w:p w14:paraId="7776FB6C" w14:textId="77777777" w:rsidR="00D31374" w:rsidRDefault="00D31374">
            <w:pPr>
              <w:rPr>
                <w:rFonts w:ascii="Arial" w:hAnsi="Arial" w:cs="Arial"/>
                <w:sz w:val="16"/>
                <w:szCs w:val="16"/>
              </w:rPr>
            </w:pPr>
            <w:r>
              <w:rPr>
                <w:rFonts w:ascii="Arial" w:hAnsi="Arial" w:cs="Arial"/>
                <w:sz w:val="16"/>
                <w:szCs w:val="16"/>
              </w:rPr>
              <w:t>GRENS_AANKOOP</w:t>
            </w:r>
          </w:p>
        </w:tc>
      </w:tr>
      <w:tr w:rsidR="00D31374" w14:paraId="39C09FCE" w14:textId="77777777" w:rsidTr="00D31374">
        <w:trPr>
          <w:trHeight w:val="255"/>
        </w:trPr>
        <w:tc>
          <w:tcPr>
            <w:tcW w:w="8560" w:type="dxa"/>
            <w:tcBorders>
              <w:top w:val="nil"/>
              <w:left w:val="nil"/>
              <w:bottom w:val="nil"/>
              <w:right w:val="nil"/>
            </w:tcBorders>
            <w:noWrap/>
            <w:vAlign w:val="bottom"/>
            <w:hideMark/>
          </w:tcPr>
          <w:p w14:paraId="3112CFF4" w14:textId="77777777" w:rsidR="00D31374" w:rsidRDefault="00D31374">
            <w:pPr>
              <w:rPr>
                <w:rFonts w:ascii="Arial" w:hAnsi="Arial" w:cs="Arial"/>
                <w:sz w:val="16"/>
                <w:szCs w:val="16"/>
              </w:rPr>
            </w:pPr>
            <w:r>
              <w:rPr>
                <w:rFonts w:ascii="Arial" w:hAnsi="Arial" w:cs="Arial"/>
                <w:sz w:val="16"/>
                <w:szCs w:val="16"/>
              </w:rPr>
              <w:t xml:space="preserve">GRENS_BESTEMMINGSPLAN </w:t>
            </w:r>
          </w:p>
        </w:tc>
      </w:tr>
      <w:tr w:rsidR="00D31374" w14:paraId="229FD410" w14:textId="77777777" w:rsidTr="00D31374">
        <w:trPr>
          <w:trHeight w:val="255"/>
        </w:trPr>
        <w:tc>
          <w:tcPr>
            <w:tcW w:w="8560" w:type="dxa"/>
            <w:tcBorders>
              <w:top w:val="nil"/>
              <w:left w:val="nil"/>
              <w:bottom w:val="nil"/>
              <w:right w:val="nil"/>
            </w:tcBorders>
            <w:noWrap/>
            <w:vAlign w:val="bottom"/>
            <w:hideMark/>
          </w:tcPr>
          <w:p w14:paraId="2DBF6559" w14:textId="77777777" w:rsidR="00D31374" w:rsidRDefault="00D31374">
            <w:pPr>
              <w:rPr>
                <w:rFonts w:ascii="Arial" w:hAnsi="Arial" w:cs="Arial"/>
                <w:sz w:val="16"/>
                <w:szCs w:val="16"/>
              </w:rPr>
            </w:pPr>
            <w:r>
              <w:rPr>
                <w:rFonts w:ascii="Arial" w:hAnsi="Arial" w:cs="Arial"/>
                <w:sz w:val="16"/>
                <w:szCs w:val="16"/>
              </w:rPr>
              <w:t xml:space="preserve">GRENS_GEMEENTE </w:t>
            </w:r>
          </w:p>
        </w:tc>
      </w:tr>
      <w:tr w:rsidR="00D31374" w14:paraId="084B718F" w14:textId="77777777" w:rsidTr="00D31374">
        <w:trPr>
          <w:trHeight w:val="255"/>
        </w:trPr>
        <w:tc>
          <w:tcPr>
            <w:tcW w:w="8560" w:type="dxa"/>
            <w:tcBorders>
              <w:top w:val="nil"/>
              <w:left w:val="nil"/>
              <w:bottom w:val="nil"/>
              <w:right w:val="nil"/>
            </w:tcBorders>
            <w:noWrap/>
            <w:vAlign w:val="bottom"/>
            <w:hideMark/>
          </w:tcPr>
          <w:p w14:paraId="68971D49" w14:textId="77777777" w:rsidR="00D31374" w:rsidRDefault="00D31374">
            <w:pPr>
              <w:rPr>
                <w:rFonts w:ascii="Arial" w:hAnsi="Arial" w:cs="Arial"/>
                <w:sz w:val="16"/>
                <w:szCs w:val="16"/>
              </w:rPr>
            </w:pPr>
            <w:r>
              <w:rPr>
                <w:rFonts w:ascii="Arial" w:hAnsi="Arial" w:cs="Arial"/>
                <w:sz w:val="16"/>
                <w:szCs w:val="16"/>
              </w:rPr>
              <w:t xml:space="preserve">GRENS_GRONDWATERBESCHERMINGSGEBIED </w:t>
            </w:r>
          </w:p>
        </w:tc>
      </w:tr>
      <w:tr w:rsidR="00D31374" w14:paraId="0C009E0D" w14:textId="77777777" w:rsidTr="00D31374">
        <w:trPr>
          <w:trHeight w:val="255"/>
        </w:trPr>
        <w:tc>
          <w:tcPr>
            <w:tcW w:w="8560" w:type="dxa"/>
            <w:tcBorders>
              <w:top w:val="nil"/>
              <w:left w:val="nil"/>
              <w:bottom w:val="nil"/>
              <w:right w:val="nil"/>
            </w:tcBorders>
            <w:noWrap/>
            <w:vAlign w:val="bottom"/>
            <w:hideMark/>
          </w:tcPr>
          <w:p w14:paraId="51502DFA" w14:textId="77777777" w:rsidR="00D31374" w:rsidRDefault="00D31374">
            <w:pPr>
              <w:rPr>
                <w:rFonts w:ascii="Arial" w:hAnsi="Arial" w:cs="Arial"/>
                <w:sz w:val="16"/>
                <w:szCs w:val="16"/>
              </w:rPr>
            </w:pPr>
            <w:r>
              <w:rPr>
                <w:rFonts w:ascii="Arial" w:hAnsi="Arial" w:cs="Arial"/>
                <w:sz w:val="16"/>
                <w:szCs w:val="16"/>
              </w:rPr>
              <w:t xml:space="preserve">GRENS_KADASTRAAL </w:t>
            </w:r>
          </w:p>
        </w:tc>
      </w:tr>
      <w:tr w:rsidR="00D31374" w14:paraId="5D106A83" w14:textId="77777777" w:rsidTr="00D31374">
        <w:trPr>
          <w:trHeight w:val="255"/>
        </w:trPr>
        <w:tc>
          <w:tcPr>
            <w:tcW w:w="8560" w:type="dxa"/>
            <w:tcBorders>
              <w:top w:val="nil"/>
              <w:left w:val="nil"/>
              <w:bottom w:val="nil"/>
              <w:right w:val="nil"/>
            </w:tcBorders>
            <w:noWrap/>
            <w:vAlign w:val="bottom"/>
            <w:hideMark/>
          </w:tcPr>
          <w:p w14:paraId="0EBBFE1D" w14:textId="77777777" w:rsidR="00D31374" w:rsidRDefault="00D31374">
            <w:pPr>
              <w:rPr>
                <w:rFonts w:ascii="Arial" w:hAnsi="Arial" w:cs="Arial"/>
                <w:sz w:val="16"/>
                <w:szCs w:val="16"/>
              </w:rPr>
            </w:pPr>
            <w:r>
              <w:rPr>
                <w:rFonts w:ascii="Arial" w:hAnsi="Arial" w:cs="Arial"/>
                <w:sz w:val="16"/>
                <w:szCs w:val="16"/>
              </w:rPr>
              <w:t xml:space="preserve">GRENS_LAND </w:t>
            </w:r>
          </w:p>
        </w:tc>
      </w:tr>
      <w:tr w:rsidR="00D31374" w14:paraId="0F5F6A7B" w14:textId="77777777" w:rsidTr="00D31374">
        <w:trPr>
          <w:trHeight w:val="255"/>
        </w:trPr>
        <w:tc>
          <w:tcPr>
            <w:tcW w:w="8560" w:type="dxa"/>
            <w:tcBorders>
              <w:top w:val="nil"/>
              <w:left w:val="nil"/>
              <w:bottom w:val="nil"/>
              <w:right w:val="nil"/>
            </w:tcBorders>
            <w:noWrap/>
            <w:vAlign w:val="bottom"/>
            <w:hideMark/>
          </w:tcPr>
          <w:p w14:paraId="59D30479" w14:textId="77777777" w:rsidR="00D31374" w:rsidRDefault="00D31374">
            <w:pPr>
              <w:rPr>
                <w:rFonts w:ascii="Arial" w:hAnsi="Arial" w:cs="Arial"/>
                <w:sz w:val="16"/>
                <w:szCs w:val="16"/>
              </w:rPr>
            </w:pPr>
            <w:r>
              <w:rPr>
                <w:rFonts w:ascii="Arial" w:hAnsi="Arial" w:cs="Arial"/>
                <w:sz w:val="16"/>
                <w:szCs w:val="16"/>
              </w:rPr>
              <w:t>GRENS_ONTEIGENING</w:t>
            </w:r>
          </w:p>
        </w:tc>
      </w:tr>
      <w:tr w:rsidR="00D31374" w14:paraId="2CF991CF" w14:textId="77777777" w:rsidTr="00D31374">
        <w:trPr>
          <w:trHeight w:val="255"/>
        </w:trPr>
        <w:tc>
          <w:tcPr>
            <w:tcW w:w="8560" w:type="dxa"/>
            <w:tcBorders>
              <w:top w:val="nil"/>
              <w:left w:val="nil"/>
              <w:bottom w:val="nil"/>
              <w:right w:val="nil"/>
            </w:tcBorders>
            <w:noWrap/>
            <w:vAlign w:val="bottom"/>
            <w:hideMark/>
          </w:tcPr>
          <w:p w14:paraId="5A849FF6" w14:textId="77777777" w:rsidR="00D31374" w:rsidRDefault="00D31374">
            <w:pPr>
              <w:rPr>
                <w:rFonts w:ascii="Arial" w:hAnsi="Arial" w:cs="Arial"/>
                <w:sz w:val="16"/>
                <w:szCs w:val="16"/>
              </w:rPr>
            </w:pPr>
            <w:r>
              <w:rPr>
                <w:rFonts w:ascii="Arial" w:hAnsi="Arial" w:cs="Arial"/>
                <w:sz w:val="16"/>
                <w:szCs w:val="16"/>
              </w:rPr>
              <w:t xml:space="preserve">GRENS_OPNAME </w:t>
            </w:r>
          </w:p>
        </w:tc>
      </w:tr>
      <w:tr w:rsidR="00D31374" w14:paraId="3C1DED0C" w14:textId="77777777" w:rsidTr="00D31374">
        <w:trPr>
          <w:trHeight w:val="255"/>
        </w:trPr>
        <w:tc>
          <w:tcPr>
            <w:tcW w:w="8560" w:type="dxa"/>
            <w:tcBorders>
              <w:top w:val="nil"/>
              <w:left w:val="nil"/>
              <w:bottom w:val="nil"/>
              <w:right w:val="nil"/>
            </w:tcBorders>
            <w:noWrap/>
            <w:vAlign w:val="bottom"/>
            <w:hideMark/>
          </w:tcPr>
          <w:p w14:paraId="7D5B8C2F" w14:textId="77777777" w:rsidR="00D31374" w:rsidRDefault="00D31374">
            <w:pPr>
              <w:rPr>
                <w:rFonts w:ascii="Arial" w:hAnsi="Arial" w:cs="Arial"/>
                <w:sz w:val="16"/>
                <w:szCs w:val="16"/>
              </w:rPr>
            </w:pPr>
            <w:r>
              <w:rPr>
                <w:rFonts w:ascii="Arial" w:hAnsi="Arial" w:cs="Arial"/>
                <w:sz w:val="16"/>
                <w:szCs w:val="16"/>
              </w:rPr>
              <w:t xml:space="preserve">GRENS_PACHT </w:t>
            </w:r>
          </w:p>
        </w:tc>
      </w:tr>
      <w:tr w:rsidR="00D31374" w14:paraId="39356834" w14:textId="77777777" w:rsidTr="00D31374">
        <w:trPr>
          <w:trHeight w:val="255"/>
        </w:trPr>
        <w:tc>
          <w:tcPr>
            <w:tcW w:w="8560" w:type="dxa"/>
            <w:tcBorders>
              <w:top w:val="nil"/>
              <w:left w:val="nil"/>
              <w:bottom w:val="nil"/>
              <w:right w:val="nil"/>
            </w:tcBorders>
            <w:noWrap/>
            <w:vAlign w:val="bottom"/>
            <w:hideMark/>
          </w:tcPr>
          <w:p w14:paraId="631BB681" w14:textId="77777777" w:rsidR="00D31374" w:rsidRDefault="00D31374">
            <w:pPr>
              <w:rPr>
                <w:rFonts w:ascii="Arial" w:hAnsi="Arial" w:cs="Arial"/>
                <w:sz w:val="16"/>
                <w:szCs w:val="16"/>
              </w:rPr>
            </w:pPr>
            <w:r>
              <w:rPr>
                <w:rFonts w:ascii="Arial" w:hAnsi="Arial" w:cs="Arial"/>
                <w:sz w:val="16"/>
                <w:szCs w:val="16"/>
              </w:rPr>
              <w:t xml:space="preserve">GRENS_PERCEEL </w:t>
            </w:r>
          </w:p>
        </w:tc>
      </w:tr>
      <w:tr w:rsidR="00D31374" w14:paraId="6F8C7813" w14:textId="77777777" w:rsidTr="00D31374">
        <w:trPr>
          <w:trHeight w:val="255"/>
        </w:trPr>
        <w:tc>
          <w:tcPr>
            <w:tcW w:w="8560" w:type="dxa"/>
            <w:tcBorders>
              <w:top w:val="nil"/>
              <w:left w:val="nil"/>
              <w:bottom w:val="nil"/>
              <w:right w:val="nil"/>
            </w:tcBorders>
            <w:noWrap/>
            <w:vAlign w:val="bottom"/>
            <w:hideMark/>
          </w:tcPr>
          <w:p w14:paraId="50EB5799" w14:textId="77777777" w:rsidR="00D31374" w:rsidRDefault="00D31374">
            <w:pPr>
              <w:rPr>
                <w:rFonts w:ascii="Arial" w:hAnsi="Arial" w:cs="Arial"/>
                <w:sz w:val="16"/>
                <w:szCs w:val="16"/>
              </w:rPr>
            </w:pPr>
            <w:r>
              <w:rPr>
                <w:rFonts w:ascii="Arial" w:hAnsi="Arial" w:cs="Arial"/>
                <w:sz w:val="16"/>
                <w:szCs w:val="16"/>
              </w:rPr>
              <w:t>GRENS_PROJECT</w:t>
            </w:r>
          </w:p>
        </w:tc>
      </w:tr>
      <w:tr w:rsidR="00D31374" w14:paraId="17C91A26" w14:textId="77777777" w:rsidTr="00D31374">
        <w:trPr>
          <w:trHeight w:val="255"/>
        </w:trPr>
        <w:tc>
          <w:tcPr>
            <w:tcW w:w="8560" w:type="dxa"/>
            <w:tcBorders>
              <w:top w:val="nil"/>
              <w:left w:val="nil"/>
              <w:bottom w:val="nil"/>
              <w:right w:val="nil"/>
            </w:tcBorders>
            <w:noWrap/>
            <w:vAlign w:val="bottom"/>
            <w:hideMark/>
          </w:tcPr>
          <w:p w14:paraId="7AE75587" w14:textId="77777777" w:rsidR="00D31374" w:rsidRDefault="00D31374">
            <w:pPr>
              <w:rPr>
                <w:rFonts w:ascii="Arial" w:hAnsi="Arial" w:cs="Arial"/>
                <w:sz w:val="16"/>
                <w:szCs w:val="16"/>
              </w:rPr>
            </w:pPr>
            <w:r>
              <w:rPr>
                <w:rFonts w:ascii="Arial" w:hAnsi="Arial" w:cs="Arial"/>
                <w:sz w:val="16"/>
                <w:szCs w:val="16"/>
              </w:rPr>
              <w:t xml:space="preserve">GRENS_RAMING </w:t>
            </w:r>
          </w:p>
        </w:tc>
      </w:tr>
      <w:tr w:rsidR="00D31374" w14:paraId="3AE68845" w14:textId="77777777" w:rsidTr="00D31374">
        <w:trPr>
          <w:trHeight w:val="255"/>
        </w:trPr>
        <w:tc>
          <w:tcPr>
            <w:tcW w:w="8560" w:type="dxa"/>
            <w:tcBorders>
              <w:top w:val="nil"/>
              <w:left w:val="nil"/>
              <w:bottom w:val="nil"/>
              <w:right w:val="nil"/>
            </w:tcBorders>
            <w:noWrap/>
            <w:vAlign w:val="bottom"/>
            <w:hideMark/>
          </w:tcPr>
          <w:p w14:paraId="18FCF242" w14:textId="77777777" w:rsidR="00D31374" w:rsidRDefault="00D31374">
            <w:pPr>
              <w:rPr>
                <w:rFonts w:ascii="Arial" w:hAnsi="Arial" w:cs="Arial"/>
                <w:sz w:val="16"/>
                <w:szCs w:val="16"/>
              </w:rPr>
            </w:pPr>
            <w:r>
              <w:rPr>
                <w:rFonts w:ascii="Arial" w:hAnsi="Arial" w:cs="Arial"/>
                <w:sz w:val="16"/>
                <w:szCs w:val="16"/>
              </w:rPr>
              <w:t xml:space="preserve">GRENS_RIJKSEIGENDOM </w:t>
            </w:r>
          </w:p>
        </w:tc>
      </w:tr>
      <w:tr w:rsidR="00D31374" w14:paraId="4EF67900" w14:textId="77777777" w:rsidTr="00D31374">
        <w:trPr>
          <w:trHeight w:val="255"/>
        </w:trPr>
        <w:tc>
          <w:tcPr>
            <w:tcW w:w="8560" w:type="dxa"/>
            <w:tcBorders>
              <w:top w:val="nil"/>
              <w:left w:val="nil"/>
              <w:bottom w:val="nil"/>
              <w:right w:val="nil"/>
            </w:tcBorders>
            <w:noWrap/>
            <w:vAlign w:val="bottom"/>
            <w:hideMark/>
          </w:tcPr>
          <w:p w14:paraId="3906A50B" w14:textId="77777777" w:rsidR="00D31374" w:rsidRDefault="00D31374">
            <w:pPr>
              <w:rPr>
                <w:rFonts w:ascii="Arial" w:hAnsi="Arial" w:cs="Arial"/>
                <w:sz w:val="16"/>
                <w:szCs w:val="16"/>
              </w:rPr>
            </w:pPr>
            <w:r>
              <w:rPr>
                <w:rFonts w:ascii="Arial" w:hAnsi="Arial" w:cs="Arial"/>
                <w:sz w:val="16"/>
                <w:szCs w:val="16"/>
              </w:rPr>
              <w:t xml:space="preserve">GRENS_SECTIE </w:t>
            </w:r>
          </w:p>
        </w:tc>
      </w:tr>
      <w:tr w:rsidR="00D31374" w14:paraId="184638FB" w14:textId="77777777" w:rsidTr="00D31374">
        <w:trPr>
          <w:trHeight w:val="255"/>
        </w:trPr>
        <w:tc>
          <w:tcPr>
            <w:tcW w:w="8560" w:type="dxa"/>
            <w:tcBorders>
              <w:top w:val="nil"/>
              <w:left w:val="nil"/>
              <w:bottom w:val="nil"/>
              <w:right w:val="nil"/>
            </w:tcBorders>
            <w:noWrap/>
            <w:vAlign w:val="bottom"/>
            <w:hideMark/>
          </w:tcPr>
          <w:p w14:paraId="608CE551" w14:textId="77777777" w:rsidR="00D31374" w:rsidRDefault="00D31374">
            <w:pPr>
              <w:rPr>
                <w:rFonts w:ascii="Arial" w:hAnsi="Arial" w:cs="Arial"/>
                <w:sz w:val="16"/>
                <w:szCs w:val="16"/>
              </w:rPr>
            </w:pPr>
            <w:r>
              <w:rPr>
                <w:rFonts w:ascii="Arial" w:hAnsi="Arial" w:cs="Arial"/>
                <w:sz w:val="16"/>
                <w:szCs w:val="16"/>
              </w:rPr>
              <w:t>GRENS_SYSTEEM</w:t>
            </w:r>
          </w:p>
        </w:tc>
      </w:tr>
      <w:tr w:rsidR="00D31374" w14:paraId="27283AA2" w14:textId="77777777" w:rsidTr="00D31374">
        <w:trPr>
          <w:trHeight w:val="255"/>
        </w:trPr>
        <w:tc>
          <w:tcPr>
            <w:tcW w:w="8560" w:type="dxa"/>
            <w:tcBorders>
              <w:top w:val="nil"/>
              <w:left w:val="nil"/>
              <w:bottom w:val="nil"/>
              <w:right w:val="nil"/>
            </w:tcBorders>
            <w:noWrap/>
            <w:vAlign w:val="bottom"/>
            <w:hideMark/>
          </w:tcPr>
          <w:p w14:paraId="5904C5E1" w14:textId="77777777" w:rsidR="00D31374" w:rsidRDefault="00D31374">
            <w:pPr>
              <w:rPr>
                <w:rFonts w:ascii="Arial" w:hAnsi="Arial" w:cs="Arial"/>
                <w:sz w:val="16"/>
                <w:szCs w:val="16"/>
              </w:rPr>
            </w:pPr>
            <w:r>
              <w:rPr>
                <w:rFonts w:ascii="Arial" w:hAnsi="Arial" w:cs="Arial"/>
                <w:sz w:val="16"/>
                <w:szCs w:val="16"/>
              </w:rPr>
              <w:t xml:space="preserve">GRENS_UITGEEFBAAR GEBIED </w:t>
            </w:r>
          </w:p>
        </w:tc>
      </w:tr>
      <w:tr w:rsidR="00D31374" w14:paraId="2C95BDFB" w14:textId="77777777" w:rsidTr="00D31374">
        <w:trPr>
          <w:trHeight w:val="255"/>
        </w:trPr>
        <w:tc>
          <w:tcPr>
            <w:tcW w:w="8560" w:type="dxa"/>
            <w:tcBorders>
              <w:top w:val="nil"/>
              <w:left w:val="nil"/>
              <w:bottom w:val="nil"/>
              <w:right w:val="nil"/>
            </w:tcBorders>
            <w:noWrap/>
            <w:vAlign w:val="bottom"/>
            <w:hideMark/>
          </w:tcPr>
          <w:p w14:paraId="4D5E0FEC" w14:textId="77777777" w:rsidR="00D31374" w:rsidRDefault="00D31374">
            <w:pPr>
              <w:rPr>
                <w:rFonts w:ascii="Arial" w:hAnsi="Arial" w:cs="Arial"/>
                <w:sz w:val="16"/>
                <w:szCs w:val="16"/>
              </w:rPr>
            </w:pPr>
            <w:r>
              <w:rPr>
                <w:rFonts w:ascii="Arial" w:hAnsi="Arial" w:cs="Arial"/>
                <w:sz w:val="16"/>
                <w:szCs w:val="16"/>
              </w:rPr>
              <w:t xml:space="preserve">GRENS_VERKOOP </w:t>
            </w:r>
          </w:p>
        </w:tc>
      </w:tr>
      <w:tr w:rsidR="00D31374" w14:paraId="0A3022FA" w14:textId="77777777" w:rsidTr="00D31374">
        <w:trPr>
          <w:trHeight w:val="255"/>
        </w:trPr>
        <w:tc>
          <w:tcPr>
            <w:tcW w:w="8560" w:type="dxa"/>
            <w:tcBorders>
              <w:top w:val="nil"/>
              <w:left w:val="nil"/>
              <w:bottom w:val="nil"/>
              <w:right w:val="nil"/>
            </w:tcBorders>
            <w:noWrap/>
            <w:vAlign w:val="bottom"/>
            <w:hideMark/>
          </w:tcPr>
          <w:p w14:paraId="07A61995" w14:textId="77777777" w:rsidR="00D31374" w:rsidRDefault="00D31374">
            <w:pPr>
              <w:rPr>
                <w:rFonts w:ascii="Arial" w:hAnsi="Arial" w:cs="Arial"/>
                <w:sz w:val="16"/>
                <w:szCs w:val="16"/>
              </w:rPr>
            </w:pPr>
            <w:r>
              <w:rPr>
                <w:rFonts w:ascii="Arial" w:hAnsi="Arial" w:cs="Arial"/>
                <w:sz w:val="16"/>
                <w:szCs w:val="16"/>
              </w:rPr>
              <w:t xml:space="preserve">GRENS_VLAKAFSLUITER </w:t>
            </w:r>
          </w:p>
        </w:tc>
      </w:tr>
      <w:tr w:rsidR="00D31374" w14:paraId="56BF9A47" w14:textId="77777777" w:rsidTr="00D31374">
        <w:trPr>
          <w:trHeight w:val="255"/>
        </w:trPr>
        <w:tc>
          <w:tcPr>
            <w:tcW w:w="8560" w:type="dxa"/>
            <w:tcBorders>
              <w:top w:val="nil"/>
              <w:left w:val="nil"/>
              <w:bottom w:val="nil"/>
              <w:right w:val="nil"/>
            </w:tcBorders>
            <w:noWrap/>
            <w:vAlign w:val="bottom"/>
            <w:hideMark/>
          </w:tcPr>
          <w:p w14:paraId="73BA8CFC" w14:textId="77777777" w:rsidR="00D31374" w:rsidRDefault="00D31374">
            <w:pPr>
              <w:rPr>
                <w:rFonts w:ascii="Arial" w:hAnsi="Arial" w:cs="Arial"/>
                <w:sz w:val="16"/>
                <w:szCs w:val="16"/>
              </w:rPr>
            </w:pPr>
            <w:r>
              <w:rPr>
                <w:rFonts w:ascii="Arial" w:hAnsi="Arial" w:cs="Arial"/>
                <w:sz w:val="16"/>
                <w:szCs w:val="16"/>
              </w:rPr>
              <w:t>GRENS_WERK</w:t>
            </w:r>
          </w:p>
        </w:tc>
      </w:tr>
      <w:tr w:rsidR="00D31374" w14:paraId="696B4858" w14:textId="77777777" w:rsidTr="00D31374">
        <w:trPr>
          <w:trHeight w:val="255"/>
        </w:trPr>
        <w:tc>
          <w:tcPr>
            <w:tcW w:w="8560" w:type="dxa"/>
            <w:tcBorders>
              <w:top w:val="nil"/>
              <w:left w:val="nil"/>
              <w:bottom w:val="nil"/>
              <w:right w:val="nil"/>
            </w:tcBorders>
            <w:noWrap/>
            <w:vAlign w:val="bottom"/>
            <w:hideMark/>
          </w:tcPr>
          <w:p w14:paraId="0F8E8404" w14:textId="77777777" w:rsidR="00D31374" w:rsidRDefault="00D31374">
            <w:pPr>
              <w:rPr>
                <w:rFonts w:ascii="Arial" w:hAnsi="Arial" w:cs="Arial"/>
                <w:sz w:val="16"/>
                <w:szCs w:val="16"/>
              </w:rPr>
            </w:pPr>
            <w:r>
              <w:rPr>
                <w:rFonts w:ascii="Arial" w:hAnsi="Arial" w:cs="Arial"/>
                <w:sz w:val="16"/>
                <w:szCs w:val="16"/>
              </w:rPr>
              <w:t xml:space="preserve">GRENS_WIJK </w:t>
            </w:r>
          </w:p>
        </w:tc>
      </w:tr>
      <w:tr w:rsidR="00D31374" w14:paraId="06C730EC" w14:textId="77777777" w:rsidTr="00D31374">
        <w:trPr>
          <w:trHeight w:val="255"/>
        </w:trPr>
        <w:tc>
          <w:tcPr>
            <w:tcW w:w="8560" w:type="dxa"/>
            <w:tcBorders>
              <w:top w:val="nil"/>
              <w:left w:val="nil"/>
              <w:bottom w:val="nil"/>
              <w:right w:val="nil"/>
            </w:tcBorders>
            <w:noWrap/>
            <w:vAlign w:val="bottom"/>
            <w:hideMark/>
          </w:tcPr>
          <w:p w14:paraId="53C34F54" w14:textId="77777777" w:rsidR="00D31374" w:rsidRDefault="00D31374">
            <w:pPr>
              <w:rPr>
                <w:rFonts w:ascii="Arial" w:hAnsi="Arial" w:cs="Arial"/>
                <w:sz w:val="16"/>
                <w:szCs w:val="16"/>
              </w:rPr>
            </w:pPr>
            <w:r>
              <w:rPr>
                <w:rFonts w:ascii="Arial" w:hAnsi="Arial" w:cs="Arial"/>
                <w:sz w:val="16"/>
                <w:szCs w:val="16"/>
              </w:rPr>
              <w:t xml:space="preserve">GRENS_WIJZIGING </w:t>
            </w:r>
          </w:p>
        </w:tc>
      </w:tr>
      <w:tr w:rsidR="00D31374" w14:paraId="4CF75C88" w14:textId="77777777" w:rsidTr="00D31374">
        <w:trPr>
          <w:trHeight w:val="255"/>
        </w:trPr>
        <w:tc>
          <w:tcPr>
            <w:tcW w:w="8560" w:type="dxa"/>
            <w:tcBorders>
              <w:top w:val="nil"/>
              <w:left w:val="nil"/>
              <w:bottom w:val="nil"/>
              <w:right w:val="nil"/>
            </w:tcBorders>
            <w:noWrap/>
            <w:vAlign w:val="bottom"/>
            <w:hideMark/>
          </w:tcPr>
          <w:p w14:paraId="22AC7453" w14:textId="77777777" w:rsidR="00D31374" w:rsidRDefault="00D31374">
            <w:pPr>
              <w:rPr>
                <w:rFonts w:ascii="Arial" w:hAnsi="Arial" w:cs="Arial"/>
                <w:sz w:val="16"/>
                <w:szCs w:val="16"/>
              </w:rPr>
            </w:pPr>
            <w:r>
              <w:rPr>
                <w:rFonts w:ascii="Arial" w:hAnsi="Arial" w:cs="Arial"/>
                <w:sz w:val="16"/>
                <w:szCs w:val="16"/>
              </w:rPr>
              <w:t xml:space="preserve">GRONDEIGENDOM_GEMEENTE </w:t>
            </w:r>
          </w:p>
        </w:tc>
      </w:tr>
      <w:tr w:rsidR="00D31374" w14:paraId="18BA0EC8" w14:textId="77777777" w:rsidTr="00D31374">
        <w:trPr>
          <w:trHeight w:val="255"/>
        </w:trPr>
        <w:tc>
          <w:tcPr>
            <w:tcW w:w="8560" w:type="dxa"/>
            <w:tcBorders>
              <w:top w:val="nil"/>
              <w:left w:val="nil"/>
              <w:bottom w:val="nil"/>
              <w:right w:val="nil"/>
            </w:tcBorders>
            <w:noWrap/>
            <w:vAlign w:val="bottom"/>
            <w:hideMark/>
          </w:tcPr>
          <w:p w14:paraId="48A5B914" w14:textId="77777777" w:rsidR="00D31374" w:rsidRDefault="00D31374">
            <w:pPr>
              <w:rPr>
                <w:rFonts w:ascii="Arial" w:hAnsi="Arial" w:cs="Arial"/>
                <w:sz w:val="16"/>
                <w:szCs w:val="16"/>
              </w:rPr>
            </w:pPr>
            <w:r>
              <w:rPr>
                <w:rFonts w:ascii="Arial" w:hAnsi="Arial" w:cs="Arial"/>
                <w:sz w:val="16"/>
                <w:szCs w:val="16"/>
              </w:rPr>
              <w:t>GRONDVERWERVING_AANKOOP</w:t>
            </w:r>
          </w:p>
        </w:tc>
      </w:tr>
      <w:tr w:rsidR="00D31374" w14:paraId="09F24818" w14:textId="77777777" w:rsidTr="00D31374">
        <w:trPr>
          <w:trHeight w:val="255"/>
        </w:trPr>
        <w:tc>
          <w:tcPr>
            <w:tcW w:w="8560" w:type="dxa"/>
            <w:tcBorders>
              <w:top w:val="nil"/>
              <w:left w:val="nil"/>
              <w:bottom w:val="nil"/>
              <w:right w:val="nil"/>
            </w:tcBorders>
            <w:noWrap/>
            <w:vAlign w:val="bottom"/>
            <w:hideMark/>
          </w:tcPr>
          <w:p w14:paraId="34D5D251" w14:textId="77777777" w:rsidR="00D31374" w:rsidRDefault="00D31374">
            <w:pPr>
              <w:rPr>
                <w:rFonts w:ascii="Arial" w:hAnsi="Arial" w:cs="Arial"/>
                <w:sz w:val="16"/>
                <w:szCs w:val="16"/>
              </w:rPr>
            </w:pPr>
            <w:r>
              <w:rPr>
                <w:rFonts w:ascii="Arial" w:hAnsi="Arial" w:cs="Arial"/>
                <w:sz w:val="16"/>
                <w:szCs w:val="16"/>
              </w:rPr>
              <w:t xml:space="preserve">GRONDVERWERVING_ONTEIGENING </w:t>
            </w:r>
          </w:p>
        </w:tc>
      </w:tr>
      <w:tr w:rsidR="00D31374" w14:paraId="406E4210" w14:textId="77777777" w:rsidTr="00D31374">
        <w:trPr>
          <w:trHeight w:val="255"/>
        </w:trPr>
        <w:tc>
          <w:tcPr>
            <w:tcW w:w="8560" w:type="dxa"/>
            <w:tcBorders>
              <w:top w:val="nil"/>
              <w:left w:val="nil"/>
              <w:bottom w:val="nil"/>
              <w:right w:val="nil"/>
            </w:tcBorders>
            <w:noWrap/>
            <w:vAlign w:val="bottom"/>
            <w:hideMark/>
          </w:tcPr>
          <w:p w14:paraId="2EC46BF4" w14:textId="77777777" w:rsidR="00D31374" w:rsidRDefault="00D31374">
            <w:pPr>
              <w:rPr>
                <w:rFonts w:ascii="Arial" w:hAnsi="Arial" w:cs="Arial"/>
                <w:sz w:val="16"/>
                <w:szCs w:val="16"/>
              </w:rPr>
            </w:pPr>
            <w:r>
              <w:rPr>
                <w:rFonts w:ascii="Arial" w:hAnsi="Arial" w:cs="Arial"/>
                <w:sz w:val="16"/>
                <w:szCs w:val="16"/>
              </w:rPr>
              <w:t xml:space="preserve">KADASTRAAL_DAKRAND </w:t>
            </w:r>
          </w:p>
        </w:tc>
      </w:tr>
      <w:tr w:rsidR="00D31374" w14:paraId="6D361A45" w14:textId="77777777" w:rsidTr="00D31374">
        <w:trPr>
          <w:trHeight w:val="255"/>
        </w:trPr>
        <w:tc>
          <w:tcPr>
            <w:tcW w:w="8560" w:type="dxa"/>
            <w:tcBorders>
              <w:top w:val="nil"/>
              <w:left w:val="nil"/>
              <w:bottom w:val="nil"/>
              <w:right w:val="nil"/>
            </w:tcBorders>
            <w:noWrap/>
            <w:vAlign w:val="bottom"/>
            <w:hideMark/>
          </w:tcPr>
          <w:p w14:paraId="60E93228" w14:textId="77777777" w:rsidR="00D31374" w:rsidRDefault="00D31374">
            <w:pPr>
              <w:rPr>
                <w:rFonts w:ascii="Arial" w:hAnsi="Arial" w:cs="Arial"/>
                <w:sz w:val="16"/>
                <w:szCs w:val="16"/>
              </w:rPr>
            </w:pPr>
            <w:r>
              <w:rPr>
                <w:rFonts w:ascii="Arial" w:hAnsi="Arial" w:cs="Arial"/>
                <w:sz w:val="16"/>
                <w:szCs w:val="16"/>
              </w:rPr>
              <w:t xml:space="preserve">KADASTRAAL_ROOILIJN </w:t>
            </w:r>
          </w:p>
        </w:tc>
      </w:tr>
      <w:tr w:rsidR="00D31374" w14:paraId="7E9B7FA8" w14:textId="77777777" w:rsidTr="00D31374">
        <w:trPr>
          <w:trHeight w:val="255"/>
        </w:trPr>
        <w:tc>
          <w:tcPr>
            <w:tcW w:w="8560" w:type="dxa"/>
            <w:tcBorders>
              <w:top w:val="nil"/>
              <w:left w:val="nil"/>
              <w:bottom w:val="nil"/>
              <w:right w:val="nil"/>
            </w:tcBorders>
            <w:noWrap/>
            <w:vAlign w:val="bottom"/>
            <w:hideMark/>
          </w:tcPr>
          <w:p w14:paraId="4F9ABEEE" w14:textId="77777777" w:rsidR="00D31374" w:rsidRDefault="00D31374">
            <w:pPr>
              <w:rPr>
                <w:rFonts w:ascii="Arial" w:hAnsi="Arial" w:cs="Arial"/>
                <w:sz w:val="16"/>
                <w:szCs w:val="16"/>
              </w:rPr>
            </w:pPr>
          </w:p>
        </w:tc>
      </w:tr>
      <w:tr w:rsidR="00D31374" w14:paraId="18733FDC" w14:textId="77777777" w:rsidTr="00D31374">
        <w:trPr>
          <w:trHeight w:val="270"/>
        </w:trPr>
        <w:tc>
          <w:tcPr>
            <w:tcW w:w="8560" w:type="dxa"/>
            <w:tcBorders>
              <w:top w:val="nil"/>
              <w:left w:val="nil"/>
              <w:bottom w:val="single" w:sz="8" w:space="0" w:color="95B3D7"/>
              <w:right w:val="nil"/>
            </w:tcBorders>
            <w:noWrap/>
            <w:vAlign w:val="bottom"/>
            <w:hideMark/>
          </w:tcPr>
          <w:p w14:paraId="2E7D5003"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KL - Kabels en Leidingen</w:t>
            </w:r>
          </w:p>
        </w:tc>
      </w:tr>
      <w:tr w:rsidR="00D31374" w14:paraId="0CDDBC2B" w14:textId="77777777" w:rsidTr="00D31374">
        <w:trPr>
          <w:trHeight w:val="255"/>
        </w:trPr>
        <w:tc>
          <w:tcPr>
            <w:tcW w:w="8560" w:type="dxa"/>
            <w:tcBorders>
              <w:top w:val="nil"/>
              <w:left w:val="nil"/>
              <w:bottom w:val="nil"/>
              <w:right w:val="nil"/>
            </w:tcBorders>
            <w:noWrap/>
            <w:vAlign w:val="bottom"/>
            <w:hideMark/>
          </w:tcPr>
          <w:p w14:paraId="18659A50" w14:textId="77777777" w:rsidR="00D31374" w:rsidRDefault="00D31374">
            <w:pPr>
              <w:rPr>
                <w:rFonts w:ascii="Arial" w:hAnsi="Arial" w:cs="Arial"/>
                <w:sz w:val="16"/>
                <w:szCs w:val="16"/>
              </w:rPr>
            </w:pPr>
            <w:r>
              <w:rPr>
                <w:rFonts w:ascii="Arial" w:hAnsi="Arial" w:cs="Arial"/>
                <w:sz w:val="16"/>
                <w:szCs w:val="16"/>
              </w:rPr>
              <w:t xml:space="preserve">COMBIKABEL </w:t>
            </w:r>
          </w:p>
        </w:tc>
      </w:tr>
      <w:tr w:rsidR="00D31374" w14:paraId="59E083D5" w14:textId="77777777" w:rsidTr="00D31374">
        <w:trPr>
          <w:trHeight w:val="255"/>
        </w:trPr>
        <w:tc>
          <w:tcPr>
            <w:tcW w:w="8560" w:type="dxa"/>
            <w:tcBorders>
              <w:top w:val="nil"/>
              <w:left w:val="nil"/>
              <w:bottom w:val="nil"/>
              <w:right w:val="nil"/>
            </w:tcBorders>
            <w:noWrap/>
            <w:vAlign w:val="bottom"/>
            <w:hideMark/>
          </w:tcPr>
          <w:p w14:paraId="31886D94" w14:textId="77777777" w:rsidR="00D31374" w:rsidRDefault="00D31374">
            <w:pPr>
              <w:rPr>
                <w:rFonts w:ascii="Arial" w:hAnsi="Arial" w:cs="Arial"/>
                <w:sz w:val="16"/>
                <w:szCs w:val="16"/>
              </w:rPr>
            </w:pPr>
            <w:r>
              <w:rPr>
                <w:rFonts w:ascii="Arial" w:hAnsi="Arial" w:cs="Arial"/>
                <w:sz w:val="16"/>
                <w:szCs w:val="16"/>
              </w:rPr>
              <w:t xml:space="preserve">DATA_DEFENSIE </w:t>
            </w:r>
          </w:p>
        </w:tc>
      </w:tr>
      <w:tr w:rsidR="00D31374" w14:paraId="2ECB3F8F" w14:textId="77777777" w:rsidTr="00D31374">
        <w:trPr>
          <w:trHeight w:val="255"/>
        </w:trPr>
        <w:tc>
          <w:tcPr>
            <w:tcW w:w="8560" w:type="dxa"/>
            <w:tcBorders>
              <w:top w:val="nil"/>
              <w:left w:val="nil"/>
              <w:bottom w:val="nil"/>
              <w:right w:val="nil"/>
            </w:tcBorders>
            <w:noWrap/>
            <w:vAlign w:val="bottom"/>
            <w:hideMark/>
          </w:tcPr>
          <w:p w14:paraId="152E5DA5" w14:textId="77777777" w:rsidR="00D31374" w:rsidRDefault="00D31374">
            <w:pPr>
              <w:rPr>
                <w:rFonts w:ascii="Arial" w:hAnsi="Arial" w:cs="Arial"/>
                <w:sz w:val="16"/>
                <w:szCs w:val="16"/>
              </w:rPr>
            </w:pPr>
            <w:r>
              <w:rPr>
                <w:rFonts w:ascii="Arial" w:hAnsi="Arial" w:cs="Arial"/>
                <w:sz w:val="16"/>
                <w:szCs w:val="16"/>
              </w:rPr>
              <w:t xml:space="preserve">DATA_GLASVEZEL </w:t>
            </w:r>
          </w:p>
        </w:tc>
      </w:tr>
      <w:tr w:rsidR="00D31374" w14:paraId="58F2BC8C" w14:textId="77777777" w:rsidTr="00D31374">
        <w:trPr>
          <w:trHeight w:val="255"/>
        </w:trPr>
        <w:tc>
          <w:tcPr>
            <w:tcW w:w="8560" w:type="dxa"/>
            <w:tcBorders>
              <w:top w:val="nil"/>
              <w:left w:val="nil"/>
              <w:bottom w:val="nil"/>
              <w:right w:val="nil"/>
            </w:tcBorders>
            <w:noWrap/>
            <w:vAlign w:val="bottom"/>
            <w:hideMark/>
          </w:tcPr>
          <w:p w14:paraId="465228C4" w14:textId="77777777" w:rsidR="00D31374" w:rsidRDefault="00D31374">
            <w:pPr>
              <w:rPr>
                <w:rFonts w:ascii="Arial" w:hAnsi="Arial" w:cs="Arial"/>
                <w:sz w:val="16"/>
                <w:szCs w:val="16"/>
              </w:rPr>
            </w:pPr>
            <w:r>
              <w:rPr>
                <w:rFonts w:ascii="Arial" w:hAnsi="Arial" w:cs="Arial"/>
                <w:sz w:val="16"/>
                <w:szCs w:val="16"/>
              </w:rPr>
              <w:t xml:space="preserve">DATA_SIGNAALKABEL_PRORAIL </w:t>
            </w:r>
          </w:p>
        </w:tc>
      </w:tr>
      <w:tr w:rsidR="00D31374" w14:paraId="4AA76C12" w14:textId="77777777" w:rsidTr="00D31374">
        <w:trPr>
          <w:trHeight w:val="255"/>
        </w:trPr>
        <w:tc>
          <w:tcPr>
            <w:tcW w:w="8560" w:type="dxa"/>
            <w:tcBorders>
              <w:top w:val="nil"/>
              <w:left w:val="nil"/>
              <w:bottom w:val="nil"/>
              <w:right w:val="nil"/>
            </w:tcBorders>
            <w:noWrap/>
            <w:vAlign w:val="bottom"/>
            <w:hideMark/>
          </w:tcPr>
          <w:p w14:paraId="73381C6D" w14:textId="77777777" w:rsidR="00D31374" w:rsidRDefault="00D31374">
            <w:pPr>
              <w:rPr>
                <w:rFonts w:ascii="Arial" w:hAnsi="Arial" w:cs="Arial"/>
                <w:sz w:val="16"/>
                <w:szCs w:val="16"/>
              </w:rPr>
            </w:pPr>
            <w:r>
              <w:rPr>
                <w:rFonts w:ascii="Arial" w:hAnsi="Arial" w:cs="Arial"/>
                <w:sz w:val="16"/>
                <w:szCs w:val="16"/>
              </w:rPr>
              <w:t xml:space="preserve">DATA_TELECOM </w:t>
            </w:r>
          </w:p>
        </w:tc>
      </w:tr>
      <w:tr w:rsidR="00D31374" w14:paraId="0B5FBB6A" w14:textId="77777777" w:rsidTr="00D31374">
        <w:trPr>
          <w:trHeight w:val="255"/>
        </w:trPr>
        <w:tc>
          <w:tcPr>
            <w:tcW w:w="8560" w:type="dxa"/>
            <w:tcBorders>
              <w:top w:val="nil"/>
              <w:left w:val="nil"/>
              <w:bottom w:val="nil"/>
              <w:right w:val="nil"/>
            </w:tcBorders>
            <w:noWrap/>
            <w:vAlign w:val="bottom"/>
            <w:hideMark/>
          </w:tcPr>
          <w:p w14:paraId="13E9CCBA" w14:textId="77777777" w:rsidR="00D31374" w:rsidRDefault="00D31374">
            <w:pPr>
              <w:rPr>
                <w:rFonts w:ascii="Arial" w:hAnsi="Arial" w:cs="Arial"/>
                <w:sz w:val="16"/>
                <w:szCs w:val="16"/>
              </w:rPr>
            </w:pPr>
            <w:r>
              <w:rPr>
                <w:rFonts w:ascii="Arial" w:hAnsi="Arial" w:cs="Arial"/>
                <w:sz w:val="16"/>
                <w:szCs w:val="16"/>
              </w:rPr>
              <w:t xml:space="preserve">ET_HS </w:t>
            </w:r>
          </w:p>
        </w:tc>
      </w:tr>
      <w:tr w:rsidR="00D31374" w14:paraId="51871941" w14:textId="77777777" w:rsidTr="00D31374">
        <w:trPr>
          <w:trHeight w:val="255"/>
        </w:trPr>
        <w:tc>
          <w:tcPr>
            <w:tcW w:w="8560" w:type="dxa"/>
            <w:tcBorders>
              <w:top w:val="nil"/>
              <w:left w:val="nil"/>
              <w:bottom w:val="nil"/>
              <w:right w:val="nil"/>
            </w:tcBorders>
            <w:noWrap/>
            <w:vAlign w:val="bottom"/>
            <w:hideMark/>
          </w:tcPr>
          <w:p w14:paraId="72A57BB1" w14:textId="77777777" w:rsidR="00D31374" w:rsidRDefault="00D31374">
            <w:pPr>
              <w:rPr>
                <w:rFonts w:ascii="Arial" w:hAnsi="Arial" w:cs="Arial"/>
                <w:sz w:val="16"/>
                <w:szCs w:val="16"/>
              </w:rPr>
            </w:pPr>
            <w:r>
              <w:rPr>
                <w:rFonts w:ascii="Arial" w:hAnsi="Arial" w:cs="Arial"/>
                <w:sz w:val="16"/>
                <w:szCs w:val="16"/>
              </w:rPr>
              <w:t>ET_HS_ HOOGSPANNINGSMAST</w:t>
            </w:r>
          </w:p>
        </w:tc>
      </w:tr>
      <w:tr w:rsidR="00D31374" w14:paraId="36109B1F" w14:textId="77777777" w:rsidTr="00D31374">
        <w:trPr>
          <w:trHeight w:val="255"/>
        </w:trPr>
        <w:tc>
          <w:tcPr>
            <w:tcW w:w="8560" w:type="dxa"/>
            <w:tcBorders>
              <w:top w:val="nil"/>
              <w:left w:val="nil"/>
              <w:bottom w:val="nil"/>
              <w:right w:val="nil"/>
            </w:tcBorders>
            <w:noWrap/>
            <w:vAlign w:val="bottom"/>
            <w:hideMark/>
          </w:tcPr>
          <w:p w14:paraId="46E0B871" w14:textId="77777777" w:rsidR="00D31374" w:rsidRDefault="00D31374">
            <w:pPr>
              <w:rPr>
                <w:rFonts w:ascii="Arial" w:hAnsi="Arial" w:cs="Arial"/>
                <w:sz w:val="16"/>
                <w:szCs w:val="16"/>
              </w:rPr>
            </w:pPr>
            <w:r>
              <w:rPr>
                <w:rFonts w:ascii="Arial" w:hAnsi="Arial" w:cs="Arial"/>
                <w:sz w:val="16"/>
                <w:szCs w:val="16"/>
              </w:rPr>
              <w:t xml:space="preserve">ET_LS </w:t>
            </w:r>
          </w:p>
        </w:tc>
      </w:tr>
      <w:tr w:rsidR="00D31374" w14:paraId="62995A4E" w14:textId="77777777" w:rsidTr="00D31374">
        <w:trPr>
          <w:trHeight w:val="255"/>
        </w:trPr>
        <w:tc>
          <w:tcPr>
            <w:tcW w:w="8560" w:type="dxa"/>
            <w:tcBorders>
              <w:top w:val="nil"/>
              <w:left w:val="nil"/>
              <w:bottom w:val="nil"/>
              <w:right w:val="nil"/>
            </w:tcBorders>
            <w:noWrap/>
            <w:vAlign w:val="bottom"/>
            <w:hideMark/>
          </w:tcPr>
          <w:p w14:paraId="361BC676" w14:textId="77777777" w:rsidR="00D31374" w:rsidRDefault="00D31374">
            <w:pPr>
              <w:rPr>
                <w:rFonts w:ascii="Arial" w:hAnsi="Arial" w:cs="Arial"/>
                <w:sz w:val="16"/>
                <w:szCs w:val="16"/>
              </w:rPr>
            </w:pPr>
            <w:r>
              <w:rPr>
                <w:rFonts w:ascii="Arial" w:hAnsi="Arial" w:cs="Arial"/>
                <w:sz w:val="16"/>
                <w:szCs w:val="16"/>
              </w:rPr>
              <w:t xml:space="preserve">ET_LS_OV </w:t>
            </w:r>
          </w:p>
        </w:tc>
      </w:tr>
      <w:tr w:rsidR="00D31374" w14:paraId="64C29D6D" w14:textId="77777777" w:rsidTr="00D31374">
        <w:trPr>
          <w:trHeight w:val="255"/>
        </w:trPr>
        <w:tc>
          <w:tcPr>
            <w:tcW w:w="8560" w:type="dxa"/>
            <w:tcBorders>
              <w:top w:val="nil"/>
              <w:left w:val="nil"/>
              <w:bottom w:val="nil"/>
              <w:right w:val="nil"/>
            </w:tcBorders>
            <w:noWrap/>
            <w:vAlign w:val="bottom"/>
            <w:hideMark/>
          </w:tcPr>
          <w:p w14:paraId="302A6071" w14:textId="77777777" w:rsidR="00D31374" w:rsidRDefault="00D31374">
            <w:pPr>
              <w:rPr>
                <w:rFonts w:ascii="Arial" w:hAnsi="Arial" w:cs="Arial"/>
                <w:sz w:val="16"/>
                <w:szCs w:val="16"/>
              </w:rPr>
            </w:pPr>
            <w:r>
              <w:rPr>
                <w:rFonts w:ascii="Arial" w:hAnsi="Arial" w:cs="Arial"/>
                <w:sz w:val="16"/>
                <w:szCs w:val="16"/>
              </w:rPr>
              <w:t xml:space="preserve">ET_LS_OV_KAST </w:t>
            </w:r>
          </w:p>
        </w:tc>
      </w:tr>
      <w:tr w:rsidR="00D31374" w14:paraId="3762329E" w14:textId="77777777" w:rsidTr="00D31374">
        <w:trPr>
          <w:trHeight w:val="255"/>
        </w:trPr>
        <w:tc>
          <w:tcPr>
            <w:tcW w:w="8560" w:type="dxa"/>
            <w:tcBorders>
              <w:top w:val="nil"/>
              <w:left w:val="nil"/>
              <w:bottom w:val="nil"/>
              <w:right w:val="nil"/>
            </w:tcBorders>
            <w:noWrap/>
            <w:vAlign w:val="bottom"/>
            <w:hideMark/>
          </w:tcPr>
          <w:p w14:paraId="191E384A" w14:textId="77777777" w:rsidR="00D31374" w:rsidRDefault="00D31374">
            <w:pPr>
              <w:rPr>
                <w:rFonts w:ascii="Arial" w:hAnsi="Arial" w:cs="Arial"/>
                <w:sz w:val="16"/>
                <w:szCs w:val="16"/>
              </w:rPr>
            </w:pPr>
            <w:r>
              <w:rPr>
                <w:rFonts w:ascii="Arial" w:hAnsi="Arial" w:cs="Arial"/>
                <w:sz w:val="16"/>
                <w:szCs w:val="16"/>
              </w:rPr>
              <w:t xml:space="preserve">ET_LS_OV_LICHTMAST </w:t>
            </w:r>
          </w:p>
        </w:tc>
      </w:tr>
      <w:tr w:rsidR="00D31374" w14:paraId="2D933562" w14:textId="77777777" w:rsidTr="00D31374">
        <w:trPr>
          <w:trHeight w:val="255"/>
        </w:trPr>
        <w:tc>
          <w:tcPr>
            <w:tcW w:w="8560" w:type="dxa"/>
            <w:tcBorders>
              <w:top w:val="nil"/>
              <w:left w:val="nil"/>
              <w:bottom w:val="nil"/>
              <w:right w:val="nil"/>
            </w:tcBorders>
            <w:noWrap/>
            <w:vAlign w:val="bottom"/>
            <w:hideMark/>
          </w:tcPr>
          <w:p w14:paraId="4D3CB908" w14:textId="77777777" w:rsidR="00D31374" w:rsidRDefault="00D31374">
            <w:pPr>
              <w:rPr>
                <w:rFonts w:ascii="Arial" w:hAnsi="Arial" w:cs="Arial"/>
                <w:sz w:val="16"/>
                <w:szCs w:val="16"/>
              </w:rPr>
            </w:pPr>
            <w:r>
              <w:rPr>
                <w:rFonts w:ascii="Arial" w:hAnsi="Arial" w:cs="Arial"/>
                <w:sz w:val="16"/>
                <w:szCs w:val="16"/>
              </w:rPr>
              <w:lastRenderedPageBreak/>
              <w:t xml:space="preserve">ET_LS_SR_KAST </w:t>
            </w:r>
          </w:p>
        </w:tc>
      </w:tr>
      <w:tr w:rsidR="00D31374" w14:paraId="0B1BEEE2" w14:textId="77777777" w:rsidTr="00D31374">
        <w:trPr>
          <w:trHeight w:val="255"/>
        </w:trPr>
        <w:tc>
          <w:tcPr>
            <w:tcW w:w="8560" w:type="dxa"/>
            <w:tcBorders>
              <w:top w:val="nil"/>
              <w:left w:val="nil"/>
              <w:bottom w:val="nil"/>
              <w:right w:val="nil"/>
            </w:tcBorders>
            <w:noWrap/>
            <w:vAlign w:val="bottom"/>
            <w:hideMark/>
          </w:tcPr>
          <w:p w14:paraId="0373C367" w14:textId="77777777" w:rsidR="00D31374" w:rsidRDefault="00D31374">
            <w:pPr>
              <w:rPr>
                <w:rFonts w:ascii="Arial" w:hAnsi="Arial" w:cs="Arial"/>
                <w:sz w:val="16"/>
                <w:szCs w:val="16"/>
              </w:rPr>
            </w:pPr>
            <w:r>
              <w:rPr>
                <w:rFonts w:ascii="Arial" w:hAnsi="Arial" w:cs="Arial"/>
                <w:sz w:val="16"/>
                <w:szCs w:val="16"/>
              </w:rPr>
              <w:t xml:space="preserve">ET_LS_VOEDINGKAST </w:t>
            </w:r>
          </w:p>
        </w:tc>
      </w:tr>
      <w:tr w:rsidR="00D31374" w14:paraId="4EB604BF" w14:textId="77777777" w:rsidTr="00D31374">
        <w:trPr>
          <w:trHeight w:val="255"/>
        </w:trPr>
        <w:tc>
          <w:tcPr>
            <w:tcW w:w="8560" w:type="dxa"/>
            <w:tcBorders>
              <w:top w:val="nil"/>
              <w:left w:val="nil"/>
              <w:bottom w:val="nil"/>
              <w:right w:val="nil"/>
            </w:tcBorders>
            <w:noWrap/>
            <w:vAlign w:val="bottom"/>
            <w:hideMark/>
          </w:tcPr>
          <w:p w14:paraId="49A80AE0" w14:textId="77777777" w:rsidR="00D31374" w:rsidRDefault="00D31374">
            <w:pPr>
              <w:rPr>
                <w:rFonts w:ascii="Arial" w:hAnsi="Arial" w:cs="Arial"/>
                <w:sz w:val="16"/>
                <w:szCs w:val="16"/>
              </w:rPr>
            </w:pPr>
            <w:r>
              <w:rPr>
                <w:rFonts w:ascii="Arial" w:hAnsi="Arial" w:cs="Arial"/>
                <w:sz w:val="16"/>
                <w:szCs w:val="16"/>
              </w:rPr>
              <w:t xml:space="preserve">ET_MS </w:t>
            </w:r>
          </w:p>
        </w:tc>
      </w:tr>
      <w:tr w:rsidR="00D31374" w14:paraId="4C7ACA69" w14:textId="77777777" w:rsidTr="00D31374">
        <w:trPr>
          <w:trHeight w:val="255"/>
        </w:trPr>
        <w:tc>
          <w:tcPr>
            <w:tcW w:w="8560" w:type="dxa"/>
            <w:tcBorders>
              <w:top w:val="nil"/>
              <w:left w:val="nil"/>
              <w:bottom w:val="nil"/>
              <w:right w:val="nil"/>
            </w:tcBorders>
            <w:noWrap/>
            <w:vAlign w:val="bottom"/>
            <w:hideMark/>
          </w:tcPr>
          <w:p w14:paraId="37E0F744" w14:textId="77777777" w:rsidR="00D31374" w:rsidRDefault="00D31374">
            <w:pPr>
              <w:rPr>
                <w:rFonts w:ascii="Arial" w:hAnsi="Arial" w:cs="Arial"/>
                <w:sz w:val="16"/>
                <w:szCs w:val="16"/>
              </w:rPr>
            </w:pPr>
            <w:r>
              <w:rPr>
                <w:rFonts w:ascii="Arial" w:hAnsi="Arial" w:cs="Arial"/>
                <w:sz w:val="16"/>
                <w:szCs w:val="16"/>
              </w:rPr>
              <w:t xml:space="preserve">ET_ZHS_HOOGSPANNINGSMAST </w:t>
            </w:r>
          </w:p>
        </w:tc>
      </w:tr>
      <w:tr w:rsidR="00D31374" w14:paraId="1FA728E8" w14:textId="77777777" w:rsidTr="00D31374">
        <w:trPr>
          <w:trHeight w:val="255"/>
        </w:trPr>
        <w:tc>
          <w:tcPr>
            <w:tcW w:w="8560" w:type="dxa"/>
            <w:tcBorders>
              <w:top w:val="nil"/>
              <w:left w:val="nil"/>
              <w:bottom w:val="nil"/>
              <w:right w:val="nil"/>
            </w:tcBorders>
            <w:noWrap/>
            <w:vAlign w:val="bottom"/>
            <w:hideMark/>
          </w:tcPr>
          <w:p w14:paraId="1DB40EC4" w14:textId="77777777" w:rsidR="00D31374" w:rsidRDefault="00D31374">
            <w:pPr>
              <w:rPr>
                <w:rFonts w:ascii="Arial" w:hAnsi="Arial" w:cs="Arial"/>
                <w:sz w:val="16"/>
                <w:szCs w:val="16"/>
              </w:rPr>
            </w:pPr>
            <w:r>
              <w:rPr>
                <w:rFonts w:ascii="Arial" w:hAnsi="Arial" w:cs="Arial"/>
                <w:sz w:val="16"/>
                <w:szCs w:val="16"/>
              </w:rPr>
              <w:t xml:space="preserve">GAS_HD_HOOFDLEIDING_40 BAR </w:t>
            </w:r>
          </w:p>
        </w:tc>
      </w:tr>
      <w:tr w:rsidR="00D31374" w14:paraId="23C1312A" w14:textId="77777777" w:rsidTr="00D31374">
        <w:trPr>
          <w:trHeight w:val="255"/>
        </w:trPr>
        <w:tc>
          <w:tcPr>
            <w:tcW w:w="8560" w:type="dxa"/>
            <w:tcBorders>
              <w:top w:val="nil"/>
              <w:left w:val="nil"/>
              <w:bottom w:val="nil"/>
              <w:right w:val="nil"/>
            </w:tcBorders>
            <w:noWrap/>
            <w:vAlign w:val="bottom"/>
            <w:hideMark/>
          </w:tcPr>
          <w:p w14:paraId="6AD90C7E" w14:textId="77777777" w:rsidR="00D31374" w:rsidRDefault="00D31374">
            <w:pPr>
              <w:rPr>
                <w:rFonts w:ascii="Arial" w:hAnsi="Arial" w:cs="Arial"/>
                <w:sz w:val="16"/>
                <w:szCs w:val="16"/>
              </w:rPr>
            </w:pPr>
            <w:r>
              <w:rPr>
                <w:rFonts w:ascii="Arial" w:hAnsi="Arial" w:cs="Arial"/>
                <w:sz w:val="16"/>
                <w:szCs w:val="16"/>
              </w:rPr>
              <w:t xml:space="preserve">GAS_HD_HOOFDLEIDING_67 BAR </w:t>
            </w:r>
          </w:p>
        </w:tc>
      </w:tr>
      <w:tr w:rsidR="00D31374" w14:paraId="09CD0CDD" w14:textId="77777777" w:rsidTr="00D31374">
        <w:trPr>
          <w:trHeight w:val="255"/>
        </w:trPr>
        <w:tc>
          <w:tcPr>
            <w:tcW w:w="8560" w:type="dxa"/>
            <w:tcBorders>
              <w:top w:val="nil"/>
              <w:left w:val="nil"/>
              <w:bottom w:val="nil"/>
              <w:right w:val="nil"/>
            </w:tcBorders>
            <w:noWrap/>
            <w:vAlign w:val="bottom"/>
            <w:hideMark/>
          </w:tcPr>
          <w:p w14:paraId="4587E79B" w14:textId="77777777" w:rsidR="00D31374" w:rsidRDefault="00D31374">
            <w:pPr>
              <w:rPr>
                <w:rFonts w:ascii="Arial" w:hAnsi="Arial" w:cs="Arial"/>
                <w:sz w:val="16"/>
                <w:szCs w:val="16"/>
              </w:rPr>
            </w:pPr>
            <w:r>
              <w:rPr>
                <w:rFonts w:ascii="Arial" w:hAnsi="Arial" w:cs="Arial"/>
                <w:sz w:val="16"/>
                <w:szCs w:val="16"/>
              </w:rPr>
              <w:t xml:space="preserve">GAS_LD_HOOFDLEIDING_30 MBAR </w:t>
            </w:r>
          </w:p>
        </w:tc>
      </w:tr>
      <w:tr w:rsidR="00D31374" w14:paraId="4FD7A1B3" w14:textId="77777777" w:rsidTr="00D31374">
        <w:trPr>
          <w:trHeight w:val="255"/>
        </w:trPr>
        <w:tc>
          <w:tcPr>
            <w:tcW w:w="8560" w:type="dxa"/>
            <w:tcBorders>
              <w:top w:val="nil"/>
              <w:left w:val="nil"/>
              <w:bottom w:val="nil"/>
              <w:right w:val="nil"/>
            </w:tcBorders>
            <w:noWrap/>
            <w:vAlign w:val="bottom"/>
            <w:hideMark/>
          </w:tcPr>
          <w:p w14:paraId="1A732ED0" w14:textId="77777777" w:rsidR="00D31374" w:rsidRDefault="00D31374">
            <w:pPr>
              <w:rPr>
                <w:rFonts w:ascii="Arial" w:hAnsi="Arial" w:cs="Arial"/>
                <w:sz w:val="16"/>
                <w:szCs w:val="16"/>
              </w:rPr>
            </w:pPr>
            <w:r>
              <w:rPr>
                <w:rFonts w:ascii="Arial" w:hAnsi="Arial" w:cs="Arial"/>
                <w:sz w:val="16"/>
                <w:szCs w:val="16"/>
              </w:rPr>
              <w:t xml:space="preserve">KOUDEOPSLAGSYSTEEM </w:t>
            </w:r>
          </w:p>
        </w:tc>
      </w:tr>
      <w:tr w:rsidR="00D31374" w14:paraId="6012DB3F" w14:textId="77777777" w:rsidTr="00D31374">
        <w:trPr>
          <w:trHeight w:val="255"/>
        </w:trPr>
        <w:tc>
          <w:tcPr>
            <w:tcW w:w="8560" w:type="dxa"/>
            <w:tcBorders>
              <w:top w:val="nil"/>
              <w:left w:val="nil"/>
              <w:bottom w:val="nil"/>
              <w:right w:val="nil"/>
            </w:tcBorders>
            <w:noWrap/>
            <w:vAlign w:val="bottom"/>
            <w:hideMark/>
          </w:tcPr>
          <w:p w14:paraId="1E633C73" w14:textId="77777777" w:rsidR="00D31374" w:rsidRDefault="00D31374">
            <w:pPr>
              <w:rPr>
                <w:rFonts w:ascii="Arial" w:hAnsi="Arial" w:cs="Arial"/>
                <w:sz w:val="16"/>
                <w:szCs w:val="16"/>
              </w:rPr>
            </w:pPr>
            <w:r>
              <w:rPr>
                <w:rFonts w:ascii="Arial" w:hAnsi="Arial" w:cs="Arial"/>
                <w:sz w:val="16"/>
                <w:szCs w:val="16"/>
              </w:rPr>
              <w:t xml:space="preserve">POLLER </w:t>
            </w:r>
          </w:p>
        </w:tc>
      </w:tr>
      <w:tr w:rsidR="00D31374" w14:paraId="02BA2F3A" w14:textId="77777777" w:rsidTr="00D31374">
        <w:trPr>
          <w:trHeight w:val="255"/>
        </w:trPr>
        <w:tc>
          <w:tcPr>
            <w:tcW w:w="8560" w:type="dxa"/>
            <w:tcBorders>
              <w:top w:val="nil"/>
              <w:left w:val="nil"/>
              <w:bottom w:val="nil"/>
              <w:right w:val="nil"/>
            </w:tcBorders>
            <w:noWrap/>
            <w:vAlign w:val="bottom"/>
            <w:hideMark/>
          </w:tcPr>
          <w:p w14:paraId="4E71E710" w14:textId="77777777" w:rsidR="00D31374" w:rsidRDefault="00D31374">
            <w:pPr>
              <w:rPr>
                <w:rFonts w:ascii="Arial" w:hAnsi="Arial" w:cs="Arial"/>
                <w:sz w:val="16"/>
                <w:szCs w:val="16"/>
              </w:rPr>
            </w:pPr>
            <w:r>
              <w:rPr>
                <w:rFonts w:ascii="Arial" w:hAnsi="Arial" w:cs="Arial"/>
                <w:sz w:val="16"/>
                <w:szCs w:val="16"/>
              </w:rPr>
              <w:t xml:space="preserve">POLLER_KAST </w:t>
            </w:r>
          </w:p>
        </w:tc>
      </w:tr>
      <w:tr w:rsidR="00D31374" w14:paraId="47DD9054" w14:textId="77777777" w:rsidTr="00D31374">
        <w:trPr>
          <w:trHeight w:val="255"/>
        </w:trPr>
        <w:tc>
          <w:tcPr>
            <w:tcW w:w="8560" w:type="dxa"/>
            <w:tcBorders>
              <w:top w:val="nil"/>
              <w:left w:val="nil"/>
              <w:bottom w:val="nil"/>
              <w:right w:val="nil"/>
            </w:tcBorders>
            <w:noWrap/>
            <w:vAlign w:val="bottom"/>
            <w:hideMark/>
          </w:tcPr>
          <w:p w14:paraId="3BB27274" w14:textId="77777777" w:rsidR="00D31374" w:rsidRDefault="00D31374">
            <w:pPr>
              <w:rPr>
                <w:rFonts w:ascii="Arial" w:hAnsi="Arial" w:cs="Arial"/>
                <w:sz w:val="16"/>
                <w:szCs w:val="16"/>
              </w:rPr>
            </w:pPr>
            <w:r>
              <w:rPr>
                <w:rFonts w:ascii="Arial" w:hAnsi="Arial" w:cs="Arial"/>
                <w:sz w:val="16"/>
                <w:szCs w:val="16"/>
              </w:rPr>
              <w:t xml:space="preserve">TRACE </w:t>
            </w:r>
          </w:p>
        </w:tc>
      </w:tr>
      <w:tr w:rsidR="00D31374" w14:paraId="29A01BD8" w14:textId="77777777" w:rsidTr="00D31374">
        <w:trPr>
          <w:trHeight w:val="255"/>
        </w:trPr>
        <w:tc>
          <w:tcPr>
            <w:tcW w:w="8560" w:type="dxa"/>
            <w:tcBorders>
              <w:top w:val="nil"/>
              <w:left w:val="nil"/>
              <w:bottom w:val="nil"/>
              <w:right w:val="nil"/>
            </w:tcBorders>
            <w:noWrap/>
            <w:vAlign w:val="bottom"/>
            <w:hideMark/>
          </w:tcPr>
          <w:p w14:paraId="19F6BC3C" w14:textId="77777777" w:rsidR="00D31374" w:rsidRDefault="00D31374">
            <w:pPr>
              <w:rPr>
                <w:rFonts w:ascii="Arial" w:hAnsi="Arial" w:cs="Arial"/>
                <w:sz w:val="16"/>
                <w:szCs w:val="16"/>
              </w:rPr>
            </w:pPr>
            <w:r>
              <w:rPr>
                <w:rFonts w:ascii="Arial" w:hAnsi="Arial" w:cs="Arial"/>
                <w:sz w:val="16"/>
                <w:szCs w:val="16"/>
              </w:rPr>
              <w:t xml:space="preserve">WARMTEOPSLAGSYSTEEM </w:t>
            </w:r>
          </w:p>
        </w:tc>
      </w:tr>
      <w:tr w:rsidR="00D31374" w14:paraId="37E1DA3A" w14:textId="77777777" w:rsidTr="00D31374">
        <w:trPr>
          <w:trHeight w:val="255"/>
        </w:trPr>
        <w:tc>
          <w:tcPr>
            <w:tcW w:w="8560" w:type="dxa"/>
            <w:tcBorders>
              <w:top w:val="nil"/>
              <w:left w:val="nil"/>
              <w:bottom w:val="nil"/>
              <w:right w:val="nil"/>
            </w:tcBorders>
            <w:noWrap/>
            <w:vAlign w:val="bottom"/>
            <w:hideMark/>
          </w:tcPr>
          <w:p w14:paraId="7E590355" w14:textId="77777777" w:rsidR="00D31374" w:rsidRDefault="00D31374">
            <w:pPr>
              <w:rPr>
                <w:rFonts w:ascii="Arial" w:hAnsi="Arial" w:cs="Arial"/>
                <w:sz w:val="16"/>
                <w:szCs w:val="16"/>
              </w:rPr>
            </w:pPr>
            <w:r>
              <w:rPr>
                <w:rFonts w:ascii="Arial" w:hAnsi="Arial" w:cs="Arial"/>
                <w:sz w:val="16"/>
                <w:szCs w:val="16"/>
              </w:rPr>
              <w:t xml:space="preserve">WATER_TRANSPORTLEIDING </w:t>
            </w:r>
          </w:p>
        </w:tc>
      </w:tr>
      <w:tr w:rsidR="00D31374" w14:paraId="66F35D44" w14:textId="77777777" w:rsidTr="00D31374">
        <w:trPr>
          <w:trHeight w:val="255"/>
        </w:trPr>
        <w:tc>
          <w:tcPr>
            <w:tcW w:w="8560" w:type="dxa"/>
            <w:tcBorders>
              <w:top w:val="nil"/>
              <w:left w:val="nil"/>
              <w:bottom w:val="nil"/>
              <w:right w:val="nil"/>
            </w:tcBorders>
            <w:noWrap/>
            <w:vAlign w:val="bottom"/>
            <w:hideMark/>
          </w:tcPr>
          <w:p w14:paraId="6E7DB0C5" w14:textId="77777777" w:rsidR="00D31374" w:rsidRDefault="00D31374">
            <w:pPr>
              <w:rPr>
                <w:rFonts w:ascii="Arial" w:hAnsi="Arial" w:cs="Arial"/>
                <w:sz w:val="16"/>
                <w:szCs w:val="16"/>
              </w:rPr>
            </w:pPr>
          </w:p>
        </w:tc>
      </w:tr>
      <w:tr w:rsidR="00D31374" w14:paraId="43F8334E" w14:textId="77777777" w:rsidTr="00D31374">
        <w:trPr>
          <w:trHeight w:val="270"/>
        </w:trPr>
        <w:tc>
          <w:tcPr>
            <w:tcW w:w="8560" w:type="dxa"/>
            <w:tcBorders>
              <w:top w:val="nil"/>
              <w:left w:val="nil"/>
              <w:bottom w:val="single" w:sz="8" w:space="0" w:color="95B3D7"/>
              <w:right w:val="nil"/>
            </w:tcBorders>
            <w:noWrap/>
            <w:vAlign w:val="bottom"/>
            <w:hideMark/>
          </w:tcPr>
          <w:p w14:paraId="214DE288"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KW - </w:t>
            </w:r>
            <w:proofErr w:type="spellStart"/>
            <w:r>
              <w:rPr>
                <w:rFonts w:ascii="Verdana" w:hAnsi="Verdana" w:cs="Arial"/>
                <w:b/>
                <w:bCs/>
                <w:color w:val="1F497D"/>
                <w:sz w:val="16"/>
                <w:szCs w:val="16"/>
              </w:rPr>
              <w:t>KunstWerken</w:t>
            </w:r>
            <w:proofErr w:type="spellEnd"/>
          </w:p>
        </w:tc>
      </w:tr>
      <w:tr w:rsidR="00D31374" w14:paraId="3D269DDE" w14:textId="77777777" w:rsidTr="00D31374">
        <w:trPr>
          <w:trHeight w:val="255"/>
        </w:trPr>
        <w:tc>
          <w:tcPr>
            <w:tcW w:w="8560" w:type="dxa"/>
            <w:tcBorders>
              <w:top w:val="nil"/>
              <w:left w:val="nil"/>
              <w:bottom w:val="nil"/>
              <w:right w:val="nil"/>
            </w:tcBorders>
            <w:noWrap/>
            <w:vAlign w:val="bottom"/>
            <w:hideMark/>
          </w:tcPr>
          <w:p w14:paraId="23D4FE25" w14:textId="77777777" w:rsidR="00D31374" w:rsidRDefault="00D31374">
            <w:pPr>
              <w:rPr>
                <w:rFonts w:ascii="Arial" w:hAnsi="Arial" w:cs="Arial"/>
                <w:sz w:val="16"/>
                <w:szCs w:val="16"/>
              </w:rPr>
            </w:pPr>
            <w:r>
              <w:rPr>
                <w:rFonts w:ascii="Arial" w:hAnsi="Arial" w:cs="Arial"/>
                <w:sz w:val="16"/>
                <w:szCs w:val="16"/>
              </w:rPr>
              <w:t xml:space="preserve">KUNSTWERK_BRUG </w:t>
            </w:r>
          </w:p>
        </w:tc>
      </w:tr>
      <w:tr w:rsidR="00D31374" w14:paraId="7D2125F9" w14:textId="77777777" w:rsidTr="00D31374">
        <w:trPr>
          <w:trHeight w:val="255"/>
        </w:trPr>
        <w:tc>
          <w:tcPr>
            <w:tcW w:w="8560" w:type="dxa"/>
            <w:tcBorders>
              <w:top w:val="nil"/>
              <w:left w:val="nil"/>
              <w:bottom w:val="nil"/>
              <w:right w:val="nil"/>
            </w:tcBorders>
            <w:noWrap/>
            <w:vAlign w:val="bottom"/>
            <w:hideMark/>
          </w:tcPr>
          <w:p w14:paraId="0D8331FB" w14:textId="77777777" w:rsidR="00D31374" w:rsidRDefault="00D31374">
            <w:pPr>
              <w:rPr>
                <w:rFonts w:ascii="Arial" w:hAnsi="Arial" w:cs="Arial"/>
                <w:sz w:val="16"/>
                <w:szCs w:val="16"/>
              </w:rPr>
            </w:pPr>
            <w:r>
              <w:rPr>
                <w:rFonts w:ascii="Arial" w:hAnsi="Arial" w:cs="Arial"/>
                <w:sz w:val="16"/>
                <w:szCs w:val="16"/>
              </w:rPr>
              <w:t xml:space="preserve">KUNSTWERK_BRUG_FIETSBRUG </w:t>
            </w:r>
          </w:p>
        </w:tc>
      </w:tr>
      <w:tr w:rsidR="00D31374" w14:paraId="46598581" w14:textId="77777777" w:rsidTr="00D31374">
        <w:trPr>
          <w:trHeight w:val="255"/>
        </w:trPr>
        <w:tc>
          <w:tcPr>
            <w:tcW w:w="8560" w:type="dxa"/>
            <w:tcBorders>
              <w:top w:val="nil"/>
              <w:left w:val="nil"/>
              <w:bottom w:val="nil"/>
              <w:right w:val="nil"/>
            </w:tcBorders>
            <w:noWrap/>
            <w:vAlign w:val="bottom"/>
            <w:hideMark/>
          </w:tcPr>
          <w:p w14:paraId="7BBABFB5" w14:textId="77777777" w:rsidR="00D31374" w:rsidRDefault="00D31374">
            <w:pPr>
              <w:rPr>
                <w:rFonts w:ascii="Arial" w:hAnsi="Arial" w:cs="Arial"/>
                <w:sz w:val="16"/>
                <w:szCs w:val="16"/>
              </w:rPr>
            </w:pPr>
            <w:r>
              <w:rPr>
                <w:rFonts w:ascii="Arial" w:hAnsi="Arial" w:cs="Arial"/>
                <w:sz w:val="16"/>
                <w:szCs w:val="16"/>
              </w:rPr>
              <w:t xml:space="preserve">KUNSTWERK_BRUG_SPOORBRUG </w:t>
            </w:r>
          </w:p>
        </w:tc>
      </w:tr>
      <w:tr w:rsidR="00D31374" w14:paraId="4AF33064" w14:textId="77777777" w:rsidTr="00D31374">
        <w:trPr>
          <w:trHeight w:val="255"/>
        </w:trPr>
        <w:tc>
          <w:tcPr>
            <w:tcW w:w="8560" w:type="dxa"/>
            <w:tcBorders>
              <w:top w:val="nil"/>
              <w:left w:val="nil"/>
              <w:bottom w:val="nil"/>
              <w:right w:val="nil"/>
            </w:tcBorders>
            <w:noWrap/>
            <w:vAlign w:val="bottom"/>
            <w:hideMark/>
          </w:tcPr>
          <w:p w14:paraId="73637E5A" w14:textId="77777777" w:rsidR="00D31374" w:rsidRDefault="00D31374">
            <w:pPr>
              <w:rPr>
                <w:rFonts w:ascii="Arial" w:hAnsi="Arial" w:cs="Arial"/>
                <w:sz w:val="16"/>
                <w:szCs w:val="16"/>
              </w:rPr>
            </w:pPr>
            <w:r>
              <w:rPr>
                <w:rFonts w:ascii="Arial" w:hAnsi="Arial" w:cs="Arial"/>
                <w:sz w:val="16"/>
                <w:szCs w:val="16"/>
              </w:rPr>
              <w:t xml:space="preserve">KUNSTWERK_BRUG_VOETGANGERSBRUG </w:t>
            </w:r>
          </w:p>
        </w:tc>
      </w:tr>
      <w:tr w:rsidR="00D31374" w14:paraId="48E1B677" w14:textId="77777777" w:rsidTr="00D31374">
        <w:trPr>
          <w:trHeight w:val="255"/>
        </w:trPr>
        <w:tc>
          <w:tcPr>
            <w:tcW w:w="8560" w:type="dxa"/>
            <w:tcBorders>
              <w:top w:val="nil"/>
              <w:left w:val="nil"/>
              <w:bottom w:val="nil"/>
              <w:right w:val="nil"/>
            </w:tcBorders>
            <w:noWrap/>
            <w:vAlign w:val="bottom"/>
            <w:hideMark/>
          </w:tcPr>
          <w:p w14:paraId="6E94432B" w14:textId="77777777" w:rsidR="00D31374" w:rsidRDefault="00D31374">
            <w:pPr>
              <w:rPr>
                <w:rFonts w:ascii="Arial" w:hAnsi="Arial" w:cs="Arial"/>
                <w:sz w:val="16"/>
                <w:szCs w:val="16"/>
              </w:rPr>
            </w:pPr>
            <w:r>
              <w:rPr>
                <w:rFonts w:ascii="Arial" w:hAnsi="Arial" w:cs="Arial"/>
                <w:sz w:val="16"/>
                <w:szCs w:val="16"/>
              </w:rPr>
              <w:t xml:space="preserve">KUNSTWERK_BRUG_WEGVERKEERSBRUG </w:t>
            </w:r>
          </w:p>
        </w:tc>
      </w:tr>
      <w:tr w:rsidR="00D31374" w14:paraId="2B6E6A12" w14:textId="77777777" w:rsidTr="00D31374">
        <w:trPr>
          <w:trHeight w:val="255"/>
        </w:trPr>
        <w:tc>
          <w:tcPr>
            <w:tcW w:w="8560" w:type="dxa"/>
            <w:tcBorders>
              <w:top w:val="nil"/>
              <w:left w:val="nil"/>
              <w:bottom w:val="nil"/>
              <w:right w:val="nil"/>
            </w:tcBorders>
            <w:noWrap/>
            <w:vAlign w:val="bottom"/>
            <w:hideMark/>
          </w:tcPr>
          <w:p w14:paraId="1621D829" w14:textId="77777777" w:rsidR="00D31374" w:rsidRDefault="00D31374">
            <w:pPr>
              <w:rPr>
                <w:rFonts w:ascii="Arial" w:hAnsi="Arial" w:cs="Arial"/>
                <w:sz w:val="16"/>
                <w:szCs w:val="16"/>
              </w:rPr>
            </w:pPr>
            <w:r>
              <w:rPr>
                <w:rFonts w:ascii="Arial" w:hAnsi="Arial" w:cs="Arial"/>
                <w:sz w:val="16"/>
                <w:szCs w:val="16"/>
              </w:rPr>
              <w:t xml:space="preserve">KUNSTWERK_DUIKER </w:t>
            </w:r>
          </w:p>
        </w:tc>
      </w:tr>
      <w:tr w:rsidR="00D31374" w14:paraId="7300AAF5" w14:textId="77777777" w:rsidTr="00D31374">
        <w:trPr>
          <w:trHeight w:val="255"/>
        </w:trPr>
        <w:tc>
          <w:tcPr>
            <w:tcW w:w="8560" w:type="dxa"/>
            <w:tcBorders>
              <w:top w:val="nil"/>
              <w:left w:val="nil"/>
              <w:bottom w:val="nil"/>
              <w:right w:val="nil"/>
            </w:tcBorders>
            <w:noWrap/>
            <w:vAlign w:val="bottom"/>
            <w:hideMark/>
          </w:tcPr>
          <w:p w14:paraId="45E811D3" w14:textId="77777777" w:rsidR="00D31374" w:rsidRDefault="00D31374">
            <w:pPr>
              <w:rPr>
                <w:rFonts w:ascii="Arial" w:hAnsi="Arial" w:cs="Arial"/>
                <w:sz w:val="16"/>
                <w:szCs w:val="16"/>
              </w:rPr>
            </w:pPr>
            <w:r>
              <w:rPr>
                <w:rFonts w:ascii="Arial" w:hAnsi="Arial" w:cs="Arial"/>
                <w:sz w:val="16"/>
                <w:szCs w:val="16"/>
              </w:rPr>
              <w:t xml:space="preserve">KUNSTWERK_GELUIDSWERING </w:t>
            </w:r>
          </w:p>
        </w:tc>
      </w:tr>
      <w:tr w:rsidR="00D31374" w14:paraId="7C9AB4E5" w14:textId="77777777" w:rsidTr="00D31374">
        <w:trPr>
          <w:trHeight w:val="255"/>
        </w:trPr>
        <w:tc>
          <w:tcPr>
            <w:tcW w:w="8560" w:type="dxa"/>
            <w:tcBorders>
              <w:top w:val="nil"/>
              <w:left w:val="nil"/>
              <w:bottom w:val="nil"/>
              <w:right w:val="nil"/>
            </w:tcBorders>
            <w:noWrap/>
            <w:vAlign w:val="bottom"/>
            <w:hideMark/>
          </w:tcPr>
          <w:p w14:paraId="7BAB7B00" w14:textId="77777777" w:rsidR="00D31374" w:rsidRDefault="00D31374">
            <w:pPr>
              <w:rPr>
                <w:rFonts w:ascii="Arial" w:hAnsi="Arial" w:cs="Arial"/>
                <w:sz w:val="16"/>
                <w:szCs w:val="16"/>
              </w:rPr>
            </w:pPr>
            <w:r>
              <w:rPr>
                <w:rFonts w:ascii="Arial" w:hAnsi="Arial" w:cs="Arial"/>
                <w:sz w:val="16"/>
                <w:szCs w:val="16"/>
              </w:rPr>
              <w:t xml:space="preserve">KUNSTWERK_STEIGER </w:t>
            </w:r>
          </w:p>
        </w:tc>
      </w:tr>
      <w:tr w:rsidR="00D31374" w14:paraId="5757D056" w14:textId="77777777" w:rsidTr="00D31374">
        <w:trPr>
          <w:trHeight w:val="255"/>
        </w:trPr>
        <w:tc>
          <w:tcPr>
            <w:tcW w:w="8560" w:type="dxa"/>
            <w:tcBorders>
              <w:top w:val="nil"/>
              <w:left w:val="nil"/>
              <w:bottom w:val="nil"/>
              <w:right w:val="nil"/>
            </w:tcBorders>
            <w:noWrap/>
            <w:vAlign w:val="bottom"/>
            <w:hideMark/>
          </w:tcPr>
          <w:p w14:paraId="561AA5CF" w14:textId="77777777" w:rsidR="00D31374" w:rsidRDefault="00D31374">
            <w:pPr>
              <w:rPr>
                <w:rFonts w:ascii="Arial" w:hAnsi="Arial" w:cs="Arial"/>
                <w:sz w:val="16"/>
                <w:szCs w:val="16"/>
              </w:rPr>
            </w:pPr>
            <w:r>
              <w:rPr>
                <w:rFonts w:ascii="Arial" w:hAnsi="Arial" w:cs="Arial"/>
                <w:sz w:val="16"/>
                <w:szCs w:val="16"/>
              </w:rPr>
              <w:t xml:space="preserve">KUNSTWERK_TUNNEL </w:t>
            </w:r>
          </w:p>
        </w:tc>
      </w:tr>
      <w:tr w:rsidR="00D31374" w14:paraId="60EDEE49" w14:textId="77777777" w:rsidTr="00D31374">
        <w:trPr>
          <w:trHeight w:val="255"/>
        </w:trPr>
        <w:tc>
          <w:tcPr>
            <w:tcW w:w="8560" w:type="dxa"/>
            <w:tcBorders>
              <w:top w:val="nil"/>
              <w:left w:val="nil"/>
              <w:bottom w:val="nil"/>
              <w:right w:val="nil"/>
            </w:tcBorders>
            <w:noWrap/>
            <w:vAlign w:val="bottom"/>
            <w:hideMark/>
          </w:tcPr>
          <w:p w14:paraId="5EE060C9" w14:textId="77777777" w:rsidR="00D31374" w:rsidRDefault="00D31374">
            <w:pPr>
              <w:rPr>
                <w:rFonts w:ascii="Arial" w:hAnsi="Arial" w:cs="Arial"/>
                <w:sz w:val="16"/>
                <w:szCs w:val="16"/>
              </w:rPr>
            </w:pPr>
            <w:r>
              <w:rPr>
                <w:rFonts w:ascii="Arial" w:hAnsi="Arial" w:cs="Arial"/>
                <w:sz w:val="16"/>
                <w:szCs w:val="16"/>
              </w:rPr>
              <w:t xml:space="preserve">KUNSTWERK_VIADUCT </w:t>
            </w:r>
          </w:p>
        </w:tc>
      </w:tr>
      <w:tr w:rsidR="00D31374" w14:paraId="547C8A56" w14:textId="77777777" w:rsidTr="00D31374">
        <w:trPr>
          <w:trHeight w:val="255"/>
        </w:trPr>
        <w:tc>
          <w:tcPr>
            <w:tcW w:w="8560" w:type="dxa"/>
            <w:tcBorders>
              <w:top w:val="nil"/>
              <w:left w:val="nil"/>
              <w:bottom w:val="nil"/>
              <w:right w:val="nil"/>
            </w:tcBorders>
            <w:noWrap/>
            <w:vAlign w:val="bottom"/>
            <w:hideMark/>
          </w:tcPr>
          <w:p w14:paraId="22DB5C9C" w14:textId="77777777" w:rsidR="00D31374" w:rsidRDefault="00D31374">
            <w:pPr>
              <w:rPr>
                <w:rFonts w:ascii="Arial" w:hAnsi="Arial" w:cs="Arial"/>
                <w:sz w:val="16"/>
                <w:szCs w:val="16"/>
              </w:rPr>
            </w:pPr>
          </w:p>
        </w:tc>
      </w:tr>
      <w:tr w:rsidR="00D31374" w14:paraId="05F379D8" w14:textId="77777777" w:rsidTr="00D31374">
        <w:trPr>
          <w:trHeight w:val="270"/>
        </w:trPr>
        <w:tc>
          <w:tcPr>
            <w:tcW w:w="8560" w:type="dxa"/>
            <w:tcBorders>
              <w:top w:val="nil"/>
              <w:left w:val="nil"/>
              <w:bottom w:val="single" w:sz="8" w:space="0" w:color="95B3D7"/>
              <w:right w:val="nil"/>
            </w:tcBorders>
            <w:noWrap/>
            <w:vAlign w:val="bottom"/>
            <w:hideMark/>
          </w:tcPr>
          <w:p w14:paraId="48D3F1E3"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MO - Milieu en Onderzoek</w:t>
            </w:r>
          </w:p>
        </w:tc>
      </w:tr>
      <w:tr w:rsidR="00D31374" w14:paraId="5EBAA1E7" w14:textId="77777777" w:rsidTr="00D31374">
        <w:trPr>
          <w:trHeight w:val="255"/>
        </w:trPr>
        <w:tc>
          <w:tcPr>
            <w:tcW w:w="8560" w:type="dxa"/>
            <w:tcBorders>
              <w:top w:val="nil"/>
              <w:left w:val="nil"/>
              <w:bottom w:val="nil"/>
              <w:right w:val="nil"/>
            </w:tcBorders>
            <w:noWrap/>
            <w:vAlign w:val="bottom"/>
            <w:hideMark/>
          </w:tcPr>
          <w:p w14:paraId="689607EB" w14:textId="77777777" w:rsidR="00D31374" w:rsidRDefault="00D31374">
            <w:pPr>
              <w:rPr>
                <w:rFonts w:ascii="Arial" w:hAnsi="Arial" w:cs="Arial"/>
                <w:sz w:val="16"/>
                <w:szCs w:val="16"/>
              </w:rPr>
            </w:pPr>
            <w:r>
              <w:rPr>
                <w:rFonts w:ascii="Arial" w:hAnsi="Arial" w:cs="Arial"/>
                <w:sz w:val="16"/>
                <w:szCs w:val="16"/>
              </w:rPr>
              <w:t xml:space="preserve">ARCHEOLOGIE </w:t>
            </w:r>
          </w:p>
        </w:tc>
      </w:tr>
      <w:tr w:rsidR="00D31374" w14:paraId="52DE80F6" w14:textId="77777777" w:rsidTr="00D31374">
        <w:trPr>
          <w:trHeight w:val="255"/>
        </w:trPr>
        <w:tc>
          <w:tcPr>
            <w:tcW w:w="8560" w:type="dxa"/>
            <w:tcBorders>
              <w:top w:val="nil"/>
              <w:left w:val="nil"/>
              <w:bottom w:val="nil"/>
              <w:right w:val="nil"/>
            </w:tcBorders>
            <w:noWrap/>
            <w:vAlign w:val="bottom"/>
            <w:hideMark/>
          </w:tcPr>
          <w:p w14:paraId="38E20B76" w14:textId="77777777" w:rsidR="00D31374" w:rsidRDefault="00D31374">
            <w:pPr>
              <w:rPr>
                <w:rFonts w:ascii="Arial" w:hAnsi="Arial" w:cs="Arial"/>
                <w:sz w:val="16"/>
                <w:szCs w:val="16"/>
              </w:rPr>
            </w:pPr>
            <w:r>
              <w:rPr>
                <w:rFonts w:ascii="Arial" w:hAnsi="Arial" w:cs="Arial"/>
                <w:sz w:val="16"/>
                <w:szCs w:val="16"/>
              </w:rPr>
              <w:t xml:space="preserve">ARCHEOLOGIE_HISTORISCHE KERN </w:t>
            </w:r>
          </w:p>
        </w:tc>
      </w:tr>
      <w:tr w:rsidR="00D31374" w14:paraId="350780D4" w14:textId="77777777" w:rsidTr="00D31374">
        <w:trPr>
          <w:trHeight w:val="255"/>
        </w:trPr>
        <w:tc>
          <w:tcPr>
            <w:tcW w:w="8560" w:type="dxa"/>
            <w:tcBorders>
              <w:top w:val="nil"/>
              <w:left w:val="nil"/>
              <w:bottom w:val="nil"/>
              <w:right w:val="nil"/>
            </w:tcBorders>
            <w:noWrap/>
            <w:vAlign w:val="bottom"/>
            <w:hideMark/>
          </w:tcPr>
          <w:p w14:paraId="3D064811" w14:textId="77777777" w:rsidR="00D31374" w:rsidRDefault="00D31374">
            <w:pPr>
              <w:rPr>
                <w:rFonts w:ascii="Arial" w:hAnsi="Arial" w:cs="Arial"/>
                <w:sz w:val="16"/>
                <w:szCs w:val="16"/>
              </w:rPr>
            </w:pPr>
            <w:r>
              <w:rPr>
                <w:rFonts w:ascii="Arial" w:hAnsi="Arial" w:cs="Arial"/>
                <w:sz w:val="16"/>
                <w:szCs w:val="16"/>
              </w:rPr>
              <w:t xml:space="preserve">ARCHEOLOGIE_VINDPLAATS_HOGE VERWACHTING </w:t>
            </w:r>
          </w:p>
        </w:tc>
      </w:tr>
      <w:tr w:rsidR="00D31374" w14:paraId="452F3542" w14:textId="77777777" w:rsidTr="00D31374">
        <w:trPr>
          <w:trHeight w:val="255"/>
        </w:trPr>
        <w:tc>
          <w:tcPr>
            <w:tcW w:w="8560" w:type="dxa"/>
            <w:tcBorders>
              <w:top w:val="nil"/>
              <w:left w:val="nil"/>
              <w:bottom w:val="nil"/>
              <w:right w:val="nil"/>
            </w:tcBorders>
            <w:noWrap/>
            <w:vAlign w:val="bottom"/>
            <w:hideMark/>
          </w:tcPr>
          <w:p w14:paraId="7BE617E2" w14:textId="77777777" w:rsidR="00D31374" w:rsidRDefault="00D31374">
            <w:pPr>
              <w:rPr>
                <w:rFonts w:ascii="Arial" w:hAnsi="Arial" w:cs="Arial"/>
                <w:sz w:val="16"/>
                <w:szCs w:val="16"/>
              </w:rPr>
            </w:pPr>
            <w:r>
              <w:rPr>
                <w:rFonts w:ascii="Arial" w:hAnsi="Arial" w:cs="Arial"/>
                <w:sz w:val="16"/>
                <w:szCs w:val="16"/>
              </w:rPr>
              <w:t xml:space="preserve">ARCHEOLOGIE_VINDPLAATS_LAGE VERWACHTING </w:t>
            </w:r>
          </w:p>
        </w:tc>
      </w:tr>
      <w:tr w:rsidR="00D31374" w14:paraId="0991AAE5" w14:textId="77777777" w:rsidTr="00D31374">
        <w:trPr>
          <w:trHeight w:val="255"/>
        </w:trPr>
        <w:tc>
          <w:tcPr>
            <w:tcW w:w="8560" w:type="dxa"/>
            <w:tcBorders>
              <w:top w:val="nil"/>
              <w:left w:val="nil"/>
              <w:bottom w:val="nil"/>
              <w:right w:val="nil"/>
            </w:tcBorders>
            <w:noWrap/>
            <w:vAlign w:val="bottom"/>
            <w:hideMark/>
          </w:tcPr>
          <w:p w14:paraId="3F1AFE11" w14:textId="77777777" w:rsidR="00D31374" w:rsidRDefault="00D31374">
            <w:pPr>
              <w:rPr>
                <w:rFonts w:ascii="Arial" w:hAnsi="Arial" w:cs="Arial"/>
                <w:sz w:val="16"/>
                <w:szCs w:val="16"/>
              </w:rPr>
            </w:pPr>
            <w:r>
              <w:rPr>
                <w:rFonts w:ascii="Arial" w:hAnsi="Arial" w:cs="Arial"/>
                <w:sz w:val="16"/>
                <w:szCs w:val="16"/>
              </w:rPr>
              <w:t xml:space="preserve">ARCHEOLOGIE_VINDPLAATS_MIDDELHOGE VERWACHTING </w:t>
            </w:r>
          </w:p>
        </w:tc>
      </w:tr>
      <w:tr w:rsidR="00D31374" w14:paraId="5A0F5BA7" w14:textId="77777777" w:rsidTr="00D31374">
        <w:trPr>
          <w:trHeight w:val="255"/>
        </w:trPr>
        <w:tc>
          <w:tcPr>
            <w:tcW w:w="8560" w:type="dxa"/>
            <w:tcBorders>
              <w:top w:val="nil"/>
              <w:left w:val="nil"/>
              <w:bottom w:val="nil"/>
              <w:right w:val="nil"/>
            </w:tcBorders>
            <w:noWrap/>
            <w:vAlign w:val="bottom"/>
            <w:hideMark/>
          </w:tcPr>
          <w:p w14:paraId="3455C911" w14:textId="77777777" w:rsidR="00D31374" w:rsidRDefault="00D31374">
            <w:pPr>
              <w:rPr>
                <w:rFonts w:ascii="Arial" w:hAnsi="Arial" w:cs="Arial"/>
                <w:sz w:val="16"/>
                <w:szCs w:val="16"/>
              </w:rPr>
            </w:pPr>
            <w:r>
              <w:rPr>
                <w:rFonts w:ascii="Arial" w:hAnsi="Arial" w:cs="Arial"/>
                <w:sz w:val="16"/>
                <w:szCs w:val="16"/>
              </w:rPr>
              <w:t xml:space="preserve">ARCHEOLOGIE_VINDPLAATS_VERSTOORD DOOR ONDERZOEK </w:t>
            </w:r>
          </w:p>
        </w:tc>
      </w:tr>
      <w:tr w:rsidR="00D31374" w14:paraId="0B8ABB6F" w14:textId="77777777" w:rsidTr="00D31374">
        <w:trPr>
          <w:trHeight w:val="255"/>
        </w:trPr>
        <w:tc>
          <w:tcPr>
            <w:tcW w:w="8560" w:type="dxa"/>
            <w:tcBorders>
              <w:top w:val="nil"/>
              <w:left w:val="nil"/>
              <w:bottom w:val="nil"/>
              <w:right w:val="nil"/>
            </w:tcBorders>
            <w:noWrap/>
            <w:vAlign w:val="bottom"/>
            <w:hideMark/>
          </w:tcPr>
          <w:p w14:paraId="1A3C04A4" w14:textId="77777777" w:rsidR="00D31374" w:rsidRDefault="00D31374">
            <w:pPr>
              <w:rPr>
                <w:rFonts w:ascii="Arial" w:hAnsi="Arial" w:cs="Arial"/>
                <w:sz w:val="16"/>
                <w:szCs w:val="16"/>
              </w:rPr>
            </w:pPr>
            <w:r>
              <w:rPr>
                <w:rFonts w:ascii="Arial" w:hAnsi="Arial" w:cs="Arial"/>
                <w:sz w:val="16"/>
                <w:szCs w:val="16"/>
              </w:rPr>
              <w:t xml:space="preserve">ARCHEOLOGIE_VINDPLAATS_VERSTOORD DOOR ONTGRONDING </w:t>
            </w:r>
          </w:p>
        </w:tc>
      </w:tr>
      <w:tr w:rsidR="00D31374" w14:paraId="4EACD252" w14:textId="77777777" w:rsidTr="00D31374">
        <w:trPr>
          <w:trHeight w:val="255"/>
        </w:trPr>
        <w:tc>
          <w:tcPr>
            <w:tcW w:w="8560" w:type="dxa"/>
            <w:tcBorders>
              <w:top w:val="nil"/>
              <w:left w:val="nil"/>
              <w:bottom w:val="nil"/>
              <w:right w:val="nil"/>
            </w:tcBorders>
            <w:noWrap/>
            <w:vAlign w:val="bottom"/>
            <w:hideMark/>
          </w:tcPr>
          <w:p w14:paraId="6445391C" w14:textId="77777777" w:rsidR="00D31374" w:rsidRDefault="00D31374">
            <w:pPr>
              <w:rPr>
                <w:rFonts w:ascii="Arial" w:hAnsi="Arial" w:cs="Arial"/>
                <w:sz w:val="16"/>
                <w:szCs w:val="16"/>
              </w:rPr>
            </w:pPr>
            <w:r>
              <w:rPr>
                <w:rFonts w:ascii="Arial" w:hAnsi="Arial" w:cs="Arial"/>
                <w:sz w:val="16"/>
                <w:szCs w:val="16"/>
              </w:rPr>
              <w:t xml:space="preserve">ARCHEOLOGIE_VONDST_WAARDEVOL OBJECT </w:t>
            </w:r>
          </w:p>
        </w:tc>
      </w:tr>
      <w:tr w:rsidR="00D31374" w14:paraId="37BDDBF9" w14:textId="77777777" w:rsidTr="00D31374">
        <w:trPr>
          <w:trHeight w:val="255"/>
        </w:trPr>
        <w:tc>
          <w:tcPr>
            <w:tcW w:w="8560" w:type="dxa"/>
            <w:tcBorders>
              <w:top w:val="nil"/>
              <w:left w:val="nil"/>
              <w:bottom w:val="nil"/>
              <w:right w:val="nil"/>
            </w:tcBorders>
            <w:noWrap/>
            <w:vAlign w:val="bottom"/>
            <w:hideMark/>
          </w:tcPr>
          <w:p w14:paraId="570D63E3" w14:textId="77777777" w:rsidR="00D31374" w:rsidRDefault="00D31374">
            <w:pPr>
              <w:rPr>
                <w:rFonts w:ascii="Arial" w:hAnsi="Arial" w:cs="Arial"/>
                <w:sz w:val="16"/>
                <w:szCs w:val="16"/>
              </w:rPr>
            </w:pPr>
            <w:r>
              <w:rPr>
                <w:rFonts w:ascii="Arial" w:hAnsi="Arial" w:cs="Arial"/>
                <w:sz w:val="16"/>
                <w:szCs w:val="16"/>
              </w:rPr>
              <w:t xml:space="preserve">ARCHEOLOGIE_VONDST_WAARDEVOLLE LIJN </w:t>
            </w:r>
          </w:p>
        </w:tc>
      </w:tr>
      <w:tr w:rsidR="00D31374" w14:paraId="42086D63" w14:textId="77777777" w:rsidTr="00D31374">
        <w:trPr>
          <w:trHeight w:val="255"/>
        </w:trPr>
        <w:tc>
          <w:tcPr>
            <w:tcW w:w="8560" w:type="dxa"/>
            <w:tcBorders>
              <w:top w:val="nil"/>
              <w:left w:val="nil"/>
              <w:bottom w:val="nil"/>
              <w:right w:val="nil"/>
            </w:tcBorders>
            <w:noWrap/>
            <w:vAlign w:val="bottom"/>
            <w:hideMark/>
          </w:tcPr>
          <w:p w14:paraId="09ACB780" w14:textId="77777777" w:rsidR="00D31374" w:rsidRDefault="00D31374">
            <w:pPr>
              <w:rPr>
                <w:rFonts w:ascii="Arial" w:hAnsi="Arial" w:cs="Arial"/>
                <w:sz w:val="16"/>
                <w:szCs w:val="16"/>
              </w:rPr>
            </w:pPr>
            <w:r>
              <w:rPr>
                <w:rFonts w:ascii="Arial" w:hAnsi="Arial" w:cs="Arial"/>
                <w:sz w:val="16"/>
                <w:szCs w:val="16"/>
              </w:rPr>
              <w:t xml:space="preserve">BODEM_VERVUILING </w:t>
            </w:r>
          </w:p>
        </w:tc>
      </w:tr>
      <w:tr w:rsidR="00D31374" w14:paraId="71CCB537" w14:textId="77777777" w:rsidTr="00D31374">
        <w:trPr>
          <w:trHeight w:val="255"/>
        </w:trPr>
        <w:tc>
          <w:tcPr>
            <w:tcW w:w="8560" w:type="dxa"/>
            <w:tcBorders>
              <w:top w:val="nil"/>
              <w:left w:val="nil"/>
              <w:bottom w:val="nil"/>
              <w:right w:val="nil"/>
            </w:tcBorders>
            <w:noWrap/>
            <w:vAlign w:val="bottom"/>
            <w:hideMark/>
          </w:tcPr>
          <w:p w14:paraId="5859382B" w14:textId="77777777" w:rsidR="00D31374" w:rsidRDefault="00D31374">
            <w:pPr>
              <w:rPr>
                <w:rFonts w:ascii="Arial" w:hAnsi="Arial" w:cs="Arial"/>
                <w:sz w:val="16"/>
                <w:szCs w:val="16"/>
              </w:rPr>
            </w:pPr>
            <w:r>
              <w:rPr>
                <w:rFonts w:ascii="Arial" w:hAnsi="Arial" w:cs="Arial"/>
                <w:sz w:val="16"/>
                <w:szCs w:val="16"/>
              </w:rPr>
              <w:t xml:space="preserve">BODEM_VERVUILING_GROTER ACHTERGRONDWAARDE </w:t>
            </w:r>
          </w:p>
        </w:tc>
      </w:tr>
      <w:tr w:rsidR="00D31374" w14:paraId="1E690AB0" w14:textId="77777777" w:rsidTr="00D31374">
        <w:trPr>
          <w:trHeight w:val="255"/>
        </w:trPr>
        <w:tc>
          <w:tcPr>
            <w:tcW w:w="8560" w:type="dxa"/>
            <w:tcBorders>
              <w:top w:val="nil"/>
              <w:left w:val="nil"/>
              <w:bottom w:val="nil"/>
              <w:right w:val="nil"/>
            </w:tcBorders>
            <w:noWrap/>
            <w:vAlign w:val="bottom"/>
            <w:hideMark/>
          </w:tcPr>
          <w:p w14:paraId="5550F8E3" w14:textId="77777777" w:rsidR="00D31374" w:rsidRDefault="00D31374">
            <w:pPr>
              <w:rPr>
                <w:rFonts w:ascii="Arial" w:hAnsi="Arial" w:cs="Arial"/>
                <w:sz w:val="16"/>
                <w:szCs w:val="16"/>
              </w:rPr>
            </w:pPr>
            <w:r>
              <w:rPr>
                <w:rFonts w:ascii="Arial" w:hAnsi="Arial" w:cs="Arial"/>
                <w:sz w:val="16"/>
                <w:szCs w:val="16"/>
              </w:rPr>
              <w:t xml:space="preserve">BODEM_VERVUILING_GROTER INTERVENTIEWAARDE </w:t>
            </w:r>
          </w:p>
        </w:tc>
      </w:tr>
      <w:tr w:rsidR="00D31374" w14:paraId="29180861" w14:textId="77777777" w:rsidTr="00D31374">
        <w:trPr>
          <w:trHeight w:val="255"/>
        </w:trPr>
        <w:tc>
          <w:tcPr>
            <w:tcW w:w="8560" w:type="dxa"/>
            <w:tcBorders>
              <w:top w:val="nil"/>
              <w:left w:val="nil"/>
              <w:bottom w:val="nil"/>
              <w:right w:val="nil"/>
            </w:tcBorders>
            <w:noWrap/>
            <w:vAlign w:val="bottom"/>
            <w:hideMark/>
          </w:tcPr>
          <w:p w14:paraId="3ECBBCD5" w14:textId="77777777" w:rsidR="00D31374" w:rsidRDefault="00D31374">
            <w:pPr>
              <w:rPr>
                <w:rFonts w:ascii="Arial" w:hAnsi="Arial" w:cs="Arial"/>
                <w:sz w:val="16"/>
                <w:szCs w:val="16"/>
              </w:rPr>
            </w:pPr>
            <w:r>
              <w:rPr>
                <w:rFonts w:ascii="Arial" w:hAnsi="Arial" w:cs="Arial"/>
                <w:sz w:val="16"/>
                <w:szCs w:val="16"/>
              </w:rPr>
              <w:t xml:space="preserve">BODEM_VERVUILING_GROTER TUSSENWAARDE </w:t>
            </w:r>
          </w:p>
        </w:tc>
      </w:tr>
      <w:tr w:rsidR="00D31374" w14:paraId="7AC39ABE" w14:textId="77777777" w:rsidTr="00D31374">
        <w:trPr>
          <w:trHeight w:val="255"/>
        </w:trPr>
        <w:tc>
          <w:tcPr>
            <w:tcW w:w="8560" w:type="dxa"/>
            <w:tcBorders>
              <w:top w:val="nil"/>
              <w:left w:val="nil"/>
              <w:bottom w:val="nil"/>
              <w:right w:val="nil"/>
            </w:tcBorders>
            <w:noWrap/>
            <w:vAlign w:val="bottom"/>
            <w:hideMark/>
          </w:tcPr>
          <w:p w14:paraId="1A063247" w14:textId="77777777" w:rsidR="00D31374" w:rsidRDefault="00D31374">
            <w:pPr>
              <w:rPr>
                <w:rFonts w:ascii="Arial" w:hAnsi="Arial" w:cs="Arial"/>
                <w:sz w:val="16"/>
                <w:szCs w:val="16"/>
              </w:rPr>
            </w:pPr>
            <w:r>
              <w:rPr>
                <w:rFonts w:ascii="Arial" w:hAnsi="Arial" w:cs="Arial"/>
                <w:sz w:val="16"/>
                <w:szCs w:val="16"/>
              </w:rPr>
              <w:t xml:space="preserve">BODEM_VERVUILING_KLEINER ACHTERGRONDWAARDE </w:t>
            </w:r>
          </w:p>
        </w:tc>
      </w:tr>
      <w:tr w:rsidR="00D31374" w14:paraId="50C4A006" w14:textId="77777777" w:rsidTr="00D31374">
        <w:trPr>
          <w:trHeight w:val="255"/>
        </w:trPr>
        <w:tc>
          <w:tcPr>
            <w:tcW w:w="8560" w:type="dxa"/>
            <w:tcBorders>
              <w:top w:val="nil"/>
              <w:left w:val="nil"/>
              <w:bottom w:val="nil"/>
              <w:right w:val="nil"/>
            </w:tcBorders>
            <w:noWrap/>
            <w:vAlign w:val="bottom"/>
            <w:hideMark/>
          </w:tcPr>
          <w:p w14:paraId="3D1459C5" w14:textId="77777777" w:rsidR="00D31374" w:rsidRDefault="00D31374">
            <w:pPr>
              <w:rPr>
                <w:rFonts w:ascii="Arial" w:hAnsi="Arial" w:cs="Arial"/>
                <w:sz w:val="16"/>
                <w:szCs w:val="16"/>
              </w:rPr>
            </w:pPr>
            <w:r>
              <w:rPr>
                <w:rFonts w:ascii="Arial" w:hAnsi="Arial" w:cs="Arial"/>
                <w:sz w:val="16"/>
                <w:szCs w:val="16"/>
              </w:rPr>
              <w:t xml:space="preserve">GELUID </w:t>
            </w:r>
          </w:p>
        </w:tc>
      </w:tr>
      <w:tr w:rsidR="00D31374" w14:paraId="703E7844" w14:textId="77777777" w:rsidTr="00D31374">
        <w:trPr>
          <w:trHeight w:val="255"/>
        </w:trPr>
        <w:tc>
          <w:tcPr>
            <w:tcW w:w="8560" w:type="dxa"/>
            <w:tcBorders>
              <w:top w:val="nil"/>
              <w:left w:val="nil"/>
              <w:bottom w:val="nil"/>
              <w:right w:val="nil"/>
            </w:tcBorders>
            <w:noWrap/>
            <w:vAlign w:val="bottom"/>
            <w:hideMark/>
          </w:tcPr>
          <w:p w14:paraId="223BEEA2" w14:textId="77777777" w:rsidR="00D31374" w:rsidRDefault="00D31374">
            <w:pPr>
              <w:rPr>
                <w:rFonts w:ascii="Arial" w:hAnsi="Arial" w:cs="Arial"/>
                <w:sz w:val="16"/>
                <w:szCs w:val="16"/>
              </w:rPr>
            </w:pPr>
            <w:r>
              <w:rPr>
                <w:rFonts w:ascii="Arial" w:hAnsi="Arial" w:cs="Arial"/>
                <w:sz w:val="16"/>
                <w:szCs w:val="16"/>
              </w:rPr>
              <w:t xml:space="preserve">GELUID_CONTOUR </w:t>
            </w:r>
          </w:p>
        </w:tc>
      </w:tr>
      <w:tr w:rsidR="00D31374" w14:paraId="2B9C9B3D" w14:textId="77777777" w:rsidTr="00D31374">
        <w:trPr>
          <w:trHeight w:val="255"/>
        </w:trPr>
        <w:tc>
          <w:tcPr>
            <w:tcW w:w="8560" w:type="dxa"/>
            <w:tcBorders>
              <w:top w:val="nil"/>
              <w:left w:val="nil"/>
              <w:bottom w:val="nil"/>
              <w:right w:val="nil"/>
            </w:tcBorders>
            <w:noWrap/>
            <w:vAlign w:val="bottom"/>
            <w:hideMark/>
          </w:tcPr>
          <w:p w14:paraId="2798CA7B" w14:textId="77777777" w:rsidR="00D31374" w:rsidRDefault="00D31374">
            <w:pPr>
              <w:rPr>
                <w:rFonts w:ascii="Arial" w:hAnsi="Arial" w:cs="Arial"/>
                <w:sz w:val="16"/>
                <w:szCs w:val="16"/>
              </w:rPr>
            </w:pPr>
            <w:r>
              <w:rPr>
                <w:rFonts w:ascii="Arial" w:hAnsi="Arial" w:cs="Arial"/>
                <w:sz w:val="16"/>
                <w:szCs w:val="16"/>
              </w:rPr>
              <w:t xml:space="preserve">GELUID_CONTOUR_INTERVENTIEWAARDE </w:t>
            </w:r>
          </w:p>
        </w:tc>
      </w:tr>
      <w:tr w:rsidR="00D31374" w14:paraId="3598FC64" w14:textId="77777777" w:rsidTr="00D31374">
        <w:trPr>
          <w:trHeight w:val="255"/>
        </w:trPr>
        <w:tc>
          <w:tcPr>
            <w:tcW w:w="8560" w:type="dxa"/>
            <w:tcBorders>
              <w:top w:val="nil"/>
              <w:left w:val="nil"/>
              <w:bottom w:val="nil"/>
              <w:right w:val="nil"/>
            </w:tcBorders>
            <w:noWrap/>
            <w:vAlign w:val="bottom"/>
            <w:hideMark/>
          </w:tcPr>
          <w:p w14:paraId="31FC42BC" w14:textId="77777777" w:rsidR="00D31374" w:rsidRDefault="00D31374">
            <w:pPr>
              <w:rPr>
                <w:rFonts w:ascii="Arial" w:hAnsi="Arial" w:cs="Arial"/>
                <w:sz w:val="16"/>
                <w:szCs w:val="16"/>
              </w:rPr>
            </w:pPr>
            <w:r>
              <w:rPr>
                <w:rFonts w:ascii="Arial" w:hAnsi="Arial" w:cs="Arial"/>
                <w:sz w:val="16"/>
                <w:szCs w:val="16"/>
              </w:rPr>
              <w:t xml:space="preserve">GELUID_CONTOUR_STREEFWAARDE </w:t>
            </w:r>
          </w:p>
        </w:tc>
      </w:tr>
      <w:tr w:rsidR="00D31374" w14:paraId="1F6BD0D3" w14:textId="77777777" w:rsidTr="00D31374">
        <w:trPr>
          <w:trHeight w:val="255"/>
        </w:trPr>
        <w:tc>
          <w:tcPr>
            <w:tcW w:w="8560" w:type="dxa"/>
            <w:tcBorders>
              <w:top w:val="nil"/>
              <w:left w:val="nil"/>
              <w:bottom w:val="nil"/>
              <w:right w:val="nil"/>
            </w:tcBorders>
            <w:noWrap/>
            <w:vAlign w:val="bottom"/>
            <w:hideMark/>
          </w:tcPr>
          <w:p w14:paraId="491756DA" w14:textId="77777777" w:rsidR="00D31374" w:rsidRDefault="00D31374">
            <w:pPr>
              <w:rPr>
                <w:rFonts w:ascii="Arial" w:hAnsi="Arial" w:cs="Arial"/>
                <w:sz w:val="16"/>
                <w:szCs w:val="16"/>
              </w:rPr>
            </w:pPr>
            <w:r>
              <w:rPr>
                <w:rFonts w:ascii="Arial" w:hAnsi="Arial" w:cs="Arial"/>
                <w:sz w:val="16"/>
                <w:szCs w:val="16"/>
              </w:rPr>
              <w:t xml:space="preserve">GELUID_CONTOUR_TUSSENWAARDE </w:t>
            </w:r>
          </w:p>
        </w:tc>
      </w:tr>
      <w:tr w:rsidR="00D31374" w14:paraId="03C16FD4" w14:textId="77777777" w:rsidTr="00D31374">
        <w:trPr>
          <w:trHeight w:val="255"/>
        </w:trPr>
        <w:tc>
          <w:tcPr>
            <w:tcW w:w="8560" w:type="dxa"/>
            <w:tcBorders>
              <w:top w:val="nil"/>
              <w:left w:val="nil"/>
              <w:bottom w:val="nil"/>
              <w:right w:val="nil"/>
            </w:tcBorders>
            <w:noWrap/>
            <w:vAlign w:val="bottom"/>
            <w:hideMark/>
          </w:tcPr>
          <w:p w14:paraId="0636EA26" w14:textId="77777777" w:rsidR="00D31374" w:rsidRDefault="00D31374">
            <w:pPr>
              <w:rPr>
                <w:rFonts w:ascii="Arial" w:hAnsi="Arial" w:cs="Arial"/>
                <w:sz w:val="16"/>
                <w:szCs w:val="16"/>
              </w:rPr>
            </w:pPr>
            <w:r>
              <w:rPr>
                <w:rFonts w:ascii="Arial" w:hAnsi="Arial" w:cs="Arial"/>
                <w:sz w:val="16"/>
                <w:szCs w:val="16"/>
              </w:rPr>
              <w:lastRenderedPageBreak/>
              <w:t xml:space="preserve">GRONDWATER_VERVUILING </w:t>
            </w:r>
          </w:p>
        </w:tc>
      </w:tr>
      <w:tr w:rsidR="00D31374" w14:paraId="2401F3F1" w14:textId="77777777" w:rsidTr="00D31374">
        <w:trPr>
          <w:trHeight w:val="255"/>
        </w:trPr>
        <w:tc>
          <w:tcPr>
            <w:tcW w:w="8560" w:type="dxa"/>
            <w:tcBorders>
              <w:top w:val="nil"/>
              <w:left w:val="nil"/>
              <w:bottom w:val="nil"/>
              <w:right w:val="nil"/>
            </w:tcBorders>
            <w:noWrap/>
            <w:vAlign w:val="bottom"/>
            <w:hideMark/>
          </w:tcPr>
          <w:p w14:paraId="2EEBB816" w14:textId="77777777" w:rsidR="00D31374" w:rsidRDefault="00D31374">
            <w:pPr>
              <w:rPr>
                <w:rFonts w:ascii="Arial" w:hAnsi="Arial" w:cs="Arial"/>
                <w:sz w:val="16"/>
                <w:szCs w:val="16"/>
              </w:rPr>
            </w:pPr>
            <w:r>
              <w:rPr>
                <w:rFonts w:ascii="Arial" w:hAnsi="Arial" w:cs="Arial"/>
                <w:sz w:val="16"/>
                <w:szCs w:val="16"/>
              </w:rPr>
              <w:t xml:space="preserve">GRONDWATER_VERVUILING_GROTER ACHTERGRONDWAARDE </w:t>
            </w:r>
          </w:p>
        </w:tc>
      </w:tr>
      <w:tr w:rsidR="00D31374" w14:paraId="4267808B" w14:textId="77777777" w:rsidTr="00D31374">
        <w:trPr>
          <w:trHeight w:val="255"/>
        </w:trPr>
        <w:tc>
          <w:tcPr>
            <w:tcW w:w="8560" w:type="dxa"/>
            <w:tcBorders>
              <w:top w:val="nil"/>
              <w:left w:val="nil"/>
              <w:bottom w:val="nil"/>
              <w:right w:val="nil"/>
            </w:tcBorders>
            <w:noWrap/>
            <w:vAlign w:val="bottom"/>
            <w:hideMark/>
          </w:tcPr>
          <w:p w14:paraId="79F8371E" w14:textId="77777777" w:rsidR="00D31374" w:rsidRDefault="00D31374">
            <w:pPr>
              <w:rPr>
                <w:rFonts w:ascii="Arial" w:hAnsi="Arial" w:cs="Arial"/>
                <w:sz w:val="16"/>
                <w:szCs w:val="16"/>
              </w:rPr>
            </w:pPr>
            <w:r>
              <w:rPr>
                <w:rFonts w:ascii="Arial" w:hAnsi="Arial" w:cs="Arial"/>
                <w:sz w:val="16"/>
                <w:szCs w:val="16"/>
              </w:rPr>
              <w:t xml:space="preserve">GRONDWATER_VERVUILING_GROTER INTERVENTIEWAARDE </w:t>
            </w:r>
          </w:p>
        </w:tc>
      </w:tr>
      <w:tr w:rsidR="00D31374" w14:paraId="05490FC2" w14:textId="77777777" w:rsidTr="00D31374">
        <w:trPr>
          <w:trHeight w:val="255"/>
        </w:trPr>
        <w:tc>
          <w:tcPr>
            <w:tcW w:w="8560" w:type="dxa"/>
            <w:tcBorders>
              <w:top w:val="nil"/>
              <w:left w:val="nil"/>
              <w:bottom w:val="nil"/>
              <w:right w:val="nil"/>
            </w:tcBorders>
            <w:noWrap/>
            <w:vAlign w:val="bottom"/>
            <w:hideMark/>
          </w:tcPr>
          <w:p w14:paraId="17BB3E13" w14:textId="77777777" w:rsidR="00D31374" w:rsidRDefault="00D31374">
            <w:pPr>
              <w:rPr>
                <w:rFonts w:ascii="Arial" w:hAnsi="Arial" w:cs="Arial"/>
                <w:sz w:val="16"/>
                <w:szCs w:val="16"/>
              </w:rPr>
            </w:pPr>
            <w:r>
              <w:rPr>
                <w:rFonts w:ascii="Arial" w:hAnsi="Arial" w:cs="Arial"/>
                <w:sz w:val="16"/>
                <w:szCs w:val="16"/>
              </w:rPr>
              <w:t xml:space="preserve">GRONDWATER_VERVUILING_GROTER TUSSENWAARDE </w:t>
            </w:r>
          </w:p>
        </w:tc>
      </w:tr>
      <w:tr w:rsidR="00D31374" w14:paraId="76841DDC" w14:textId="77777777" w:rsidTr="00D31374">
        <w:trPr>
          <w:trHeight w:val="255"/>
        </w:trPr>
        <w:tc>
          <w:tcPr>
            <w:tcW w:w="8560" w:type="dxa"/>
            <w:tcBorders>
              <w:top w:val="nil"/>
              <w:left w:val="nil"/>
              <w:bottom w:val="nil"/>
              <w:right w:val="nil"/>
            </w:tcBorders>
            <w:noWrap/>
            <w:vAlign w:val="bottom"/>
            <w:hideMark/>
          </w:tcPr>
          <w:p w14:paraId="5EEE496F" w14:textId="77777777" w:rsidR="00D31374" w:rsidRDefault="00D31374">
            <w:pPr>
              <w:rPr>
                <w:rFonts w:ascii="Arial" w:hAnsi="Arial" w:cs="Arial"/>
                <w:sz w:val="16"/>
                <w:szCs w:val="16"/>
              </w:rPr>
            </w:pPr>
            <w:r>
              <w:rPr>
                <w:rFonts w:ascii="Arial" w:hAnsi="Arial" w:cs="Arial"/>
                <w:sz w:val="16"/>
                <w:szCs w:val="16"/>
              </w:rPr>
              <w:t xml:space="preserve">GRONDWATER_VERVUILING_KLEINER ACHTERGRONDWAARDE </w:t>
            </w:r>
          </w:p>
        </w:tc>
      </w:tr>
      <w:tr w:rsidR="00D31374" w14:paraId="0403E50E" w14:textId="77777777" w:rsidTr="00D31374">
        <w:trPr>
          <w:trHeight w:val="255"/>
        </w:trPr>
        <w:tc>
          <w:tcPr>
            <w:tcW w:w="8560" w:type="dxa"/>
            <w:tcBorders>
              <w:top w:val="nil"/>
              <w:left w:val="nil"/>
              <w:bottom w:val="nil"/>
              <w:right w:val="nil"/>
            </w:tcBorders>
            <w:noWrap/>
            <w:vAlign w:val="bottom"/>
            <w:hideMark/>
          </w:tcPr>
          <w:p w14:paraId="457A6866" w14:textId="77777777" w:rsidR="00D31374" w:rsidRDefault="00D31374">
            <w:pPr>
              <w:rPr>
                <w:rFonts w:ascii="Arial" w:hAnsi="Arial" w:cs="Arial"/>
                <w:sz w:val="16"/>
                <w:szCs w:val="16"/>
              </w:rPr>
            </w:pPr>
            <w:r>
              <w:rPr>
                <w:rFonts w:ascii="Arial" w:hAnsi="Arial" w:cs="Arial"/>
                <w:sz w:val="16"/>
                <w:szCs w:val="16"/>
              </w:rPr>
              <w:t xml:space="preserve">LICHT </w:t>
            </w:r>
          </w:p>
        </w:tc>
      </w:tr>
      <w:tr w:rsidR="00D31374" w14:paraId="01B9C835" w14:textId="77777777" w:rsidTr="00D31374">
        <w:trPr>
          <w:trHeight w:val="255"/>
        </w:trPr>
        <w:tc>
          <w:tcPr>
            <w:tcW w:w="8560" w:type="dxa"/>
            <w:tcBorders>
              <w:top w:val="nil"/>
              <w:left w:val="nil"/>
              <w:bottom w:val="nil"/>
              <w:right w:val="nil"/>
            </w:tcBorders>
            <w:noWrap/>
            <w:vAlign w:val="bottom"/>
            <w:hideMark/>
          </w:tcPr>
          <w:p w14:paraId="2476EEF4" w14:textId="77777777" w:rsidR="00D31374" w:rsidRDefault="00D31374">
            <w:pPr>
              <w:rPr>
                <w:rFonts w:ascii="Arial" w:hAnsi="Arial" w:cs="Arial"/>
                <w:sz w:val="16"/>
                <w:szCs w:val="16"/>
              </w:rPr>
            </w:pPr>
            <w:r>
              <w:rPr>
                <w:rFonts w:ascii="Arial" w:hAnsi="Arial" w:cs="Arial"/>
                <w:sz w:val="16"/>
                <w:szCs w:val="16"/>
              </w:rPr>
              <w:t xml:space="preserve">LICHT_CONTOUR </w:t>
            </w:r>
          </w:p>
        </w:tc>
      </w:tr>
      <w:tr w:rsidR="00D31374" w14:paraId="3D2797E0" w14:textId="77777777" w:rsidTr="00D31374">
        <w:trPr>
          <w:trHeight w:val="255"/>
        </w:trPr>
        <w:tc>
          <w:tcPr>
            <w:tcW w:w="8560" w:type="dxa"/>
            <w:tcBorders>
              <w:top w:val="nil"/>
              <w:left w:val="nil"/>
              <w:bottom w:val="nil"/>
              <w:right w:val="nil"/>
            </w:tcBorders>
            <w:noWrap/>
            <w:vAlign w:val="bottom"/>
            <w:hideMark/>
          </w:tcPr>
          <w:p w14:paraId="4F424A42" w14:textId="77777777" w:rsidR="00D31374" w:rsidRDefault="00D31374">
            <w:pPr>
              <w:rPr>
                <w:rFonts w:ascii="Arial" w:hAnsi="Arial" w:cs="Arial"/>
                <w:sz w:val="16"/>
                <w:szCs w:val="16"/>
              </w:rPr>
            </w:pPr>
            <w:r>
              <w:rPr>
                <w:rFonts w:ascii="Arial" w:hAnsi="Arial" w:cs="Arial"/>
                <w:sz w:val="16"/>
                <w:szCs w:val="16"/>
              </w:rPr>
              <w:t xml:space="preserve">LICHT_CONTOUR_INTERVENTIEWAARDE </w:t>
            </w:r>
          </w:p>
        </w:tc>
      </w:tr>
      <w:tr w:rsidR="00D31374" w14:paraId="4727F4DC" w14:textId="77777777" w:rsidTr="00D31374">
        <w:trPr>
          <w:trHeight w:val="255"/>
        </w:trPr>
        <w:tc>
          <w:tcPr>
            <w:tcW w:w="8560" w:type="dxa"/>
            <w:tcBorders>
              <w:top w:val="nil"/>
              <w:left w:val="nil"/>
              <w:bottom w:val="nil"/>
              <w:right w:val="nil"/>
            </w:tcBorders>
            <w:noWrap/>
            <w:vAlign w:val="bottom"/>
            <w:hideMark/>
          </w:tcPr>
          <w:p w14:paraId="32FA4B4F" w14:textId="77777777" w:rsidR="00D31374" w:rsidRDefault="00D31374">
            <w:pPr>
              <w:rPr>
                <w:rFonts w:ascii="Arial" w:hAnsi="Arial" w:cs="Arial"/>
                <w:sz w:val="16"/>
                <w:szCs w:val="16"/>
              </w:rPr>
            </w:pPr>
            <w:r>
              <w:rPr>
                <w:rFonts w:ascii="Arial" w:hAnsi="Arial" w:cs="Arial"/>
                <w:sz w:val="16"/>
                <w:szCs w:val="16"/>
              </w:rPr>
              <w:t xml:space="preserve">LICHT_CONTOUR_STREEFWAARDE </w:t>
            </w:r>
          </w:p>
        </w:tc>
      </w:tr>
      <w:tr w:rsidR="00D31374" w14:paraId="2F85E077" w14:textId="77777777" w:rsidTr="00D31374">
        <w:trPr>
          <w:trHeight w:val="255"/>
        </w:trPr>
        <w:tc>
          <w:tcPr>
            <w:tcW w:w="8560" w:type="dxa"/>
            <w:tcBorders>
              <w:top w:val="nil"/>
              <w:left w:val="nil"/>
              <w:bottom w:val="nil"/>
              <w:right w:val="nil"/>
            </w:tcBorders>
            <w:noWrap/>
            <w:vAlign w:val="bottom"/>
            <w:hideMark/>
          </w:tcPr>
          <w:p w14:paraId="62E9699F" w14:textId="77777777" w:rsidR="00D31374" w:rsidRDefault="00D31374">
            <w:pPr>
              <w:rPr>
                <w:rFonts w:ascii="Arial" w:hAnsi="Arial" w:cs="Arial"/>
                <w:sz w:val="16"/>
                <w:szCs w:val="16"/>
              </w:rPr>
            </w:pPr>
            <w:r>
              <w:rPr>
                <w:rFonts w:ascii="Arial" w:hAnsi="Arial" w:cs="Arial"/>
                <w:sz w:val="16"/>
                <w:szCs w:val="16"/>
              </w:rPr>
              <w:t xml:space="preserve">LICHT_CONTOUR_TUSSENWAARDE </w:t>
            </w:r>
          </w:p>
        </w:tc>
      </w:tr>
      <w:tr w:rsidR="00D31374" w14:paraId="462B1F8F" w14:textId="77777777" w:rsidTr="00D31374">
        <w:trPr>
          <w:trHeight w:val="255"/>
        </w:trPr>
        <w:tc>
          <w:tcPr>
            <w:tcW w:w="8560" w:type="dxa"/>
            <w:tcBorders>
              <w:top w:val="nil"/>
              <w:left w:val="nil"/>
              <w:bottom w:val="nil"/>
              <w:right w:val="nil"/>
            </w:tcBorders>
            <w:noWrap/>
            <w:vAlign w:val="bottom"/>
            <w:hideMark/>
          </w:tcPr>
          <w:p w14:paraId="3E00F7B1" w14:textId="77777777" w:rsidR="00D31374" w:rsidRDefault="00D31374">
            <w:pPr>
              <w:rPr>
                <w:rFonts w:ascii="Arial" w:hAnsi="Arial" w:cs="Arial"/>
                <w:sz w:val="16"/>
                <w:szCs w:val="16"/>
              </w:rPr>
            </w:pPr>
            <w:r>
              <w:rPr>
                <w:rFonts w:ascii="Arial" w:hAnsi="Arial" w:cs="Arial"/>
                <w:sz w:val="16"/>
                <w:szCs w:val="16"/>
              </w:rPr>
              <w:t xml:space="preserve">ROUTE GEVAARLIJKE STOFFEN </w:t>
            </w:r>
          </w:p>
        </w:tc>
      </w:tr>
      <w:tr w:rsidR="00D31374" w14:paraId="1ECCD7B1" w14:textId="77777777" w:rsidTr="00D31374">
        <w:trPr>
          <w:trHeight w:val="255"/>
        </w:trPr>
        <w:tc>
          <w:tcPr>
            <w:tcW w:w="8560" w:type="dxa"/>
            <w:tcBorders>
              <w:top w:val="nil"/>
              <w:left w:val="nil"/>
              <w:bottom w:val="nil"/>
              <w:right w:val="nil"/>
            </w:tcBorders>
            <w:noWrap/>
            <w:vAlign w:val="bottom"/>
            <w:hideMark/>
          </w:tcPr>
          <w:p w14:paraId="7F669E1E" w14:textId="77777777" w:rsidR="00D31374" w:rsidRDefault="00D31374">
            <w:pPr>
              <w:rPr>
                <w:rFonts w:ascii="Arial" w:hAnsi="Arial" w:cs="Arial"/>
                <w:sz w:val="16"/>
                <w:szCs w:val="16"/>
              </w:rPr>
            </w:pPr>
            <w:r>
              <w:rPr>
                <w:rFonts w:ascii="Arial" w:hAnsi="Arial" w:cs="Arial"/>
                <w:sz w:val="16"/>
                <w:szCs w:val="16"/>
              </w:rPr>
              <w:t xml:space="preserve">STRALING </w:t>
            </w:r>
          </w:p>
        </w:tc>
      </w:tr>
      <w:tr w:rsidR="00D31374" w14:paraId="1F0295DD" w14:textId="77777777" w:rsidTr="00D31374">
        <w:trPr>
          <w:trHeight w:val="255"/>
        </w:trPr>
        <w:tc>
          <w:tcPr>
            <w:tcW w:w="8560" w:type="dxa"/>
            <w:tcBorders>
              <w:top w:val="nil"/>
              <w:left w:val="nil"/>
              <w:bottom w:val="nil"/>
              <w:right w:val="nil"/>
            </w:tcBorders>
            <w:noWrap/>
            <w:vAlign w:val="bottom"/>
            <w:hideMark/>
          </w:tcPr>
          <w:p w14:paraId="337B5F44" w14:textId="77777777" w:rsidR="00D31374" w:rsidRDefault="00D31374">
            <w:pPr>
              <w:rPr>
                <w:rFonts w:ascii="Arial" w:hAnsi="Arial" w:cs="Arial"/>
                <w:sz w:val="16"/>
                <w:szCs w:val="16"/>
              </w:rPr>
            </w:pPr>
            <w:r>
              <w:rPr>
                <w:rFonts w:ascii="Arial" w:hAnsi="Arial" w:cs="Arial"/>
                <w:sz w:val="16"/>
                <w:szCs w:val="16"/>
              </w:rPr>
              <w:t xml:space="preserve">STRALING_CONTOUR </w:t>
            </w:r>
          </w:p>
        </w:tc>
      </w:tr>
      <w:tr w:rsidR="00D31374" w14:paraId="339237E0" w14:textId="77777777" w:rsidTr="00D31374">
        <w:trPr>
          <w:trHeight w:val="255"/>
        </w:trPr>
        <w:tc>
          <w:tcPr>
            <w:tcW w:w="8560" w:type="dxa"/>
            <w:tcBorders>
              <w:top w:val="nil"/>
              <w:left w:val="nil"/>
              <w:bottom w:val="nil"/>
              <w:right w:val="nil"/>
            </w:tcBorders>
            <w:noWrap/>
            <w:vAlign w:val="bottom"/>
            <w:hideMark/>
          </w:tcPr>
          <w:p w14:paraId="413BF0D0" w14:textId="77777777" w:rsidR="00D31374" w:rsidRDefault="00D31374">
            <w:pPr>
              <w:rPr>
                <w:rFonts w:ascii="Arial" w:hAnsi="Arial" w:cs="Arial"/>
                <w:sz w:val="16"/>
                <w:szCs w:val="16"/>
              </w:rPr>
            </w:pPr>
            <w:r>
              <w:rPr>
                <w:rFonts w:ascii="Arial" w:hAnsi="Arial" w:cs="Arial"/>
                <w:sz w:val="16"/>
                <w:szCs w:val="16"/>
              </w:rPr>
              <w:t xml:space="preserve">WATERBODEM_VERVUILING </w:t>
            </w:r>
          </w:p>
        </w:tc>
      </w:tr>
      <w:tr w:rsidR="00D31374" w14:paraId="56FA2C23" w14:textId="77777777" w:rsidTr="00D31374">
        <w:trPr>
          <w:trHeight w:val="255"/>
        </w:trPr>
        <w:tc>
          <w:tcPr>
            <w:tcW w:w="8560" w:type="dxa"/>
            <w:tcBorders>
              <w:top w:val="nil"/>
              <w:left w:val="nil"/>
              <w:bottom w:val="nil"/>
              <w:right w:val="nil"/>
            </w:tcBorders>
            <w:noWrap/>
            <w:vAlign w:val="bottom"/>
            <w:hideMark/>
          </w:tcPr>
          <w:p w14:paraId="0B765DD3" w14:textId="77777777" w:rsidR="00D31374" w:rsidRDefault="00D31374">
            <w:pPr>
              <w:rPr>
                <w:rFonts w:ascii="Arial" w:hAnsi="Arial" w:cs="Arial"/>
                <w:sz w:val="16"/>
                <w:szCs w:val="16"/>
              </w:rPr>
            </w:pPr>
            <w:r>
              <w:rPr>
                <w:rFonts w:ascii="Arial" w:hAnsi="Arial" w:cs="Arial"/>
                <w:sz w:val="16"/>
                <w:szCs w:val="16"/>
              </w:rPr>
              <w:t xml:space="preserve">WATERBODEM_VERVUILING_ACHTERGRONDWAARDE </w:t>
            </w:r>
          </w:p>
        </w:tc>
      </w:tr>
      <w:tr w:rsidR="00D31374" w14:paraId="714A1BF6" w14:textId="77777777" w:rsidTr="00D31374">
        <w:trPr>
          <w:trHeight w:val="255"/>
        </w:trPr>
        <w:tc>
          <w:tcPr>
            <w:tcW w:w="8560" w:type="dxa"/>
            <w:tcBorders>
              <w:top w:val="nil"/>
              <w:left w:val="nil"/>
              <w:bottom w:val="nil"/>
              <w:right w:val="nil"/>
            </w:tcBorders>
            <w:noWrap/>
            <w:vAlign w:val="bottom"/>
            <w:hideMark/>
          </w:tcPr>
          <w:p w14:paraId="567C154D" w14:textId="77777777" w:rsidR="00D31374" w:rsidRDefault="00D31374">
            <w:pPr>
              <w:rPr>
                <w:rFonts w:ascii="Arial" w:hAnsi="Arial" w:cs="Arial"/>
                <w:sz w:val="16"/>
                <w:szCs w:val="16"/>
              </w:rPr>
            </w:pPr>
            <w:r>
              <w:rPr>
                <w:rFonts w:ascii="Arial" w:hAnsi="Arial" w:cs="Arial"/>
                <w:sz w:val="16"/>
                <w:szCs w:val="16"/>
              </w:rPr>
              <w:t xml:space="preserve">WATERBODEM_VERVUILING_KLASSE A </w:t>
            </w:r>
          </w:p>
        </w:tc>
      </w:tr>
      <w:tr w:rsidR="00D31374" w14:paraId="30ADB47A" w14:textId="77777777" w:rsidTr="00D31374">
        <w:trPr>
          <w:trHeight w:val="255"/>
        </w:trPr>
        <w:tc>
          <w:tcPr>
            <w:tcW w:w="8560" w:type="dxa"/>
            <w:tcBorders>
              <w:top w:val="nil"/>
              <w:left w:val="nil"/>
              <w:bottom w:val="nil"/>
              <w:right w:val="nil"/>
            </w:tcBorders>
            <w:noWrap/>
            <w:vAlign w:val="bottom"/>
            <w:hideMark/>
          </w:tcPr>
          <w:p w14:paraId="431FA946" w14:textId="77777777" w:rsidR="00D31374" w:rsidRDefault="00D31374">
            <w:pPr>
              <w:rPr>
                <w:rFonts w:ascii="Arial" w:hAnsi="Arial" w:cs="Arial"/>
                <w:sz w:val="16"/>
                <w:szCs w:val="16"/>
              </w:rPr>
            </w:pPr>
            <w:r>
              <w:rPr>
                <w:rFonts w:ascii="Arial" w:hAnsi="Arial" w:cs="Arial"/>
                <w:sz w:val="16"/>
                <w:szCs w:val="16"/>
              </w:rPr>
              <w:t xml:space="preserve">WATERBODEM_VERVUILING_KLASSE B </w:t>
            </w:r>
          </w:p>
        </w:tc>
      </w:tr>
      <w:tr w:rsidR="00D31374" w14:paraId="561C4B6B" w14:textId="77777777" w:rsidTr="00D31374">
        <w:trPr>
          <w:trHeight w:val="255"/>
        </w:trPr>
        <w:tc>
          <w:tcPr>
            <w:tcW w:w="8560" w:type="dxa"/>
            <w:tcBorders>
              <w:top w:val="nil"/>
              <w:left w:val="nil"/>
              <w:bottom w:val="nil"/>
              <w:right w:val="nil"/>
            </w:tcBorders>
            <w:noWrap/>
            <w:vAlign w:val="bottom"/>
            <w:hideMark/>
          </w:tcPr>
          <w:p w14:paraId="12F18231" w14:textId="77777777" w:rsidR="00D31374" w:rsidRDefault="00D31374">
            <w:pPr>
              <w:rPr>
                <w:rFonts w:ascii="Arial" w:hAnsi="Arial" w:cs="Arial"/>
                <w:sz w:val="16"/>
                <w:szCs w:val="16"/>
              </w:rPr>
            </w:pPr>
            <w:r>
              <w:rPr>
                <w:rFonts w:ascii="Arial" w:hAnsi="Arial" w:cs="Arial"/>
                <w:sz w:val="16"/>
                <w:szCs w:val="16"/>
              </w:rPr>
              <w:t xml:space="preserve">WATERBODEM_VERVUILING_NIET TOEPASBAAR </w:t>
            </w:r>
          </w:p>
        </w:tc>
      </w:tr>
      <w:tr w:rsidR="00D31374" w14:paraId="36B347A8" w14:textId="77777777" w:rsidTr="00D31374">
        <w:trPr>
          <w:trHeight w:val="255"/>
        </w:trPr>
        <w:tc>
          <w:tcPr>
            <w:tcW w:w="8560" w:type="dxa"/>
            <w:tcBorders>
              <w:top w:val="nil"/>
              <w:left w:val="nil"/>
              <w:bottom w:val="nil"/>
              <w:right w:val="nil"/>
            </w:tcBorders>
            <w:noWrap/>
            <w:vAlign w:val="bottom"/>
            <w:hideMark/>
          </w:tcPr>
          <w:p w14:paraId="16863BDD" w14:textId="77777777" w:rsidR="00D31374" w:rsidRDefault="00D31374">
            <w:pPr>
              <w:rPr>
                <w:rFonts w:ascii="Arial" w:hAnsi="Arial" w:cs="Arial"/>
                <w:sz w:val="16"/>
                <w:szCs w:val="16"/>
              </w:rPr>
            </w:pPr>
          </w:p>
        </w:tc>
      </w:tr>
      <w:tr w:rsidR="00D31374" w14:paraId="612D6AEB" w14:textId="77777777" w:rsidTr="00D31374">
        <w:trPr>
          <w:trHeight w:val="270"/>
        </w:trPr>
        <w:tc>
          <w:tcPr>
            <w:tcW w:w="8560" w:type="dxa"/>
            <w:tcBorders>
              <w:top w:val="nil"/>
              <w:left w:val="nil"/>
              <w:bottom w:val="single" w:sz="8" w:space="0" w:color="95B3D7"/>
              <w:right w:val="nil"/>
            </w:tcBorders>
            <w:noWrap/>
            <w:vAlign w:val="bottom"/>
            <w:hideMark/>
          </w:tcPr>
          <w:p w14:paraId="16D0BE9E"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OG - </w:t>
            </w:r>
            <w:proofErr w:type="spellStart"/>
            <w:r>
              <w:rPr>
                <w:rFonts w:ascii="Verdana" w:hAnsi="Verdana" w:cs="Arial"/>
                <w:b/>
                <w:bCs/>
                <w:color w:val="1F497D"/>
                <w:sz w:val="16"/>
                <w:szCs w:val="16"/>
              </w:rPr>
              <w:t>OnderGrond</w:t>
            </w:r>
            <w:proofErr w:type="spellEnd"/>
          </w:p>
        </w:tc>
      </w:tr>
      <w:tr w:rsidR="00D31374" w14:paraId="0B6808D9" w14:textId="77777777" w:rsidTr="00D31374">
        <w:trPr>
          <w:trHeight w:val="255"/>
        </w:trPr>
        <w:tc>
          <w:tcPr>
            <w:tcW w:w="8560" w:type="dxa"/>
            <w:tcBorders>
              <w:top w:val="nil"/>
              <w:left w:val="nil"/>
              <w:bottom w:val="nil"/>
              <w:right w:val="nil"/>
            </w:tcBorders>
            <w:noWrap/>
            <w:vAlign w:val="bottom"/>
            <w:hideMark/>
          </w:tcPr>
          <w:p w14:paraId="266BAA11" w14:textId="77777777" w:rsidR="00D31374" w:rsidRDefault="00D31374">
            <w:pPr>
              <w:rPr>
                <w:rFonts w:ascii="Arial" w:hAnsi="Arial" w:cs="Arial"/>
                <w:sz w:val="16"/>
                <w:szCs w:val="16"/>
              </w:rPr>
            </w:pPr>
            <w:r>
              <w:rPr>
                <w:rFonts w:ascii="Arial" w:hAnsi="Arial" w:cs="Arial"/>
                <w:sz w:val="16"/>
                <w:szCs w:val="16"/>
              </w:rPr>
              <w:t xml:space="preserve">BEBOUWING </w:t>
            </w:r>
          </w:p>
        </w:tc>
      </w:tr>
      <w:tr w:rsidR="00D31374" w14:paraId="6CB6D97F" w14:textId="77777777" w:rsidTr="00D31374">
        <w:trPr>
          <w:trHeight w:val="255"/>
        </w:trPr>
        <w:tc>
          <w:tcPr>
            <w:tcW w:w="8560" w:type="dxa"/>
            <w:tcBorders>
              <w:top w:val="nil"/>
              <w:left w:val="nil"/>
              <w:bottom w:val="nil"/>
              <w:right w:val="nil"/>
            </w:tcBorders>
            <w:noWrap/>
            <w:vAlign w:val="bottom"/>
            <w:hideMark/>
          </w:tcPr>
          <w:p w14:paraId="312828ED" w14:textId="77777777" w:rsidR="00D31374" w:rsidRDefault="00D31374">
            <w:pPr>
              <w:rPr>
                <w:rFonts w:ascii="Arial" w:hAnsi="Arial" w:cs="Arial"/>
                <w:sz w:val="16"/>
                <w:szCs w:val="16"/>
              </w:rPr>
            </w:pPr>
            <w:r>
              <w:rPr>
                <w:rFonts w:ascii="Arial" w:hAnsi="Arial" w:cs="Arial"/>
                <w:sz w:val="16"/>
                <w:szCs w:val="16"/>
              </w:rPr>
              <w:t xml:space="preserve">BEBOUWING_BEDRIJVEN </w:t>
            </w:r>
          </w:p>
        </w:tc>
      </w:tr>
      <w:tr w:rsidR="00D31374" w14:paraId="75989C75" w14:textId="77777777" w:rsidTr="00D31374">
        <w:trPr>
          <w:trHeight w:val="255"/>
        </w:trPr>
        <w:tc>
          <w:tcPr>
            <w:tcW w:w="8560" w:type="dxa"/>
            <w:tcBorders>
              <w:top w:val="nil"/>
              <w:left w:val="nil"/>
              <w:bottom w:val="nil"/>
              <w:right w:val="nil"/>
            </w:tcBorders>
            <w:noWrap/>
            <w:vAlign w:val="bottom"/>
            <w:hideMark/>
          </w:tcPr>
          <w:p w14:paraId="3DC2CF54" w14:textId="77777777" w:rsidR="00D31374" w:rsidRDefault="00D31374">
            <w:pPr>
              <w:rPr>
                <w:rFonts w:ascii="Arial" w:hAnsi="Arial" w:cs="Arial"/>
                <w:sz w:val="16"/>
                <w:szCs w:val="16"/>
              </w:rPr>
            </w:pPr>
            <w:r>
              <w:rPr>
                <w:rFonts w:ascii="Arial" w:hAnsi="Arial" w:cs="Arial"/>
                <w:sz w:val="16"/>
                <w:szCs w:val="16"/>
              </w:rPr>
              <w:t xml:space="preserve">BEBOUWING_BEDRIJVEN_DETAILHANDEL </w:t>
            </w:r>
          </w:p>
        </w:tc>
      </w:tr>
      <w:tr w:rsidR="00D31374" w14:paraId="61DDF088" w14:textId="77777777" w:rsidTr="00D31374">
        <w:trPr>
          <w:trHeight w:val="255"/>
        </w:trPr>
        <w:tc>
          <w:tcPr>
            <w:tcW w:w="8560" w:type="dxa"/>
            <w:tcBorders>
              <w:top w:val="nil"/>
              <w:left w:val="nil"/>
              <w:bottom w:val="nil"/>
              <w:right w:val="nil"/>
            </w:tcBorders>
            <w:noWrap/>
            <w:vAlign w:val="bottom"/>
            <w:hideMark/>
          </w:tcPr>
          <w:p w14:paraId="7AB737A0" w14:textId="77777777" w:rsidR="00D31374" w:rsidRDefault="00D31374">
            <w:pPr>
              <w:rPr>
                <w:rFonts w:ascii="Arial" w:hAnsi="Arial" w:cs="Arial"/>
                <w:sz w:val="16"/>
                <w:szCs w:val="16"/>
              </w:rPr>
            </w:pPr>
            <w:r>
              <w:rPr>
                <w:rFonts w:ascii="Arial" w:hAnsi="Arial" w:cs="Arial"/>
                <w:sz w:val="16"/>
                <w:szCs w:val="16"/>
              </w:rPr>
              <w:t xml:space="preserve">BEBOUWING_BEDRIJVEN_GROOTBEDRIJF </w:t>
            </w:r>
          </w:p>
        </w:tc>
      </w:tr>
      <w:tr w:rsidR="00D31374" w14:paraId="274D96B2" w14:textId="77777777" w:rsidTr="00D31374">
        <w:trPr>
          <w:trHeight w:val="255"/>
        </w:trPr>
        <w:tc>
          <w:tcPr>
            <w:tcW w:w="8560" w:type="dxa"/>
            <w:tcBorders>
              <w:top w:val="nil"/>
              <w:left w:val="nil"/>
              <w:bottom w:val="nil"/>
              <w:right w:val="nil"/>
            </w:tcBorders>
            <w:noWrap/>
            <w:vAlign w:val="bottom"/>
            <w:hideMark/>
          </w:tcPr>
          <w:p w14:paraId="1A61718B" w14:textId="77777777" w:rsidR="00D31374" w:rsidRDefault="00D31374">
            <w:pPr>
              <w:rPr>
                <w:rFonts w:ascii="Arial" w:hAnsi="Arial" w:cs="Arial"/>
                <w:sz w:val="16"/>
                <w:szCs w:val="16"/>
              </w:rPr>
            </w:pPr>
            <w:r>
              <w:rPr>
                <w:rFonts w:ascii="Arial" w:hAnsi="Arial" w:cs="Arial"/>
                <w:sz w:val="16"/>
                <w:szCs w:val="16"/>
              </w:rPr>
              <w:t xml:space="preserve">BEBOUWING_BEDRIJVEN_MKB </w:t>
            </w:r>
          </w:p>
        </w:tc>
      </w:tr>
      <w:tr w:rsidR="00D31374" w14:paraId="63D4DCDC" w14:textId="77777777" w:rsidTr="00D31374">
        <w:trPr>
          <w:trHeight w:val="255"/>
        </w:trPr>
        <w:tc>
          <w:tcPr>
            <w:tcW w:w="8560" w:type="dxa"/>
            <w:tcBorders>
              <w:top w:val="nil"/>
              <w:left w:val="nil"/>
              <w:bottom w:val="nil"/>
              <w:right w:val="nil"/>
            </w:tcBorders>
            <w:noWrap/>
            <w:vAlign w:val="bottom"/>
            <w:hideMark/>
          </w:tcPr>
          <w:p w14:paraId="669B0327" w14:textId="77777777" w:rsidR="00D31374" w:rsidRDefault="00D31374">
            <w:pPr>
              <w:rPr>
                <w:rFonts w:ascii="Arial" w:hAnsi="Arial" w:cs="Arial"/>
                <w:sz w:val="16"/>
                <w:szCs w:val="16"/>
              </w:rPr>
            </w:pPr>
            <w:r>
              <w:rPr>
                <w:rFonts w:ascii="Arial" w:hAnsi="Arial" w:cs="Arial"/>
                <w:sz w:val="16"/>
                <w:szCs w:val="16"/>
              </w:rPr>
              <w:t xml:space="preserve">BEBOUWING_BIJGEBOUW </w:t>
            </w:r>
          </w:p>
        </w:tc>
      </w:tr>
      <w:tr w:rsidR="00D31374" w14:paraId="79AE7677" w14:textId="77777777" w:rsidTr="00D31374">
        <w:trPr>
          <w:trHeight w:val="255"/>
        </w:trPr>
        <w:tc>
          <w:tcPr>
            <w:tcW w:w="8560" w:type="dxa"/>
            <w:tcBorders>
              <w:top w:val="nil"/>
              <w:left w:val="nil"/>
              <w:bottom w:val="nil"/>
              <w:right w:val="nil"/>
            </w:tcBorders>
            <w:noWrap/>
            <w:vAlign w:val="bottom"/>
            <w:hideMark/>
          </w:tcPr>
          <w:p w14:paraId="7829E120" w14:textId="77777777" w:rsidR="00D31374" w:rsidRDefault="00D31374">
            <w:pPr>
              <w:rPr>
                <w:rFonts w:ascii="Arial" w:hAnsi="Arial" w:cs="Arial"/>
                <w:sz w:val="16"/>
                <w:szCs w:val="16"/>
              </w:rPr>
            </w:pPr>
            <w:r>
              <w:rPr>
                <w:rFonts w:ascii="Arial" w:hAnsi="Arial" w:cs="Arial"/>
                <w:sz w:val="16"/>
                <w:szCs w:val="16"/>
              </w:rPr>
              <w:t xml:space="preserve">BEBOUWING_BIJGEBOUW_OPTIE </w:t>
            </w:r>
          </w:p>
        </w:tc>
      </w:tr>
      <w:tr w:rsidR="00D31374" w14:paraId="6BB0E7EE" w14:textId="77777777" w:rsidTr="00D31374">
        <w:trPr>
          <w:trHeight w:val="255"/>
        </w:trPr>
        <w:tc>
          <w:tcPr>
            <w:tcW w:w="8560" w:type="dxa"/>
            <w:tcBorders>
              <w:top w:val="nil"/>
              <w:left w:val="nil"/>
              <w:bottom w:val="nil"/>
              <w:right w:val="nil"/>
            </w:tcBorders>
            <w:noWrap/>
            <w:vAlign w:val="bottom"/>
            <w:hideMark/>
          </w:tcPr>
          <w:p w14:paraId="3503BE86" w14:textId="77777777" w:rsidR="00D31374" w:rsidRDefault="00D31374">
            <w:pPr>
              <w:rPr>
                <w:rFonts w:ascii="Arial" w:hAnsi="Arial" w:cs="Arial"/>
                <w:sz w:val="16"/>
                <w:szCs w:val="16"/>
              </w:rPr>
            </w:pPr>
            <w:r>
              <w:rPr>
                <w:rFonts w:ascii="Arial" w:hAnsi="Arial" w:cs="Arial"/>
                <w:sz w:val="16"/>
                <w:szCs w:val="16"/>
              </w:rPr>
              <w:t xml:space="preserve">BEBOUWING_BIJZONDERE DOELEINDEN </w:t>
            </w:r>
          </w:p>
        </w:tc>
      </w:tr>
      <w:tr w:rsidR="00D31374" w14:paraId="32503CD2" w14:textId="77777777" w:rsidTr="00D31374">
        <w:trPr>
          <w:trHeight w:val="255"/>
        </w:trPr>
        <w:tc>
          <w:tcPr>
            <w:tcW w:w="8560" w:type="dxa"/>
            <w:tcBorders>
              <w:top w:val="nil"/>
              <w:left w:val="nil"/>
              <w:bottom w:val="nil"/>
              <w:right w:val="nil"/>
            </w:tcBorders>
            <w:noWrap/>
            <w:vAlign w:val="bottom"/>
            <w:hideMark/>
          </w:tcPr>
          <w:p w14:paraId="7CBE79B6" w14:textId="77777777" w:rsidR="00D31374" w:rsidRDefault="00D31374">
            <w:pPr>
              <w:rPr>
                <w:rFonts w:ascii="Arial" w:hAnsi="Arial" w:cs="Arial"/>
                <w:sz w:val="16"/>
                <w:szCs w:val="16"/>
              </w:rPr>
            </w:pPr>
            <w:r>
              <w:rPr>
                <w:rFonts w:ascii="Arial" w:hAnsi="Arial" w:cs="Arial"/>
                <w:sz w:val="16"/>
                <w:szCs w:val="16"/>
              </w:rPr>
              <w:t xml:space="preserve">BEBOUWING_BORDES </w:t>
            </w:r>
          </w:p>
        </w:tc>
      </w:tr>
      <w:tr w:rsidR="00D31374" w14:paraId="0C4FCFF2" w14:textId="77777777" w:rsidTr="00D31374">
        <w:trPr>
          <w:trHeight w:val="255"/>
        </w:trPr>
        <w:tc>
          <w:tcPr>
            <w:tcW w:w="8560" w:type="dxa"/>
            <w:tcBorders>
              <w:top w:val="nil"/>
              <w:left w:val="nil"/>
              <w:bottom w:val="nil"/>
              <w:right w:val="nil"/>
            </w:tcBorders>
            <w:noWrap/>
            <w:vAlign w:val="bottom"/>
            <w:hideMark/>
          </w:tcPr>
          <w:p w14:paraId="4B3A07F3" w14:textId="77777777" w:rsidR="00D31374" w:rsidRDefault="00D31374">
            <w:pPr>
              <w:rPr>
                <w:rFonts w:ascii="Arial" w:hAnsi="Arial" w:cs="Arial"/>
                <w:sz w:val="16"/>
                <w:szCs w:val="16"/>
              </w:rPr>
            </w:pPr>
            <w:r>
              <w:rPr>
                <w:rFonts w:ascii="Arial" w:hAnsi="Arial" w:cs="Arial"/>
                <w:sz w:val="16"/>
                <w:szCs w:val="16"/>
              </w:rPr>
              <w:t xml:space="preserve">BEBOUWING_CENTRUM </w:t>
            </w:r>
          </w:p>
        </w:tc>
      </w:tr>
      <w:tr w:rsidR="00D31374" w14:paraId="46CFDE3A" w14:textId="77777777" w:rsidTr="00D31374">
        <w:trPr>
          <w:trHeight w:val="255"/>
        </w:trPr>
        <w:tc>
          <w:tcPr>
            <w:tcW w:w="8560" w:type="dxa"/>
            <w:tcBorders>
              <w:top w:val="nil"/>
              <w:left w:val="nil"/>
              <w:bottom w:val="nil"/>
              <w:right w:val="nil"/>
            </w:tcBorders>
            <w:noWrap/>
            <w:vAlign w:val="bottom"/>
            <w:hideMark/>
          </w:tcPr>
          <w:p w14:paraId="6CE92225" w14:textId="77777777" w:rsidR="00D31374" w:rsidRDefault="00D31374">
            <w:pPr>
              <w:rPr>
                <w:rFonts w:ascii="Arial" w:hAnsi="Arial" w:cs="Arial"/>
                <w:sz w:val="16"/>
                <w:szCs w:val="16"/>
              </w:rPr>
            </w:pPr>
            <w:r>
              <w:rPr>
                <w:rFonts w:ascii="Arial" w:hAnsi="Arial" w:cs="Arial"/>
                <w:sz w:val="16"/>
                <w:szCs w:val="16"/>
              </w:rPr>
              <w:t xml:space="preserve">BEBOUWING_CULTUUR EN ONTSPANNING </w:t>
            </w:r>
          </w:p>
        </w:tc>
      </w:tr>
      <w:tr w:rsidR="00D31374" w14:paraId="557AB93F" w14:textId="77777777" w:rsidTr="00D31374">
        <w:trPr>
          <w:trHeight w:val="255"/>
        </w:trPr>
        <w:tc>
          <w:tcPr>
            <w:tcW w:w="8560" w:type="dxa"/>
            <w:tcBorders>
              <w:top w:val="nil"/>
              <w:left w:val="nil"/>
              <w:bottom w:val="nil"/>
              <w:right w:val="nil"/>
            </w:tcBorders>
            <w:noWrap/>
            <w:vAlign w:val="bottom"/>
            <w:hideMark/>
          </w:tcPr>
          <w:p w14:paraId="2F8D296B" w14:textId="77777777" w:rsidR="00D31374" w:rsidRDefault="00D31374">
            <w:pPr>
              <w:rPr>
                <w:rFonts w:ascii="Arial" w:hAnsi="Arial" w:cs="Arial"/>
                <w:sz w:val="16"/>
                <w:szCs w:val="16"/>
              </w:rPr>
            </w:pPr>
            <w:r>
              <w:rPr>
                <w:rFonts w:ascii="Arial" w:hAnsi="Arial" w:cs="Arial"/>
                <w:sz w:val="16"/>
                <w:szCs w:val="16"/>
              </w:rPr>
              <w:t xml:space="preserve">BEBOUWING_DETAILHANDEL </w:t>
            </w:r>
          </w:p>
        </w:tc>
      </w:tr>
      <w:tr w:rsidR="00D31374" w14:paraId="0460E3E1" w14:textId="77777777" w:rsidTr="00D31374">
        <w:trPr>
          <w:trHeight w:val="255"/>
        </w:trPr>
        <w:tc>
          <w:tcPr>
            <w:tcW w:w="8560" w:type="dxa"/>
            <w:tcBorders>
              <w:top w:val="nil"/>
              <w:left w:val="nil"/>
              <w:bottom w:val="nil"/>
              <w:right w:val="nil"/>
            </w:tcBorders>
            <w:noWrap/>
            <w:vAlign w:val="bottom"/>
            <w:hideMark/>
          </w:tcPr>
          <w:p w14:paraId="60219BBF" w14:textId="77777777" w:rsidR="00D31374" w:rsidRDefault="00D31374">
            <w:pPr>
              <w:rPr>
                <w:rFonts w:ascii="Arial" w:hAnsi="Arial" w:cs="Arial"/>
                <w:sz w:val="16"/>
                <w:szCs w:val="16"/>
              </w:rPr>
            </w:pPr>
            <w:r>
              <w:rPr>
                <w:rFonts w:ascii="Arial" w:hAnsi="Arial" w:cs="Arial"/>
                <w:sz w:val="16"/>
                <w:szCs w:val="16"/>
              </w:rPr>
              <w:t xml:space="preserve">BEBOUWING_DIENSTVERLENING </w:t>
            </w:r>
          </w:p>
        </w:tc>
      </w:tr>
      <w:tr w:rsidR="00D31374" w14:paraId="32693612" w14:textId="77777777" w:rsidTr="00D31374">
        <w:trPr>
          <w:trHeight w:val="255"/>
        </w:trPr>
        <w:tc>
          <w:tcPr>
            <w:tcW w:w="8560" w:type="dxa"/>
            <w:tcBorders>
              <w:top w:val="nil"/>
              <w:left w:val="nil"/>
              <w:bottom w:val="nil"/>
              <w:right w:val="nil"/>
            </w:tcBorders>
            <w:noWrap/>
            <w:vAlign w:val="bottom"/>
            <w:hideMark/>
          </w:tcPr>
          <w:p w14:paraId="1412DB06" w14:textId="77777777" w:rsidR="00D31374" w:rsidRDefault="00D31374">
            <w:pPr>
              <w:rPr>
                <w:rFonts w:ascii="Arial" w:hAnsi="Arial" w:cs="Arial"/>
                <w:sz w:val="16"/>
                <w:szCs w:val="16"/>
              </w:rPr>
            </w:pPr>
            <w:r>
              <w:rPr>
                <w:rFonts w:ascii="Arial" w:hAnsi="Arial" w:cs="Arial"/>
                <w:sz w:val="16"/>
                <w:szCs w:val="16"/>
              </w:rPr>
              <w:t xml:space="preserve">BEBOUWING_ENTREE_GARAGE </w:t>
            </w:r>
          </w:p>
        </w:tc>
      </w:tr>
      <w:tr w:rsidR="00D31374" w14:paraId="45FD8B35" w14:textId="77777777" w:rsidTr="00D31374">
        <w:trPr>
          <w:trHeight w:val="255"/>
        </w:trPr>
        <w:tc>
          <w:tcPr>
            <w:tcW w:w="8560" w:type="dxa"/>
            <w:tcBorders>
              <w:top w:val="nil"/>
              <w:left w:val="nil"/>
              <w:bottom w:val="nil"/>
              <w:right w:val="nil"/>
            </w:tcBorders>
            <w:noWrap/>
            <w:vAlign w:val="bottom"/>
            <w:hideMark/>
          </w:tcPr>
          <w:p w14:paraId="094C0F8F" w14:textId="77777777" w:rsidR="00D31374" w:rsidRDefault="00D31374">
            <w:pPr>
              <w:rPr>
                <w:rFonts w:ascii="Arial" w:hAnsi="Arial" w:cs="Arial"/>
                <w:sz w:val="16"/>
                <w:szCs w:val="16"/>
              </w:rPr>
            </w:pPr>
            <w:r>
              <w:rPr>
                <w:rFonts w:ascii="Arial" w:hAnsi="Arial" w:cs="Arial"/>
                <w:sz w:val="16"/>
                <w:szCs w:val="16"/>
              </w:rPr>
              <w:t xml:space="preserve">BEBOUWING_FIETSENSTALLING </w:t>
            </w:r>
          </w:p>
        </w:tc>
      </w:tr>
      <w:tr w:rsidR="00D31374" w14:paraId="6300AEE7" w14:textId="77777777" w:rsidTr="00D31374">
        <w:trPr>
          <w:trHeight w:val="255"/>
        </w:trPr>
        <w:tc>
          <w:tcPr>
            <w:tcW w:w="8560" w:type="dxa"/>
            <w:tcBorders>
              <w:top w:val="nil"/>
              <w:left w:val="nil"/>
              <w:bottom w:val="nil"/>
              <w:right w:val="nil"/>
            </w:tcBorders>
            <w:noWrap/>
            <w:vAlign w:val="bottom"/>
            <w:hideMark/>
          </w:tcPr>
          <w:p w14:paraId="2AD25B2E" w14:textId="77777777" w:rsidR="00D31374" w:rsidRDefault="00D31374">
            <w:pPr>
              <w:rPr>
                <w:rFonts w:ascii="Arial" w:hAnsi="Arial" w:cs="Arial"/>
                <w:sz w:val="16"/>
                <w:szCs w:val="16"/>
              </w:rPr>
            </w:pPr>
            <w:r>
              <w:rPr>
                <w:rFonts w:ascii="Arial" w:hAnsi="Arial" w:cs="Arial"/>
                <w:sz w:val="16"/>
                <w:szCs w:val="16"/>
              </w:rPr>
              <w:t xml:space="preserve">BEBOUWING_FUNDERING </w:t>
            </w:r>
          </w:p>
        </w:tc>
      </w:tr>
      <w:tr w:rsidR="00D31374" w14:paraId="17EADC4D" w14:textId="77777777" w:rsidTr="00D31374">
        <w:trPr>
          <w:trHeight w:val="255"/>
        </w:trPr>
        <w:tc>
          <w:tcPr>
            <w:tcW w:w="8560" w:type="dxa"/>
            <w:tcBorders>
              <w:top w:val="nil"/>
              <w:left w:val="nil"/>
              <w:bottom w:val="nil"/>
              <w:right w:val="nil"/>
            </w:tcBorders>
            <w:noWrap/>
            <w:vAlign w:val="bottom"/>
            <w:hideMark/>
          </w:tcPr>
          <w:p w14:paraId="2C42C0CA" w14:textId="77777777" w:rsidR="00D31374" w:rsidRDefault="00D31374">
            <w:pPr>
              <w:rPr>
                <w:rFonts w:ascii="Arial" w:hAnsi="Arial" w:cs="Arial"/>
                <w:sz w:val="16"/>
                <w:szCs w:val="16"/>
              </w:rPr>
            </w:pPr>
            <w:r>
              <w:rPr>
                <w:rFonts w:ascii="Arial" w:hAnsi="Arial" w:cs="Arial"/>
                <w:sz w:val="16"/>
                <w:szCs w:val="16"/>
              </w:rPr>
              <w:t xml:space="preserve">BEBOUWING_GEMENGD </w:t>
            </w:r>
          </w:p>
        </w:tc>
      </w:tr>
      <w:tr w:rsidR="00D31374" w14:paraId="5FD7C3E4" w14:textId="77777777" w:rsidTr="00D31374">
        <w:trPr>
          <w:trHeight w:val="255"/>
        </w:trPr>
        <w:tc>
          <w:tcPr>
            <w:tcW w:w="8560" w:type="dxa"/>
            <w:tcBorders>
              <w:top w:val="nil"/>
              <w:left w:val="nil"/>
              <w:bottom w:val="nil"/>
              <w:right w:val="nil"/>
            </w:tcBorders>
            <w:noWrap/>
            <w:vAlign w:val="bottom"/>
            <w:hideMark/>
          </w:tcPr>
          <w:p w14:paraId="2812446D" w14:textId="77777777" w:rsidR="00D31374" w:rsidRDefault="00D31374">
            <w:pPr>
              <w:rPr>
                <w:rFonts w:ascii="Arial" w:hAnsi="Arial" w:cs="Arial"/>
                <w:sz w:val="16"/>
                <w:szCs w:val="16"/>
              </w:rPr>
            </w:pPr>
            <w:r>
              <w:rPr>
                <w:rFonts w:ascii="Arial" w:hAnsi="Arial" w:cs="Arial"/>
                <w:sz w:val="16"/>
                <w:szCs w:val="16"/>
              </w:rPr>
              <w:t xml:space="preserve">BEBOUWING_GEZONDHEIDSZORG </w:t>
            </w:r>
          </w:p>
        </w:tc>
      </w:tr>
      <w:tr w:rsidR="00D31374" w14:paraId="0003ABD9" w14:textId="77777777" w:rsidTr="00D31374">
        <w:trPr>
          <w:trHeight w:val="255"/>
        </w:trPr>
        <w:tc>
          <w:tcPr>
            <w:tcW w:w="8560" w:type="dxa"/>
            <w:tcBorders>
              <w:top w:val="nil"/>
              <w:left w:val="nil"/>
              <w:bottom w:val="nil"/>
              <w:right w:val="nil"/>
            </w:tcBorders>
            <w:noWrap/>
            <w:vAlign w:val="bottom"/>
            <w:hideMark/>
          </w:tcPr>
          <w:p w14:paraId="7382E7CD" w14:textId="77777777" w:rsidR="00D31374" w:rsidRDefault="00D31374">
            <w:pPr>
              <w:rPr>
                <w:rFonts w:ascii="Arial" w:hAnsi="Arial" w:cs="Arial"/>
                <w:sz w:val="16"/>
                <w:szCs w:val="16"/>
              </w:rPr>
            </w:pPr>
            <w:r>
              <w:rPr>
                <w:rFonts w:ascii="Arial" w:hAnsi="Arial" w:cs="Arial"/>
                <w:sz w:val="16"/>
                <w:szCs w:val="16"/>
              </w:rPr>
              <w:t xml:space="preserve">BEBOUWING_HOOFDGEBOUW </w:t>
            </w:r>
          </w:p>
        </w:tc>
      </w:tr>
      <w:tr w:rsidR="00D31374" w14:paraId="7B94DEC9" w14:textId="77777777" w:rsidTr="00D31374">
        <w:trPr>
          <w:trHeight w:val="255"/>
        </w:trPr>
        <w:tc>
          <w:tcPr>
            <w:tcW w:w="8560" w:type="dxa"/>
            <w:tcBorders>
              <w:top w:val="nil"/>
              <w:left w:val="nil"/>
              <w:bottom w:val="nil"/>
              <w:right w:val="nil"/>
            </w:tcBorders>
            <w:noWrap/>
            <w:vAlign w:val="bottom"/>
            <w:hideMark/>
          </w:tcPr>
          <w:p w14:paraId="27E4476D" w14:textId="77777777" w:rsidR="00D31374" w:rsidRDefault="00D31374">
            <w:pPr>
              <w:rPr>
                <w:rFonts w:ascii="Arial" w:hAnsi="Arial" w:cs="Arial"/>
                <w:sz w:val="16"/>
                <w:szCs w:val="16"/>
              </w:rPr>
            </w:pPr>
            <w:r>
              <w:rPr>
                <w:rFonts w:ascii="Arial" w:hAnsi="Arial" w:cs="Arial"/>
                <w:sz w:val="16"/>
                <w:szCs w:val="16"/>
              </w:rPr>
              <w:t xml:space="preserve">BEBOUWING_HOOGTESCHEIDING </w:t>
            </w:r>
          </w:p>
        </w:tc>
      </w:tr>
      <w:tr w:rsidR="00D31374" w14:paraId="72D59555" w14:textId="77777777" w:rsidTr="00D31374">
        <w:trPr>
          <w:trHeight w:val="255"/>
        </w:trPr>
        <w:tc>
          <w:tcPr>
            <w:tcW w:w="8560" w:type="dxa"/>
            <w:tcBorders>
              <w:top w:val="nil"/>
              <w:left w:val="nil"/>
              <w:bottom w:val="nil"/>
              <w:right w:val="nil"/>
            </w:tcBorders>
            <w:noWrap/>
            <w:vAlign w:val="bottom"/>
            <w:hideMark/>
          </w:tcPr>
          <w:p w14:paraId="1933C9E8" w14:textId="77777777" w:rsidR="00D31374" w:rsidRDefault="00D31374">
            <w:pPr>
              <w:rPr>
                <w:rFonts w:ascii="Arial" w:hAnsi="Arial" w:cs="Arial"/>
                <w:sz w:val="16"/>
                <w:szCs w:val="16"/>
              </w:rPr>
            </w:pPr>
            <w:r>
              <w:rPr>
                <w:rFonts w:ascii="Arial" w:hAnsi="Arial" w:cs="Arial"/>
                <w:sz w:val="16"/>
                <w:szCs w:val="16"/>
              </w:rPr>
              <w:t xml:space="preserve">BEBOUWING_HORECA </w:t>
            </w:r>
          </w:p>
        </w:tc>
      </w:tr>
      <w:tr w:rsidR="00D31374" w14:paraId="4584677B" w14:textId="77777777" w:rsidTr="00D31374">
        <w:trPr>
          <w:trHeight w:val="255"/>
        </w:trPr>
        <w:tc>
          <w:tcPr>
            <w:tcW w:w="8560" w:type="dxa"/>
            <w:tcBorders>
              <w:top w:val="nil"/>
              <w:left w:val="nil"/>
              <w:bottom w:val="nil"/>
              <w:right w:val="nil"/>
            </w:tcBorders>
            <w:noWrap/>
            <w:vAlign w:val="bottom"/>
            <w:hideMark/>
          </w:tcPr>
          <w:p w14:paraId="06CEC5BC" w14:textId="77777777" w:rsidR="00D31374" w:rsidRDefault="00D31374">
            <w:pPr>
              <w:rPr>
                <w:rFonts w:ascii="Arial" w:hAnsi="Arial" w:cs="Arial"/>
                <w:sz w:val="16"/>
                <w:szCs w:val="16"/>
              </w:rPr>
            </w:pPr>
            <w:r>
              <w:rPr>
                <w:rFonts w:ascii="Arial" w:hAnsi="Arial" w:cs="Arial"/>
                <w:sz w:val="16"/>
                <w:szCs w:val="16"/>
              </w:rPr>
              <w:t xml:space="preserve">BEBOUWING_KANTOOR </w:t>
            </w:r>
          </w:p>
        </w:tc>
      </w:tr>
      <w:tr w:rsidR="00D31374" w14:paraId="49B1FBE4" w14:textId="77777777" w:rsidTr="00D31374">
        <w:trPr>
          <w:trHeight w:val="255"/>
        </w:trPr>
        <w:tc>
          <w:tcPr>
            <w:tcW w:w="8560" w:type="dxa"/>
            <w:tcBorders>
              <w:top w:val="nil"/>
              <w:left w:val="nil"/>
              <w:bottom w:val="nil"/>
              <w:right w:val="nil"/>
            </w:tcBorders>
            <w:noWrap/>
            <w:vAlign w:val="bottom"/>
            <w:hideMark/>
          </w:tcPr>
          <w:p w14:paraId="0382BDA4" w14:textId="77777777" w:rsidR="00D31374" w:rsidRDefault="00D31374">
            <w:pPr>
              <w:rPr>
                <w:rFonts w:ascii="Arial" w:hAnsi="Arial" w:cs="Arial"/>
                <w:sz w:val="16"/>
                <w:szCs w:val="16"/>
              </w:rPr>
            </w:pPr>
            <w:r>
              <w:rPr>
                <w:rFonts w:ascii="Arial" w:hAnsi="Arial" w:cs="Arial"/>
                <w:sz w:val="16"/>
                <w:szCs w:val="16"/>
              </w:rPr>
              <w:t xml:space="preserve">BEBOUWING_KIOSK </w:t>
            </w:r>
          </w:p>
        </w:tc>
      </w:tr>
      <w:tr w:rsidR="00D31374" w14:paraId="00ABB898" w14:textId="77777777" w:rsidTr="00D31374">
        <w:trPr>
          <w:trHeight w:val="255"/>
        </w:trPr>
        <w:tc>
          <w:tcPr>
            <w:tcW w:w="8560" w:type="dxa"/>
            <w:tcBorders>
              <w:top w:val="nil"/>
              <w:left w:val="nil"/>
              <w:bottom w:val="nil"/>
              <w:right w:val="nil"/>
            </w:tcBorders>
            <w:noWrap/>
            <w:vAlign w:val="bottom"/>
            <w:hideMark/>
          </w:tcPr>
          <w:p w14:paraId="4C194653" w14:textId="77777777" w:rsidR="00D31374" w:rsidRDefault="00D31374">
            <w:pPr>
              <w:rPr>
                <w:rFonts w:ascii="Arial" w:hAnsi="Arial" w:cs="Arial"/>
                <w:sz w:val="16"/>
                <w:szCs w:val="16"/>
              </w:rPr>
            </w:pPr>
            <w:r>
              <w:rPr>
                <w:rFonts w:ascii="Arial" w:hAnsi="Arial" w:cs="Arial"/>
                <w:sz w:val="16"/>
                <w:szCs w:val="16"/>
              </w:rPr>
              <w:t xml:space="preserve">BEBOUWING_KOLOM GEBOUW </w:t>
            </w:r>
          </w:p>
        </w:tc>
      </w:tr>
      <w:tr w:rsidR="00D31374" w14:paraId="5233D86E" w14:textId="77777777" w:rsidTr="00D31374">
        <w:trPr>
          <w:trHeight w:val="255"/>
        </w:trPr>
        <w:tc>
          <w:tcPr>
            <w:tcW w:w="8560" w:type="dxa"/>
            <w:tcBorders>
              <w:top w:val="nil"/>
              <w:left w:val="nil"/>
              <w:bottom w:val="nil"/>
              <w:right w:val="nil"/>
            </w:tcBorders>
            <w:noWrap/>
            <w:vAlign w:val="bottom"/>
            <w:hideMark/>
          </w:tcPr>
          <w:p w14:paraId="56D55BE9" w14:textId="77777777" w:rsidR="00D31374" w:rsidRDefault="00D31374">
            <w:pPr>
              <w:rPr>
                <w:rFonts w:ascii="Arial" w:hAnsi="Arial" w:cs="Arial"/>
                <w:sz w:val="16"/>
                <w:szCs w:val="16"/>
              </w:rPr>
            </w:pPr>
            <w:r>
              <w:rPr>
                <w:rFonts w:ascii="Arial" w:hAnsi="Arial" w:cs="Arial"/>
                <w:sz w:val="16"/>
                <w:szCs w:val="16"/>
              </w:rPr>
              <w:t xml:space="preserve">BEBOUWING_LAGE TRAFO </w:t>
            </w:r>
          </w:p>
        </w:tc>
      </w:tr>
      <w:tr w:rsidR="00D31374" w14:paraId="490B3E3B" w14:textId="77777777" w:rsidTr="00D31374">
        <w:trPr>
          <w:trHeight w:val="255"/>
        </w:trPr>
        <w:tc>
          <w:tcPr>
            <w:tcW w:w="8560" w:type="dxa"/>
            <w:tcBorders>
              <w:top w:val="nil"/>
              <w:left w:val="nil"/>
              <w:bottom w:val="nil"/>
              <w:right w:val="nil"/>
            </w:tcBorders>
            <w:noWrap/>
            <w:vAlign w:val="bottom"/>
            <w:hideMark/>
          </w:tcPr>
          <w:p w14:paraId="2A02D0A6" w14:textId="77777777" w:rsidR="00D31374" w:rsidRDefault="00D31374">
            <w:pPr>
              <w:rPr>
                <w:rFonts w:ascii="Arial" w:hAnsi="Arial" w:cs="Arial"/>
                <w:sz w:val="16"/>
                <w:szCs w:val="16"/>
              </w:rPr>
            </w:pPr>
            <w:r>
              <w:rPr>
                <w:rFonts w:ascii="Arial" w:hAnsi="Arial" w:cs="Arial"/>
                <w:sz w:val="16"/>
                <w:szCs w:val="16"/>
              </w:rPr>
              <w:lastRenderedPageBreak/>
              <w:t xml:space="preserve">BEBOUWING_LUIFEL </w:t>
            </w:r>
          </w:p>
        </w:tc>
      </w:tr>
      <w:tr w:rsidR="00D31374" w14:paraId="124E5050" w14:textId="77777777" w:rsidTr="00D31374">
        <w:trPr>
          <w:trHeight w:val="255"/>
        </w:trPr>
        <w:tc>
          <w:tcPr>
            <w:tcW w:w="8560" w:type="dxa"/>
            <w:tcBorders>
              <w:top w:val="nil"/>
              <w:left w:val="nil"/>
              <w:bottom w:val="nil"/>
              <w:right w:val="nil"/>
            </w:tcBorders>
            <w:noWrap/>
            <w:vAlign w:val="bottom"/>
            <w:hideMark/>
          </w:tcPr>
          <w:p w14:paraId="4F5F33AD" w14:textId="77777777" w:rsidR="00D31374" w:rsidRDefault="00D31374">
            <w:pPr>
              <w:rPr>
                <w:rFonts w:ascii="Arial" w:hAnsi="Arial" w:cs="Arial"/>
                <w:sz w:val="16"/>
                <w:szCs w:val="16"/>
              </w:rPr>
            </w:pPr>
            <w:r>
              <w:rPr>
                <w:rFonts w:ascii="Arial" w:hAnsi="Arial" w:cs="Arial"/>
                <w:sz w:val="16"/>
                <w:szCs w:val="16"/>
              </w:rPr>
              <w:t xml:space="preserve">BEBOUWING_MAATSCHAPPELIJK </w:t>
            </w:r>
          </w:p>
        </w:tc>
      </w:tr>
      <w:tr w:rsidR="00D31374" w14:paraId="7E9AF63B" w14:textId="77777777" w:rsidTr="00D31374">
        <w:trPr>
          <w:trHeight w:val="255"/>
        </w:trPr>
        <w:tc>
          <w:tcPr>
            <w:tcW w:w="8560" w:type="dxa"/>
            <w:tcBorders>
              <w:top w:val="nil"/>
              <w:left w:val="nil"/>
              <w:bottom w:val="nil"/>
              <w:right w:val="nil"/>
            </w:tcBorders>
            <w:noWrap/>
            <w:vAlign w:val="bottom"/>
            <w:hideMark/>
          </w:tcPr>
          <w:p w14:paraId="616BC615" w14:textId="77777777" w:rsidR="00D31374" w:rsidRDefault="00D31374">
            <w:pPr>
              <w:rPr>
                <w:rFonts w:ascii="Arial" w:hAnsi="Arial" w:cs="Arial"/>
                <w:sz w:val="16"/>
                <w:szCs w:val="16"/>
              </w:rPr>
            </w:pPr>
            <w:r>
              <w:rPr>
                <w:rFonts w:ascii="Arial" w:hAnsi="Arial" w:cs="Arial"/>
                <w:sz w:val="16"/>
                <w:szCs w:val="16"/>
              </w:rPr>
              <w:t xml:space="preserve">BEBOUWING_MOLEN </w:t>
            </w:r>
          </w:p>
        </w:tc>
      </w:tr>
      <w:tr w:rsidR="00D31374" w14:paraId="0980FD61" w14:textId="77777777" w:rsidTr="00D31374">
        <w:trPr>
          <w:trHeight w:val="255"/>
        </w:trPr>
        <w:tc>
          <w:tcPr>
            <w:tcW w:w="8560" w:type="dxa"/>
            <w:tcBorders>
              <w:top w:val="nil"/>
              <w:left w:val="nil"/>
              <w:bottom w:val="nil"/>
              <w:right w:val="nil"/>
            </w:tcBorders>
            <w:noWrap/>
            <w:vAlign w:val="bottom"/>
            <w:hideMark/>
          </w:tcPr>
          <w:p w14:paraId="19E53723" w14:textId="77777777" w:rsidR="00D31374" w:rsidRDefault="00D31374">
            <w:pPr>
              <w:rPr>
                <w:rFonts w:ascii="Arial" w:hAnsi="Arial" w:cs="Arial"/>
                <w:sz w:val="16"/>
                <w:szCs w:val="16"/>
              </w:rPr>
            </w:pPr>
            <w:r>
              <w:rPr>
                <w:rFonts w:ascii="Arial" w:hAnsi="Arial" w:cs="Arial"/>
                <w:sz w:val="16"/>
                <w:szCs w:val="16"/>
              </w:rPr>
              <w:t xml:space="preserve">BEBOUWING_NUTSGEBOUW </w:t>
            </w:r>
          </w:p>
        </w:tc>
      </w:tr>
      <w:tr w:rsidR="00D31374" w14:paraId="73244DBA" w14:textId="77777777" w:rsidTr="00D31374">
        <w:trPr>
          <w:trHeight w:val="255"/>
        </w:trPr>
        <w:tc>
          <w:tcPr>
            <w:tcW w:w="8560" w:type="dxa"/>
            <w:tcBorders>
              <w:top w:val="nil"/>
              <w:left w:val="nil"/>
              <w:bottom w:val="nil"/>
              <w:right w:val="nil"/>
            </w:tcBorders>
            <w:noWrap/>
            <w:vAlign w:val="bottom"/>
            <w:hideMark/>
          </w:tcPr>
          <w:p w14:paraId="3485268A" w14:textId="77777777" w:rsidR="00D31374" w:rsidRDefault="00D31374">
            <w:pPr>
              <w:rPr>
                <w:rFonts w:ascii="Arial" w:hAnsi="Arial" w:cs="Arial"/>
                <w:sz w:val="16"/>
                <w:szCs w:val="16"/>
              </w:rPr>
            </w:pPr>
            <w:r>
              <w:rPr>
                <w:rFonts w:ascii="Arial" w:hAnsi="Arial" w:cs="Arial"/>
                <w:sz w:val="16"/>
                <w:szCs w:val="16"/>
              </w:rPr>
              <w:t xml:space="preserve">BEBOUWING_OPENBAAR TOILET </w:t>
            </w:r>
          </w:p>
        </w:tc>
      </w:tr>
      <w:tr w:rsidR="00D31374" w14:paraId="305A6268" w14:textId="77777777" w:rsidTr="00D31374">
        <w:trPr>
          <w:trHeight w:val="255"/>
        </w:trPr>
        <w:tc>
          <w:tcPr>
            <w:tcW w:w="8560" w:type="dxa"/>
            <w:tcBorders>
              <w:top w:val="nil"/>
              <w:left w:val="nil"/>
              <w:bottom w:val="nil"/>
              <w:right w:val="nil"/>
            </w:tcBorders>
            <w:noWrap/>
            <w:vAlign w:val="bottom"/>
            <w:hideMark/>
          </w:tcPr>
          <w:p w14:paraId="52C6D15B" w14:textId="77777777" w:rsidR="00D31374" w:rsidRDefault="00D31374">
            <w:pPr>
              <w:rPr>
                <w:rFonts w:ascii="Arial" w:hAnsi="Arial" w:cs="Arial"/>
                <w:sz w:val="16"/>
                <w:szCs w:val="16"/>
              </w:rPr>
            </w:pPr>
            <w:r>
              <w:rPr>
                <w:rFonts w:ascii="Arial" w:hAnsi="Arial" w:cs="Arial"/>
                <w:sz w:val="16"/>
                <w:szCs w:val="16"/>
              </w:rPr>
              <w:t xml:space="preserve">BEBOUWING_OPTIE </w:t>
            </w:r>
          </w:p>
        </w:tc>
      </w:tr>
      <w:tr w:rsidR="00D31374" w14:paraId="7A192364" w14:textId="77777777" w:rsidTr="00D31374">
        <w:trPr>
          <w:trHeight w:val="255"/>
        </w:trPr>
        <w:tc>
          <w:tcPr>
            <w:tcW w:w="8560" w:type="dxa"/>
            <w:tcBorders>
              <w:top w:val="nil"/>
              <w:left w:val="nil"/>
              <w:bottom w:val="nil"/>
              <w:right w:val="nil"/>
            </w:tcBorders>
            <w:noWrap/>
            <w:vAlign w:val="bottom"/>
            <w:hideMark/>
          </w:tcPr>
          <w:p w14:paraId="167DFB29" w14:textId="77777777" w:rsidR="00D31374" w:rsidRDefault="00D31374">
            <w:pPr>
              <w:rPr>
                <w:rFonts w:ascii="Arial" w:hAnsi="Arial" w:cs="Arial"/>
                <w:sz w:val="16"/>
                <w:szCs w:val="16"/>
              </w:rPr>
            </w:pPr>
            <w:r>
              <w:rPr>
                <w:rFonts w:ascii="Arial" w:hAnsi="Arial" w:cs="Arial"/>
                <w:sz w:val="16"/>
                <w:szCs w:val="16"/>
              </w:rPr>
              <w:t xml:space="preserve">BEBOUWING_OVERBOUWING </w:t>
            </w:r>
          </w:p>
        </w:tc>
      </w:tr>
      <w:tr w:rsidR="00D31374" w14:paraId="23AC2C93" w14:textId="77777777" w:rsidTr="00D31374">
        <w:trPr>
          <w:trHeight w:val="255"/>
        </w:trPr>
        <w:tc>
          <w:tcPr>
            <w:tcW w:w="8560" w:type="dxa"/>
            <w:tcBorders>
              <w:top w:val="nil"/>
              <w:left w:val="nil"/>
              <w:bottom w:val="nil"/>
              <w:right w:val="nil"/>
            </w:tcBorders>
            <w:noWrap/>
            <w:vAlign w:val="bottom"/>
            <w:hideMark/>
          </w:tcPr>
          <w:p w14:paraId="316FA8D1" w14:textId="77777777" w:rsidR="00D31374" w:rsidRDefault="00D31374">
            <w:pPr>
              <w:rPr>
                <w:rFonts w:ascii="Arial" w:hAnsi="Arial" w:cs="Arial"/>
                <w:sz w:val="16"/>
                <w:szCs w:val="16"/>
              </w:rPr>
            </w:pPr>
            <w:r>
              <w:rPr>
                <w:rFonts w:ascii="Arial" w:hAnsi="Arial" w:cs="Arial"/>
                <w:sz w:val="16"/>
                <w:szCs w:val="16"/>
              </w:rPr>
              <w:t xml:space="preserve">BEBOUWING_OVERBOUWING_MET KOPPELBALKEN </w:t>
            </w:r>
          </w:p>
        </w:tc>
      </w:tr>
      <w:tr w:rsidR="00D31374" w14:paraId="13153044" w14:textId="77777777" w:rsidTr="00D31374">
        <w:trPr>
          <w:trHeight w:val="255"/>
        </w:trPr>
        <w:tc>
          <w:tcPr>
            <w:tcW w:w="8560" w:type="dxa"/>
            <w:tcBorders>
              <w:top w:val="nil"/>
              <w:left w:val="nil"/>
              <w:bottom w:val="nil"/>
              <w:right w:val="nil"/>
            </w:tcBorders>
            <w:noWrap/>
            <w:vAlign w:val="bottom"/>
            <w:hideMark/>
          </w:tcPr>
          <w:p w14:paraId="1F36C44B" w14:textId="77777777" w:rsidR="00D31374" w:rsidRDefault="00D31374">
            <w:pPr>
              <w:rPr>
                <w:rFonts w:ascii="Arial" w:hAnsi="Arial" w:cs="Arial"/>
                <w:sz w:val="16"/>
                <w:szCs w:val="16"/>
              </w:rPr>
            </w:pPr>
            <w:r>
              <w:rPr>
                <w:rFonts w:ascii="Arial" w:hAnsi="Arial" w:cs="Arial"/>
                <w:sz w:val="16"/>
                <w:szCs w:val="16"/>
              </w:rPr>
              <w:t xml:space="preserve">BEBOUWING_OVERIG </w:t>
            </w:r>
          </w:p>
        </w:tc>
      </w:tr>
      <w:tr w:rsidR="00D31374" w14:paraId="46EDAA4A" w14:textId="77777777" w:rsidTr="00D31374">
        <w:trPr>
          <w:trHeight w:val="255"/>
        </w:trPr>
        <w:tc>
          <w:tcPr>
            <w:tcW w:w="8560" w:type="dxa"/>
            <w:tcBorders>
              <w:top w:val="nil"/>
              <w:left w:val="nil"/>
              <w:bottom w:val="nil"/>
              <w:right w:val="nil"/>
            </w:tcBorders>
            <w:noWrap/>
            <w:vAlign w:val="bottom"/>
            <w:hideMark/>
          </w:tcPr>
          <w:p w14:paraId="2EE94AF7" w14:textId="77777777" w:rsidR="00D31374" w:rsidRDefault="00D31374">
            <w:pPr>
              <w:rPr>
                <w:rFonts w:ascii="Arial" w:hAnsi="Arial" w:cs="Arial"/>
                <w:sz w:val="16"/>
                <w:szCs w:val="16"/>
              </w:rPr>
            </w:pPr>
            <w:r>
              <w:rPr>
                <w:rFonts w:ascii="Arial" w:hAnsi="Arial" w:cs="Arial"/>
                <w:sz w:val="16"/>
                <w:szCs w:val="16"/>
              </w:rPr>
              <w:t xml:space="preserve">BEBOUWING_PARKEERGARAGE </w:t>
            </w:r>
          </w:p>
        </w:tc>
      </w:tr>
      <w:tr w:rsidR="00D31374" w14:paraId="7EBF478E" w14:textId="77777777" w:rsidTr="00D31374">
        <w:trPr>
          <w:trHeight w:val="255"/>
        </w:trPr>
        <w:tc>
          <w:tcPr>
            <w:tcW w:w="8560" w:type="dxa"/>
            <w:tcBorders>
              <w:top w:val="nil"/>
              <w:left w:val="nil"/>
              <w:bottom w:val="nil"/>
              <w:right w:val="nil"/>
            </w:tcBorders>
            <w:noWrap/>
            <w:vAlign w:val="bottom"/>
            <w:hideMark/>
          </w:tcPr>
          <w:p w14:paraId="26AABA71" w14:textId="77777777" w:rsidR="00D31374" w:rsidRDefault="00D31374">
            <w:pPr>
              <w:rPr>
                <w:rFonts w:ascii="Arial" w:hAnsi="Arial" w:cs="Arial"/>
                <w:sz w:val="16"/>
                <w:szCs w:val="16"/>
              </w:rPr>
            </w:pPr>
            <w:r>
              <w:rPr>
                <w:rFonts w:ascii="Arial" w:hAnsi="Arial" w:cs="Arial"/>
                <w:sz w:val="16"/>
                <w:szCs w:val="16"/>
              </w:rPr>
              <w:t xml:space="preserve">BEBOUWING_PIJLER VIADUCT </w:t>
            </w:r>
          </w:p>
        </w:tc>
      </w:tr>
      <w:tr w:rsidR="00D31374" w14:paraId="41528619" w14:textId="77777777" w:rsidTr="00D31374">
        <w:trPr>
          <w:trHeight w:val="255"/>
        </w:trPr>
        <w:tc>
          <w:tcPr>
            <w:tcW w:w="8560" w:type="dxa"/>
            <w:tcBorders>
              <w:top w:val="nil"/>
              <w:left w:val="nil"/>
              <w:bottom w:val="nil"/>
              <w:right w:val="nil"/>
            </w:tcBorders>
            <w:noWrap/>
            <w:vAlign w:val="bottom"/>
            <w:hideMark/>
          </w:tcPr>
          <w:p w14:paraId="0B290FDF" w14:textId="77777777" w:rsidR="00D31374" w:rsidRDefault="00D31374">
            <w:pPr>
              <w:rPr>
                <w:rFonts w:ascii="Arial" w:hAnsi="Arial" w:cs="Arial"/>
                <w:sz w:val="16"/>
                <w:szCs w:val="16"/>
              </w:rPr>
            </w:pPr>
            <w:r>
              <w:rPr>
                <w:rFonts w:ascii="Arial" w:hAnsi="Arial" w:cs="Arial"/>
                <w:sz w:val="16"/>
                <w:szCs w:val="16"/>
              </w:rPr>
              <w:t xml:space="preserve">BEBOUWING_TE AMOVEREN </w:t>
            </w:r>
          </w:p>
        </w:tc>
      </w:tr>
      <w:tr w:rsidR="00D31374" w14:paraId="188631A4" w14:textId="77777777" w:rsidTr="00D31374">
        <w:trPr>
          <w:trHeight w:val="255"/>
        </w:trPr>
        <w:tc>
          <w:tcPr>
            <w:tcW w:w="8560" w:type="dxa"/>
            <w:tcBorders>
              <w:top w:val="nil"/>
              <w:left w:val="nil"/>
              <w:bottom w:val="nil"/>
              <w:right w:val="nil"/>
            </w:tcBorders>
            <w:noWrap/>
            <w:vAlign w:val="bottom"/>
            <w:hideMark/>
          </w:tcPr>
          <w:p w14:paraId="15EF4DBE" w14:textId="77777777" w:rsidR="00D31374" w:rsidRDefault="00D31374">
            <w:pPr>
              <w:rPr>
                <w:rFonts w:ascii="Arial" w:hAnsi="Arial" w:cs="Arial"/>
                <w:sz w:val="16"/>
                <w:szCs w:val="16"/>
              </w:rPr>
            </w:pPr>
            <w:r>
              <w:rPr>
                <w:rFonts w:ascii="Arial" w:hAnsi="Arial" w:cs="Arial"/>
                <w:sz w:val="16"/>
                <w:szCs w:val="16"/>
              </w:rPr>
              <w:t xml:space="preserve">BEBOUWING_TE HANDHAVEN </w:t>
            </w:r>
          </w:p>
        </w:tc>
      </w:tr>
      <w:tr w:rsidR="00D31374" w14:paraId="63E680A9" w14:textId="77777777" w:rsidTr="00D31374">
        <w:trPr>
          <w:trHeight w:val="255"/>
        </w:trPr>
        <w:tc>
          <w:tcPr>
            <w:tcW w:w="8560" w:type="dxa"/>
            <w:tcBorders>
              <w:top w:val="nil"/>
              <w:left w:val="nil"/>
              <w:bottom w:val="nil"/>
              <w:right w:val="nil"/>
            </w:tcBorders>
            <w:noWrap/>
            <w:vAlign w:val="bottom"/>
            <w:hideMark/>
          </w:tcPr>
          <w:p w14:paraId="6F2B1C38" w14:textId="77777777" w:rsidR="00D31374" w:rsidRDefault="00D31374">
            <w:pPr>
              <w:rPr>
                <w:rFonts w:ascii="Arial" w:hAnsi="Arial" w:cs="Arial"/>
                <w:sz w:val="16"/>
                <w:szCs w:val="16"/>
              </w:rPr>
            </w:pPr>
            <w:r>
              <w:rPr>
                <w:rFonts w:ascii="Arial" w:hAnsi="Arial" w:cs="Arial"/>
                <w:sz w:val="16"/>
                <w:szCs w:val="16"/>
              </w:rPr>
              <w:t xml:space="preserve">BEBOUWING_TRAFOHUISJE </w:t>
            </w:r>
          </w:p>
        </w:tc>
      </w:tr>
      <w:tr w:rsidR="00D31374" w14:paraId="40BA95D9" w14:textId="77777777" w:rsidTr="00D31374">
        <w:trPr>
          <w:trHeight w:val="255"/>
        </w:trPr>
        <w:tc>
          <w:tcPr>
            <w:tcW w:w="8560" w:type="dxa"/>
            <w:tcBorders>
              <w:top w:val="nil"/>
              <w:left w:val="nil"/>
              <w:bottom w:val="nil"/>
              <w:right w:val="nil"/>
            </w:tcBorders>
            <w:noWrap/>
            <w:vAlign w:val="bottom"/>
            <w:hideMark/>
          </w:tcPr>
          <w:p w14:paraId="1CE2B807" w14:textId="77777777" w:rsidR="00D31374" w:rsidRDefault="00D31374">
            <w:pPr>
              <w:rPr>
                <w:rFonts w:ascii="Arial" w:hAnsi="Arial" w:cs="Arial"/>
                <w:sz w:val="16"/>
                <w:szCs w:val="16"/>
              </w:rPr>
            </w:pPr>
            <w:r>
              <w:rPr>
                <w:rFonts w:ascii="Arial" w:hAnsi="Arial" w:cs="Arial"/>
                <w:sz w:val="16"/>
                <w:szCs w:val="16"/>
              </w:rPr>
              <w:t xml:space="preserve">BEBOUWING_TRAP </w:t>
            </w:r>
          </w:p>
        </w:tc>
      </w:tr>
      <w:tr w:rsidR="00D31374" w14:paraId="71529AF8" w14:textId="77777777" w:rsidTr="00D31374">
        <w:trPr>
          <w:trHeight w:val="255"/>
        </w:trPr>
        <w:tc>
          <w:tcPr>
            <w:tcW w:w="8560" w:type="dxa"/>
            <w:tcBorders>
              <w:top w:val="nil"/>
              <w:left w:val="nil"/>
              <w:bottom w:val="nil"/>
              <w:right w:val="nil"/>
            </w:tcBorders>
            <w:noWrap/>
            <w:vAlign w:val="bottom"/>
            <w:hideMark/>
          </w:tcPr>
          <w:p w14:paraId="51136D3D" w14:textId="77777777" w:rsidR="00D31374" w:rsidRDefault="00D31374">
            <w:pPr>
              <w:rPr>
                <w:rFonts w:ascii="Arial" w:hAnsi="Arial" w:cs="Arial"/>
                <w:sz w:val="16"/>
                <w:szCs w:val="16"/>
              </w:rPr>
            </w:pPr>
            <w:r>
              <w:rPr>
                <w:rFonts w:ascii="Arial" w:hAnsi="Arial" w:cs="Arial"/>
                <w:sz w:val="16"/>
                <w:szCs w:val="16"/>
              </w:rPr>
              <w:t xml:space="preserve">BEBOUWING_TUSSENMUUR </w:t>
            </w:r>
          </w:p>
        </w:tc>
      </w:tr>
      <w:tr w:rsidR="00D31374" w14:paraId="46BC0827" w14:textId="77777777" w:rsidTr="00D31374">
        <w:trPr>
          <w:trHeight w:val="255"/>
        </w:trPr>
        <w:tc>
          <w:tcPr>
            <w:tcW w:w="8560" w:type="dxa"/>
            <w:tcBorders>
              <w:top w:val="nil"/>
              <w:left w:val="nil"/>
              <w:bottom w:val="nil"/>
              <w:right w:val="nil"/>
            </w:tcBorders>
            <w:noWrap/>
            <w:vAlign w:val="bottom"/>
            <w:hideMark/>
          </w:tcPr>
          <w:p w14:paraId="091005D2" w14:textId="77777777" w:rsidR="00D31374" w:rsidRDefault="00D31374">
            <w:pPr>
              <w:rPr>
                <w:rFonts w:ascii="Arial" w:hAnsi="Arial" w:cs="Arial"/>
                <w:sz w:val="16"/>
                <w:szCs w:val="16"/>
              </w:rPr>
            </w:pPr>
            <w:r>
              <w:rPr>
                <w:rFonts w:ascii="Arial" w:hAnsi="Arial" w:cs="Arial"/>
                <w:sz w:val="16"/>
                <w:szCs w:val="16"/>
              </w:rPr>
              <w:t xml:space="preserve">BEBOUWING_UITBOUW </w:t>
            </w:r>
          </w:p>
        </w:tc>
      </w:tr>
      <w:tr w:rsidR="00D31374" w14:paraId="0D159626" w14:textId="77777777" w:rsidTr="00D31374">
        <w:trPr>
          <w:trHeight w:val="255"/>
        </w:trPr>
        <w:tc>
          <w:tcPr>
            <w:tcW w:w="8560" w:type="dxa"/>
            <w:tcBorders>
              <w:top w:val="nil"/>
              <w:left w:val="nil"/>
              <w:bottom w:val="nil"/>
              <w:right w:val="nil"/>
            </w:tcBorders>
            <w:noWrap/>
            <w:vAlign w:val="bottom"/>
            <w:hideMark/>
          </w:tcPr>
          <w:p w14:paraId="3691A938" w14:textId="77777777" w:rsidR="00D31374" w:rsidRDefault="00D31374">
            <w:pPr>
              <w:rPr>
                <w:rFonts w:ascii="Arial" w:hAnsi="Arial" w:cs="Arial"/>
                <w:sz w:val="16"/>
                <w:szCs w:val="16"/>
              </w:rPr>
            </w:pPr>
            <w:r>
              <w:rPr>
                <w:rFonts w:ascii="Arial" w:hAnsi="Arial" w:cs="Arial"/>
                <w:sz w:val="16"/>
                <w:szCs w:val="16"/>
              </w:rPr>
              <w:t xml:space="preserve">BEBOUWING_UITBOUW_ZWEVEND </w:t>
            </w:r>
          </w:p>
        </w:tc>
      </w:tr>
      <w:tr w:rsidR="00D31374" w14:paraId="4C8066CD" w14:textId="77777777" w:rsidTr="00D31374">
        <w:trPr>
          <w:trHeight w:val="255"/>
        </w:trPr>
        <w:tc>
          <w:tcPr>
            <w:tcW w:w="8560" w:type="dxa"/>
            <w:tcBorders>
              <w:top w:val="nil"/>
              <w:left w:val="nil"/>
              <w:bottom w:val="nil"/>
              <w:right w:val="nil"/>
            </w:tcBorders>
            <w:noWrap/>
            <w:vAlign w:val="bottom"/>
            <w:hideMark/>
          </w:tcPr>
          <w:p w14:paraId="102DEA41" w14:textId="77777777" w:rsidR="00D31374" w:rsidRDefault="00D31374">
            <w:pPr>
              <w:rPr>
                <w:rFonts w:ascii="Arial" w:hAnsi="Arial" w:cs="Arial"/>
                <w:sz w:val="16"/>
                <w:szCs w:val="16"/>
              </w:rPr>
            </w:pPr>
            <w:r>
              <w:rPr>
                <w:rFonts w:ascii="Arial" w:hAnsi="Arial" w:cs="Arial"/>
                <w:sz w:val="16"/>
                <w:szCs w:val="16"/>
              </w:rPr>
              <w:t xml:space="preserve">BEBOUWING_WINDTURBINE </w:t>
            </w:r>
          </w:p>
        </w:tc>
      </w:tr>
      <w:tr w:rsidR="00D31374" w14:paraId="67B40EDD" w14:textId="77777777" w:rsidTr="00D31374">
        <w:trPr>
          <w:trHeight w:val="255"/>
        </w:trPr>
        <w:tc>
          <w:tcPr>
            <w:tcW w:w="8560" w:type="dxa"/>
            <w:tcBorders>
              <w:top w:val="nil"/>
              <w:left w:val="nil"/>
              <w:bottom w:val="nil"/>
              <w:right w:val="nil"/>
            </w:tcBorders>
            <w:noWrap/>
            <w:vAlign w:val="bottom"/>
            <w:hideMark/>
          </w:tcPr>
          <w:p w14:paraId="74F4A03C" w14:textId="77777777" w:rsidR="00D31374" w:rsidRDefault="00D31374">
            <w:pPr>
              <w:rPr>
                <w:rFonts w:ascii="Arial" w:hAnsi="Arial" w:cs="Arial"/>
                <w:sz w:val="16"/>
                <w:szCs w:val="16"/>
              </w:rPr>
            </w:pPr>
            <w:r>
              <w:rPr>
                <w:rFonts w:ascii="Arial" w:hAnsi="Arial" w:cs="Arial"/>
                <w:sz w:val="16"/>
                <w:szCs w:val="16"/>
              </w:rPr>
              <w:t xml:space="preserve">BEBOUWING_WONINGBOUW </w:t>
            </w:r>
          </w:p>
        </w:tc>
      </w:tr>
      <w:tr w:rsidR="00D31374" w14:paraId="1AD96CD5" w14:textId="77777777" w:rsidTr="00D31374">
        <w:trPr>
          <w:trHeight w:val="255"/>
        </w:trPr>
        <w:tc>
          <w:tcPr>
            <w:tcW w:w="8560" w:type="dxa"/>
            <w:tcBorders>
              <w:top w:val="nil"/>
              <w:left w:val="nil"/>
              <w:bottom w:val="nil"/>
              <w:right w:val="nil"/>
            </w:tcBorders>
            <w:noWrap/>
            <w:vAlign w:val="bottom"/>
            <w:hideMark/>
          </w:tcPr>
          <w:p w14:paraId="01AB11E0" w14:textId="77777777" w:rsidR="00D31374" w:rsidRDefault="00D31374">
            <w:pPr>
              <w:rPr>
                <w:rFonts w:ascii="Arial" w:hAnsi="Arial" w:cs="Arial"/>
                <w:sz w:val="16"/>
                <w:szCs w:val="16"/>
              </w:rPr>
            </w:pPr>
            <w:r>
              <w:rPr>
                <w:rFonts w:ascii="Arial" w:hAnsi="Arial" w:cs="Arial"/>
                <w:sz w:val="16"/>
                <w:szCs w:val="16"/>
              </w:rPr>
              <w:t xml:space="preserve">BEBOUWING_WONINGBOUW_EENGEZINSWONING </w:t>
            </w:r>
          </w:p>
        </w:tc>
      </w:tr>
      <w:tr w:rsidR="00D31374" w14:paraId="4AD5435E" w14:textId="77777777" w:rsidTr="00D31374">
        <w:trPr>
          <w:trHeight w:val="255"/>
        </w:trPr>
        <w:tc>
          <w:tcPr>
            <w:tcW w:w="8560" w:type="dxa"/>
            <w:tcBorders>
              <w:top w:val="nil"/>
              <w:left w:val="nil"/>
              <w:bottom w:val="nil"/>
              <w:right w:val="nil"/>
            </w:tcBorders>
            <w:noWrap/>
            <w:vAlign w:val="bottom"/>
            <w:hideMark/>
          </w:tcPr>
          <w:p w14:paraId="2230F289" w14:textId="77777777" w:rsidR="00D31374" w:rsidRDefault="00D31374">
            <w:pPr>
              <w:rPr>
                <w:rFonts w:ascii="Arial" w:hAnsi="Arial" w:cs="Arial"/>
                <w:sz w:val="16"/>
                <w:szCs w:val="16"/>
              </w:rPr>
            </w:pPr>
            <w:r>
              <w:rPr>
                <w:rFonts w:ascii="Arial" w:hAnsi="Arial" w:cs="Arial"/>
                <w:sz w:val="16"/>
                <w:szCs w:val="16"/>
              </w:rPr>
              <w:t xml:space="preserve">BEBOUWING_WONINGBOUW_EENGEZINSWONING_DUUR </w:t>
            </w:r>
          </w:p>
        </w:tc>
      </w:tr>
      <w:tr w:rsidR="00D31374" w14:paraId="23419663" w14:textId="77777777" w:rsidTr="00D31374">
        <w:trPr>
          <w:trHeight w:val="255"/>
        </w:trPr>
        <w:tc>
          <w:tcPr>
            <w:tcW w:w="8560" w:type="dxa"/>
            <w:tcBorders>
              <w:top w:val="nil"/>
              <w:left w:val="nil"/>
              <w:bottom w:val="nil"/>
              <w:right w:val="nil"/>
            </w:tcBorders>
            <w:noWrap/>
            <w:vAlign w:val="bottom"/>
            <w:hideMark/>
          </w:tcPr>
          <w:p w14:paraId="72863F91" w14:textId="77777777" w:rsidR="00D31374" w:rsidRDefault="00D31374">
            <w:pPr>
              <w:rPr>
                <w:rFonts w:ascii="Arial" w:hAnsi="Arial" w:cs="Arial"/>
                <w:sz w:val="16"/>
                <w:szCs w:val="16"/>
              </w:rPr>
            </w:pPr>
            <w:r>
              <w:rPr>
                <w:rFonts w:ascii="Arial" w:hAnsi="Arial" w:cs="Arial"/>
                <w:sz w:val="16"/>
                <w:szCs w:val="16"/>
              </w:rPr>
              <w:t xml:space="preserve">BEBOUWING_WONINGBOUW_EENGEZINSWONING_GOEDKOOP </w:t>
            </w:r>
          </w:p>
        </w:tc>
      </w:tr>
      <w:tr w:rsidR="00D31374" w14:paraId="12492257" w14:textId="77777777" w:rsidTr="00D31374">
        <w:trPr>
          <w:trHeight w:val="255"/>
        </w:trPr>
        <w:tc>
          <w:tcPr>
            <w:tcW w:w="8560" w:type="dxa"/>
            <w:tcBorders>
              <w:top w:val="nil"/>
              <w:left w:val="nil"/>
              <w:bottom w:val="nil"/>
              <w:right w:val="nil"/>
            </w:tcBorders>
            <w:noWrap/>
            <w:vAlign w:val="bottom"/>
            <w:hideMark/>
          </w:tcPr>
          <w:p w14:paraId="26331F6B" w14:textId="77777777" w:rsidR="00D31374" w:rsidRDefault="00D31374">
            <w:pPr>
              <w:rPr>
                <w:rFonts w:ascii="Arial" w:hAnsi="Arial" w:cs="Arial"/>
                <w:sz w:val="16"/>
                <w:szCs w:val="16"/>
              </w:rPr>
            </w:pPr>
            <w:r>
              <w:rPr>
                <w:rFonts w:ascii="Arial" w:hAnsi="Arial" w:cs="Arial"/>
                <w:sz w:val="16"/>
                <w:szCs w:val="16"/>
              </w:rPr>
              <w:t xml:space="preserve">BEBOUWING_WONINGBOUW_EENGEZINSWONING_MIDDELDUUR </w:t>
            </w:r>
          </w:p>
        </w:tc>
      </w:tr>
      <w:tr w:rsidR="00D31374" w14:paraId="0083E9B2" w14:textId="77777777" w:rsidTr="00D31374">
        <w:trPr>
          <w:trHeight w:val="255"/>
        </w:trPr>
        <w:tc>
          <w:tcPr>
            <w:tcW w:w="8560" w:type="dxa"/>
            <w:tcBorders>
              <w:top w:val="nil"/>
              <w:left w:val="nil"/>
              <w:bottom w:val="nil"/>
              <w:right w:val="nil"/>
            </w:tcBorders>
            <w:noWrap/>
            <w:vAlign w:val="bottom"/>
            <w:hideMark/>
          </w:tcPr>
          <w:p w14:paraId="1AB72E9C" w14:textId="77777777" w:rsidR="00D31374" w:rsidRDefault="00D31374">
            <w:pPr>
              <w:rPr>
                <w:rFonts w:ascii="Arial" w:hAnsi="Arial" w:cs="Arial"/>
                <w:sz w:val="16"/>
                <w:szCs w:val="16"/>
              </w:rPr>
            </w:pPr>
            <w:r>
              <w:rPr>
                <w:rFonts w:ascii="Arial" w:hAnsi="Arial" w:cs="Arial"/>
                <w:sz w:val="16"/>
                <w:szCs w:val="16"/>
              </w:rPr>
              <w:t xml:space="preserve">BEBOUWING_WONINGBOUW_GESTAPELD </w:t>
            </w:r>
          </w:p>
        </w:tc>
      </w:tr>
      <w:tr w:rsidR="00D31374" w14:paraId="73B276AD" w14:textId="77777777" w:rsidTr="00D31374">
        <w:trPr>
          <w:trHeight w:val="255"/>
        </w:trPr>
        <w:tc>
          <w:tcPr>
            <w:tcW w:w="8560" w:type="dxa"/>
            <w:tcBorders>
              <w:top w:val="nil"/>
              <w:left w:val="nil"/>
              <w:bottom w:val="nil"/>
              <w:right w:val="nil"/>
            </w:tcBorders>
            <w:noWrap/>
            <w:vAlign w:val="bottom"/>
            <w:hideMark/>
          </w:tcPr>
          <w:p w14:paraId="5FA90F07" w14:textId="77777777" w:rsidR="00D31374" w:rsidRDefault="00D31374">
            <w:pPr>
              <w:rPr>
                <w:rFonts w:ascii="Arial" w:hAnsi="Arial" w:cs="Arial"/>
                <w:sz w:val="16"/>
                <w:szCs w:val="16"/>
              </w:rPr>
            </w:pPr>
            <w:r>
              <w:rPr>
                <w:rFonts w:ascii="Arial" w:hAnsi="Arial" w:cs="Arial"/>
                <w:sz w:val="16"/>
                <w:szCs w:val="16"/>
              </w:rPr>
              <w:t xml:space="preserve">BEBOUWING_WONINGBOUW_HOOGBOUW </w:t>
            </w:r>
          </w:p>
        </w:tc>
      </w:tr>
      <w:tr w:rsidR="00D31374" w14:paraId="623B9C6E" w14:textId="77777777" w:rsidTr="00D31374">
        <w:trPr>
          <w:trHeight w:val="255"/>
        </w:trPr>
        <w:tc>
          <w:tcPr>
            <w:tcW w:w="8560" w:type="dxa"/>
            <w:tcBorders>
              <w:top w:val="nil"/>
              <w:left w:val="nil"/>
              <w:bottom w:val="nil"/>
              <w:right w:val="nil"/>
            </w:tcBorders>
            <w:noWrap/>
            <w:vAlign w:val="bottom"/>
            <w:hideMark/>
          </w:tcPr>
          <w:p w14:paraId="207FCF2C" w14:textId="77777777" w:rsidR="00D31374" w:rsidRDefault="00D31374">
            <w:pPr>
              <w:rPr>
                <w:rFonts w:ascii="Arial" w:hAnsi="Arial" w:cs="Arial"/>
                <w:sz w:val="16"/>
                <w:szCs w:val="16"/>
              </w:rPr>
            </w:pPr>
            <w:r>
              <w:rPr>
                <w:rFonts w:ascii="Arial" w:hAnsi="Arial" w:cs="Arial"/>
                <w:sz w:val="16"/>
                <w:szCs w:val="16"/>
              </w:rPr>
              <w:t xml:space="preserve">BEBOUWING_WONINGBOUW_HOOGBOUW_DUUR </w:t>
            </w:r>
          </w:p>
        </w:tc>
      </w:tr>
      <w:tr w:rsidR="00D31374" w14:paraId="58F769C9" w14:textId="77777777" w:rsidTr="00D31374">
        <w:trPr>
          <w:trHeight w:val="255"/>
        </w:trPr>
        <w:tc>
          <w:tcPr>
            <w:tcW w:w="8560" w:type="dxa"/>
            <w:tcBorders>
              <w:top w:val="nil"/>
              <w:left w:val="nil"/>
              <w:bottom w:val="nil"/>
              <w:right w:val="nil"/>
            </w:tcBorders>
            <w:noWrap/>
            <w:vAlign w:val="bottom"/>
            <w:hideMark/>
          </w:tcPr>
          <w:p w14:paraId="23ED12D0" w14:textId="77777777" w:rsidR="00D31374" w:rsidRDefault="00D31374">
            <w:pPr>
              <w:rPr>
                <w:rFonts w:ascii="Arial" w:hAnsi="Arial" w:cs="Arial"/>
                <w:sz w:val="16"/>
                <w:szCs w:val="16"/>
              </w:rPr>
            </w:pPr>
            <w:r>
              <w:rPr>
                <w:rFonts w:ascii="Arial" w:hAnsi="Arial" w:cs="Arial"/>
                <w:sz w:val="16"/>
                <w:szCs w:val="16"/>
              </w:rPr>
              <w:t xml:space="preserve">BEBOUWING_WONINGBOUW_HOOGBOUW_GOEDKOOP </w:t>
            </w:r>
          </w:p>
        </w:tc>
      </w:tr>
      <w:tr w:rsidR="00D31374" w14:paraId="37D88AA2" w14:textId="77777777" w:rsidTr="00D31374">
        <w:trPr>
          <w:trHeight w:val="255"/>
        </w:trPr>
        <w:tc>
          <w:tcPr>
            <w:tcW w:w="8560" w:type="dxa"/>
            <w:tcBorders>
              <w:top w:val="nil"/>
              <w:left w:val="nil"/>
              <w:bottom w:val="nil"/>
              <w:right w:val="nil"/>
            </w:tcBorders>
            <w:noWrap/>
            <w:vAlign w:val="bottom"/>
            <w:hideMark/>
          </w:tcPr>
          <w:p w14:paraId="26A23503" w14:textId="77777777" w:rsidR="00D31374" w:rsidRDefault="00D31374">
            <w:pPr>
              <w:rPr>
                <w:rFonts w:ascii="Arial" w:hAnsi="Arial" w:cs="Arial"/>
                <w:sz w:val="16"/>
                <w:szCs w:val="16"/>
              </w:rPr>
            </w:pPr>
            <w:r>
              <w:rPr>
                <w:rFonts w:ascii="Arial" w:hAnsi="Arial" w:cs="Arial"/>
                <w:sz w:val="16"/>
                <w:szCs w:val="16"/>
              </w:rPr>
              <w:t xml:space="preserve">BEBOUWING_WONINGBOUW_HOOGBOUW_MIDDELDUUR </w:t>
            </w:r>
          </w:p>
        </w:tc>
      </w:tr>
      <w:tr w:rsidR="00D31374" w14:paraId="261C7F8E" w14:textId="77777777" w:rsidTr="00D31374">
        <w:trPr>
          <w:trHeight w:val="255"/>
        </w:trPr>
        <w:tc>
          <w:tcPr>
            <w:tcW w:w="8560" w:type="dxa"/>
            <w:tcBorders>
              <w:top w:val="nil"/>
              <w:left w:val="nil"/>
              <w:bottom w:val="nil"/>
              <w:right w:val="nil"/>
            </w:tcBorders>
            <w:noWrap/>
            <w:vAlign w:val="bottom"/>
            <w:hideMark/>
          </w:tcPr>
          <w:p w14:paraId="094B3AD4" w14:textId="77777777" w:rsidR="00D31374" w:rsidRDefault="00D31374">
            <w:pPr>
              <w:rPr>
                <w:rFonts w:ascii="Arial" w:hAnsi="Arial" w:cs="Arial"/>
                <w:sz w:val="16"/>
                <w:szCs w:val="16"/>
              </w:rPr>
            </w:pPr>
            <w:r>
              <w:rPr>
                <w:rFonts w:ascii="Arial" w:hAnsi="Arial" w:cs="Arial"/>
                <w:sz w:val="16"/>
                <w:szCs w:val="16"/>
              </w:rPr>
              <w:t xml:space="preserve">BEBOUWING_WONINGBOUW_HUUR </w:t>
            </w:r>
          </w:p>
        </w:tc>
      </w:tr>
      <w:tr w:rsidR="00D31374" w14:paraId="3A55EBC4" w14:textId="77777777" w:rsidTr="00D31374">
        <w:trPr>
          <w:trHeight w:val="255"/>
        </w:trPr>
        <w:tc>
          <w:tcPr>
            <w:tcW w:w="8560" w:type="dxa"/>
            <w:tcBorders>
              <w:top w:val="nil"/>
              <w:left w:val="nil"/>
              <w:bottom w:val="nil"/>
              <w:right w:val="nil"/>
            </w:tcBorders>
            <w:noWrap/>
            <w:vAlign w:val="bottom"/>
            <w:hideMark/>
          </w:tcPr>
          <w:p w14:paraId="2E562854" w14:textId="77777777" w:rsidR="00D31374" w:rsidRDefault="00D31374">
            <w:pPr>
              <w:rPr>
                <w:rFonts w:ascii="Arial" w:hAnsi="Arial" w:cs="Arial"/>
                <w:sz w:val="16"/>
                <w:szCs w:val="16"/>
              </w:rPr>
            </w:pPr>
            <w:r>
              <w:rPr>
                <w:rFonts w:ascii="Arial" w:hAnsi="Arial" w:cs="Arial"/>
                <w:sz w:val="16"/>
                <w:szCs w:val="16"/>
              </w:rPr>
              <w:t xml:space="preserve">BEBOUWING_WONINGBOUW_HUUR_SOCIAAL </w:t>
            </w:r>
          </w:p>
        </w:tc>
      </w:tr>
      <w:tr w:rsidR="00D31374" w14:paraId="505F3DB1" w14:textId="77777777" w:rsidTr="00D31374">
        <w:trPr>
          <w:trHeight w:val="255"/>
        </w:trPr>
        <w:tc>
          <w:tcPr>
            <w:tcW w:w="8560" w:type="dxa"/>
            <w:tcBorders>
              <w:top w:val="nil"/>
              <w:left w:val="nil"/>
              <w:bottom w:val="nil"/>
              <w:right w:val="nil"/>
            </w:tcBorders>
            <w:noWrap/>
            <w:vAlign w:val="bottom"/>
            <w:hideMark/>
          </w:tcPr>
          <w:p w14:paraId="0D42A276" w14:textId="77777777" w:rsidR="00D31374" w:rsidRDefault="00D31374">
            <w:pPr>
              <w:rPr>
                <w:rFonts w:ascii="Arial" w:hAnsi="Arial" w:cs="Arial"/>
                <w:sz w:val="16"/>
                <w:szCs w:val="16"/>
              </w:rPr>
            </w:pPr>
            <w:r>
              <w:rPr>
                <w:rFonts w:ascii="Arial" w:hAnsi="Arial" w:cs="Arial"/>
                <w:sz w:val="16"/>
                <w:szCs w:val="16"/>
              </w:rPr>
              <w:t xml:space="preserve">BEBOUWING_WONINGBOUW_HUUR_VRIJE SECTOR </w:t>
            </w:r>
          </w:p>
        </w:tc>
      </w:tr>
      <w:tr w:rsidR="00D31374" w14:paraId="3EC35800" w14:textId="77777777" w:rsidTr="00D31374">
        <w:trPr>
          <w:trHeight w:val="255"/>
        </w:trPr>
        <w:tc>
          <w:tcPr>
            <w:tcW w:w="8560" w:type="dxa"/>
            <w:tcBorders>
              <w:top w:val="nil"/>
              <w:left w:val="nil"/>
              <w:bottom w:val="nil"/>
              <w:right w:val="nil"/>
            </w:tcBorders>
            <w:noWrap/>
            <w:vAlign w:val="bottom"/>
            <w:hideMark/>
          </w:tcPr>
          <w:p w14:paraId="70CE8B4F" w14:textId="77777777" w:rsidR="00D31374" w:rsidRDefault="00D31374">
            <w:pPr>
              <w:rPr>
                <w:rFonts w:ascii="Arial" w:hAnsi="Arial" w:cs="Arial"/>
                <w:sz w:val="16"/>
                <w:szCs w:val="16"/>
              </w:rPr>
            </w:pPr>
            <w:r>
              <w:rPr>
                <w:rFonts w:ascii="Arial" w:hAnsi="Arial" w:cs="Arial"/>
                <w:sz w:val="16"/>
                <w:szCs w:val="16"/>
              </w:rPr>
              <w:t xml:space="preserve">BEBOUWING_WONINGBOUW_KOOP </w:t>
            </w:r>
          </w:p>
        </w:tc>
      </w:tr>
      <w:tr w:rsidR="00D31374" w14:paraId="7DADFF0D" w14:textId="77777777" w:rsidTr="00D31374">
        <w:trPr>
          <w:trHeight w:val="255"/>
        </w:trPr>
        <w:tc>
          <w:tcPr>
            <w:tcW w:w="8560" w:type="dxa"/>
            <w:tcBorders>
              <w:top w:val="nil"/>
              <w:left w:val="nil"/>
              <w:bottom w:val="nil"/>
              <w:right w:val="nil"/>
            </w:tcBorders>
            <w:noWrap/>
            <w:vAlign w:val="bottom"/>
            <w:hideMark/>
          </w:tcPr>
          <w:p w14:paraId="6713CD0B" w14:textId="77777777" w:rsidR="00D31374" w:rsidRDefault="00D31374">
            <w:pPr>
              <w:rPr>
                <w:rFonts w:ascii="Arial" w:hAnsi="Arial" w:cs="Arial"/>
                <w:sz w:val="16"/>
                <w:szCs w:val="16"/>
              </w:rPr>
            </w:pPr>
            <w:r>
              <w:rPr>
                <w:rFonts w:ascii="Arial" w:hAnsi="Arial" w:cs="Arial"/>
                <w:sz w:val="16"/>
                <w:szCs w:val="16"/>
              </w:rPr>
              <w:t xml:space="preserve">BEBOUWING_WONINGBOUW_KOOP_PARTICULIER OPDRACHTGEVERSCHAP </w:t>
            </w:r>
          </w:p>
        </w:tc>
      </w:tr>
      <w:tr w:rsidR="00D31374" w14:paraId="0AA13FE7" w14:textId="77777777" w:rsidTr="00D31374">
        <w:trPr>
          <w:trHeight w:val="255"/>
        </w:trPr>
        <w:tc>
          <w:tcPr>
            <w:tcW w:w="8560" w:type="dxa"/>
            <w:tcBorders>
              <w:top w:val="nil"/>
              <w:left w:val="nil"/>
              <w:bottom w:val="nil"/>
              <w:right w:val="nil"/>
            </w:tcBorders>
            <w:noWrap/>
            <w:vAlign w:val="bottom"/>
            <w:hideMark/>
          </w:tcPr>
          <w:p w14:paraId="171E90AF" w14:textId="77777777" w:rsidR="00D31374" w:rsidRDefault="00D31374">
            <w:pPr>
              <w:rPr>
                <w:rFonts w:ascii="Arial" w:hAnsi="Arial" w:cs="Arial"/>
                <w:sz w:val="16"/>
                <w:szCs w:val="16"/>
              </w:rPr>
            </w:pPr>
            <w:r>
              <w:rPr>
                <w:rFonts w:ascii="Arial" w:hAnsi="Arial" w:cs="Arial"/>
                <w:sz w:val="16"/>
                <w:szCs w:val="16"/>
              </w:rPr>
              <w:t xml:space="preserve">BEBOUWING_WONINGBOUW_KOOP_SOCIAAL </w:t>
            </w:r>
          </w:p>
        </w:tc>
      </w:tr>
      <w:tr w:rsidR="00D31374" w14:paraId="64A6CCED" w14:textId="77777777" w:rsidTr="00D31374">
        <w:trPr>
          <w:trHeight w:val="255"/>
        </w:trPr>
        <w:tc>
          <w:tcPr>
            <w:tcW w:w="8560" w:type="dxa"/>
            <w:tcBorders>
              <w:top w:val="nil"/>
              <w:left w:val="nil"/>
              <w:bottom w:val="nil"/>
              <w:right w:val="nil"/>
            </w:tcBorders>
            <w:noWrap/>
            <w:vAlign w:val="bottom"/>
            <w:hideMark/>
          </w:tcPr>
          <w:p w14:paraId="671D287A" w14:textId="77777777" w:rsidR="00D31374" w:rsidRDefault="00D31374">
            <w:pPr>
              <w:rPr>
                <w:rFonts w:ascii="Arial" w:hAnsi="Arial" w:cs="Arial"/>
                <w:sz w:val="16"/>
                <w:szCs w:val="16"/>
              </w:rPr>
            </w:pPr>
            <w:r>
              <w:rPr>
                <w:rFonts w:ascii="Arial" w:hAnsi="Arial" w:cs="Arial"/>
                <w:sz w:val="16"/>
                <w:szCs w:val="16"/>
              </w:rPr>
              <w:t xml:space="preserve">BEBOUWING_WONINGBOUW_LAAGBOUW </w:t>
            </w:r>
          </w:p>
        </w:tc>
      </w:tr>
      <w:tr w:rsidR="00D31374" w14:paraId="09875956" w14:textId="77777777" w:rsidTr="00D31374">
        <w:trPr>
          <w:trHeight w:val="255"/>
        </w:trPr>
        <w:tc>
          <w:tcPr>
            <w:tcW w:w="8560" w:type="dxa"/>
            <w:tcBorders>
              <w:top w:val="nil"/>
              <w:left w:val="nil"/>
              <w:bottom w:val="nil"/>
              <w:right w:val="nil"/>
            </w:tcBorders>
            <w:noWrap/>
            <w:vAlign w:val="bottom"/>
            <w:hideMark/>
          </w:tcPr>
          <w:p w14:paraId="6E107C8F" w14:textId="77777777" w:rsidR="00D31374" w:rsidRDefault="00D31374">
            <w:pPr>
              <w:rPr>
                <w:rFonts w:ascii="Arial" w:hAnsi="Arial" w:cs="Arial"/>
                <w:sz w:val="16"/>
                <w:szCs w:val="16"/>
              </w:rPr>
            </w:pPr>
            <w:r>
              <w:rPr>
                <w:rFonts w:ascii="Arial" w:hAnsi="Arial" w:cs="Arial"/>
                <w:sz w:val="16"/>
                <w:szCs w:val="16"/>
              </w:rPr>
              <w:t xml:space="preserve">BEBOUWING_WONINGBOUW_LAAGBOUW_DUUR </w:t>
            </w:r>
          </w:p>
        </w:tc>
      </w:tr>
      <w:tr w:rsidR="00D31374" w14:paraId="1004F442" w14:textId="77777777" w:rsidTr="00D31374">
        <w:trPr>
          <w:trHeight w:val="255"/>
        </w:trPr>
        <w:tc>
          <w:tcPr>
            <w:tcW w:w="8560" w:type="dxa"/>
            <w:tcBorders>
              <w:top w:val="nil"/>
              <w:left w:val="nil"/>
              <w:bottom w:val="nil"/>
              <w:right w:val="nil"/>
            </w:tcBorders>
            <w:noWrap/>
            <w:vAlign w:val="bottom"/>
            <w:hideMark/>
          </w:tcPr>
          <w:p w14:paraId="287AF490" w14:textId="77777777" w:rsidR="00D31374" w:rsidRDefault="00D31374">
            <w:pPr>
              <w:rPr>
                <w:rFonts w:ascii="Arial" w:hAnsi="Arial" w:cs="Arial"/>
                <w:sz w:val="16"/>
                <w:szCs w:val="16"/>
              </w:rPr>
            </w:pPr>
            <w:r>
              <w:rPr>
                <w:rFonts w:ascii="Arial" w:hAnsi="Arial" w:cs="Arial"/>
                <w:sz w:val="16"/>
                <w:szCs w:val="16"/>
              </w:rPr>
              <w:t xml:space="preserve">BEBOUWING_WONINGBOUW_LAAGBOUW_GOEDKOOP </w:t>
            </w:r>
          </w:p>
        </w:tc>
      </w:tr>
      <w:tr w:rsidR="00D31374" w14:paraId="16908E20" w14:textId="77777777" w:rsidTr="00D31374">
        <w:trPr>
          <w:trHeight w:val="255"/>
        </w:trPr>
        <w:tc>
          <w:tcPr>
            <w:tcW w:w="8560" w:type="dxa"/>
            <w:tcBorders>
              <w:top w:val="nil"/>
              <w:left w:val="nil"/>
              <w:bottom w:val="nil"/>
              <w:right w:val="nil"/>
            </w:tcBorders>
            <w:noWrap/>
            <w:vAlign w:val="bottom"/>
            <w:hideMark/>
          </w:tcPr>
          <w:p w14:paraId="291B4771" w14:textId="77777777" w:rsidR="00D31374" w:rsidRDefault="00D31374">
            <w:pPr>
              <w:rPr>
                <w:rFonts w:ascii="Arial" w:hAnsi="Arial" w:cs="Arial"/>
                <w:sz w:val="16"/>
                <w:szCs w:val="16"/>
              </w:rPr>
            </w:pPr>
            <w:r>
              <w:rPr>
                <w:rFonts w:ascii="Arial" w:hAnsi="Arial" w:cs="Arial"/>
                <w:sz w:val="16"/>
                <w:szCs w:val="16"/>
              </w:rPr>
              <w:t xml:space="preserve">BEBOUWING_WONINGBOUW_LAAGBOUW_MIDDELDUUR </w:t>
            </w:r>
          </w:p>
        </w:tc>
      </w:tr>
      <w:tr w:rsidR="00D31374" w14:paraId="6A76254E" w14:textId="77777777" w:rsidTr="00D31374">
        <w:trPr>
          <w:trHeight w:val="255"/>
        </w:trPr>
        <w:tc>
          <w:tcPr>
            <w:tcW w:w="8560" w:type="dxa"/>
            <w:tcBorders>
              <w:top w:val="nil"/>
              <w:left w:val="nil"/>
              <w:bottom w:val="nil"/>
              <w:right w:val="nil"/>
            </w:tcBorders>
            <w:noWrap/>
            <w:vAlign w:val="bottom"/>
            <w:hideMark/>
          </w:tcPr>
          <w:p w14:paraId="42A90D75" w14:textId="77777777" w:rsidR="00D31374" w:rsidRDefault="00D31374">
            <w:pPr>
              <w:rPr>
                <w:rFonts w:ascii="Arial" w:hAnsi="Arial" w:cs="Arial"/>
                <w:sz w:val="16"/>
                <w:szCs w:val="16"/>
              </w:rPr>
            </w:pPr>
            <w:r>
              <w:rPr>
                <w:rFonts w:ascii="Arial" w:hAnsi="Arial" w:cs="Arial"/>
                <w:sz w:val="16"/>
                <w:szCs w:val="16"/>
              </w:rPr>
              <w:t xml:space="preserve">BEBOUWING_WONINGBOUW_STARTERSWONING </w:t>
            </w:r>
          </w:p>
        </w:tc>
      </w:tr>
      <w:tr w:rsidR="00D31374" w14:paraId="07FD006E" w14:textId="77777777" w:rsidTr="00D31374">
        <w:trPr>
          <w:trHeight w:val="255"/>
        </w:trPr>
        <w:tc>
          <w:tcPr>
            <w:tcW w:w="8560" w:type="dxa"/>
            <w:tcBorders>
              <w:top w:val="nil"/>
              <w:left w:val="nil"/>
              <w:bottom w:val="nil"/>
              <w:right w:val="nil"/>
            </w:tcBorders>
            <w:noWrap/>
            <w:vAlign w:val="bottom"/>
            <w:hideMark/>
          </w:tcPr>
          <w:p w14:paraId="51821F71" w14:textId="77777777" w:rsidR="00D31374" w:rsidRDefault="00D31374">
            <w:pPr>
              <w:rPr>
                <w:rFonts w:ascii="Arial" w:hAnsi="Arial" w:cs="Arial"/>
                <w:sz w:val="16"/>
                <w:szCs w:val="16"/>
              </w:rPr>
            </w:pPr>
            <w:r>
              <w:rPr>
                <w:rFonts w:ascii="Arial" w:hAnsi="Arial" w:cs="Arial"/>
                <w:sz w:val="16"/>
                <w:szCs w:val="16"/>
              </w:rPr>
              <w:t xml:space="preserve">BEBOUWING_WONINGBOUW_TWEE ONDER EEN KAP </w:t>
            </w:r>
          </w:p>
        </w:tc>
      </w:tr>
      <w:tr w:rsidR="00D31374" w14:paraId="5850ED9E" w14:textId="77777777" w:rsidTr="00D31374">
        <w:trPr>
          <w:trHeight w:val="255"/>
        </w:trPr>
        <w:tc>
          <w:tcPr>
            <w:tcW w:w="8560" w:type="dxa"/>
            <w:tcBorders>
              <w:top w:val="nil"/>
              <w:left w:val="nil"/>
              <w:bottom w:val="nil"/>
              <w:right w:val="nil"/>
            </w:tcBorders>
            <w:noWrap/>
            <w:vAlign w:val="bottom"/>
            <w:hideMark/>
          </w:tcPr>
          <w:p w14:paraId="10062F4A" w14:textId="77777777" w:rsidR="00D31374" w:rsidRDefault="00D31374">
            <w:pPr>
              <w:rPr>
                <w:rFonts w:ascii="Arial" w:hAnsi="Arial" w:cs="Arial"/>
                <w:sz w:val="16"/>
                <w:szCs w:val="16"/>
              </w:rPr>
            </w:pPr>
            <w:r>
              <w:rPr>
                <w:rFonts w:ascii="Arial" w:hAnsi="Arial" w:cs="Arial"/>
                <w:sz w:val="16"/>
                <w:szCs w:val="16"/>
              </w:rPr>
              <w:t xml:space="preserve">BEBOUWING_WONINGBOUW_TWEE ONDER EEN KAP_DUUR </w:t>
            </w:r>
          </w:p>
        </w:tc>
      </w:tr>
      <w:tr w:rsidR="00D31374" w14:paraId="4E130862" w14:textId="77777777" w:rsidTr="00D31374">
        <w:trPr>
          <w:trHeight w:val="255"/>
        </w:trPr>
        <w:tc>
          <w:tcPr>
            <w:tcW w:w="8560" w:type="dxa"/>
            <w:tcBorders>
              <w:top w:val="nil"/>
              <w:left w:val="nil"/>
              <w:bottom w:val="nil"/>
              <w:right w:val="nil"/>
            </w:tcBorders>
            <w:noWrap/>
            <w:vAlign w:val="bottom"/>
            <w:hideMark/>
          </w:tcPr>
          <w:p w14:paraId="33B8A808" w14:textId="77777777" w:rsidR="00D31374" w:rsidRDefault="00D31374">
            <w:pPr>
              <w:rPr>
                <w:rFonts w:ascii="Arial" w:hAnsi="Arial" w:cs="Arial"/>
                <w:sz w:val="16"/>
                <w:szCs w:val="16"/>
              </w:rPr>
            </w:pPr>
            <w:r>
              <w:rPr>
                <w:rFonts w:ascii="Arial" w:hAnsi="Arial" w:cs="Arial"/>
                <w:sz w:val="16"/>
                <w:szCs w:val="16"/>
              </w:rPr>
              <w:t xml:space="preserve">BEBOUWING_WONINGBOUW_TWEE ONDER EEN KAP_GOEDKOOP </w:t>
            </w:r>
          </w:p>
        </w:tc>
      </w:tr>
      <w:tr w:rsidR="00D31374" w14:paraId="5B3F99E1" w14:textId="77777777" w:rsidTr="00D31374">
        <w:trPr>
          <w:trHeight w:val="255"/>
        </w:trPr>
        <w:tc>
          <w:tcPr>
            <w:tcW w:w="8560" w:type="dxa"/>
            <w:tcBorders>
              <w:top w:val="nil"/>
              <w:left w:val="nil"/>
              <w:bottom w:val="nil"/>
              <w:right w:val="nil"/>
            </w:tcBorders>
            <w:noWrap/>
            <w:vAlign w:val="bottom"/>
            <w:hideMark/>
          </w:tcPr>
          <w:p w14:paraId="4B356A66" w14:textId="77777777" w:rsidR="00D31374" w:rsidRDefault="00D31374">
            <w:pPr>
              <w:rPr>
                <w:rFonts w:ascii="Arial" w:hAnsi="Arial" w:cs="Arial"/>
                <w:sz w:val="16"/>
                <w:szCs w:val="16"/>
              </w:rPr>
            </w:pPr>
            <w:r>
              <w:rPr>
                <w:rFonts w:ascii="Arial" w:hAnsi="Arial" w:cs="Arial"/>
                <w:sz w:val="16"/>
                <w:szCs w:val="16"/>
              </w:rPr>
              <w:t xml:space="preserve">BEBOUWING_WONINGBOUW_TWEE ONDER EEN KAP_MIDDELDUUR </w:t>
            </w:r>
          </w:p>
        </w:tc>
      </w:tr>
      <w:tr w:rsidR="00D31374" w14:paraId="24F647C0" w14:textId="77777777" w:rsidTr="00D31374">
        <w:trPr>
          <w:trHeight w:val="255"/>
        </w:trPr>
        <w:tc>
          <w:tcPr>
            <w:tcW w:w="8560" w:type="dxa"/>
            <w:tcBorders>
              <w:top w:val="nil"/>
              <w:left w:val="nil"/>
              <w:bottom w:val="nil"/>
              <w:right w:val="nil"/>
            </w:tcBorders>
            <w:noWrap/>
            <w:vAlign w:val="bottom"/>
            <w:hideMark/>
          </w:tcPr>
          <w:p w14:paraId="31FF29E0" w14:textId="77777777" w:rsidR="00D31374" w:rsidRDefault="00D31374">
            <w:pPr>
              <w:rPr>
                <w:rFonts w:ascii="Arial" w:hAnsi="Arial" w:cs="Arial"/>
                <w:sz w:val="16"/>
                <w:szCs w:val="16"/>
              </w:rPr>
            </w:pPr>
            <w:r>
              <w:rPr>
                <w:rFonts w:ascii="Arial" w:hAnsi="Arial" w:cs="Arial"/>
                <w:sz w:val="16"/>
                <w:szCs w:val="16"/>
              </w:rPr>
              <w:t xml:space="preserve">BEBOUWING_WONINGBOUW_VRIJSTAAND </w:t>
            </w:r>
          </w:p>
        </w:tc>
      </w:tr>
      <w:tr w:rsidR="00D31374" w14:paraId="73666569" w14:textId="77777777" w:rsidTr="00D31374">
        <w:trPr>
          <w:trHeight w:val="255"/>
        </w:trPr>
        <w:tc>
          <w:tcPr>
            <w:tcW w:w="8560" w:type="dxa"/>
            <w:tcBorders>
              <w:top w:val="nil"/>
              <w:left w:val="nil"/>
              <w:bottom w:val="nil"/>
              <w:right w:val="nil"/>
            </w:tcBorders>
            <w:noWrap/>
            <w:vAlign w:val="bottom"/>
            <w:hideMark/>
          </w:tcPr>
          <w:p w14:paraId="172B4E45" w14:textId="77777777" w:rsidR="00D31374" w:rsidRDefault="00D31374">
            <w:pPr>
              <w:rPr>
                <w:rFonts w:ascii="Arial" w:hAnsi="Arial" w:cs="Arial"/>
                <w:sz w:val="16"/>
                <w:szCs w:val="16"/>
              </w:rPr>
            </w:pPr>
            <w:r>
              <w:rPr>
                <w:rFonts w:ascii="Arial" w:hAnsi="Arial" w:cs="Arial"/>
                <w:sz w:val="16"/>
                <w:szCs w:val="16"/>
              </w:rPr>
              <w:lastRenderedPageBreak/>
              <w:t xml:space="preserve">BEBOUWING_WONINGBOUW_VRIJSTAAND_DUUR </w:t>
            </w:r>
          </w:p>
        </w:tc>
      </w:tr>
      <w:tr w:rsidR="00D31374" w14:paraId="4512DBFB" w14:textId="77777777" w:rsidTr="00D31374">
        <w:trPr>
          <w:trHeight w:val="255"/>
        </w:trPr>
        <w:tc>
          <w:tcPr>
            <w:tcW w:w="8560" w:type="dxa"/>
            <w:tcBorders>
              <w:top w:val="nil"/>
              <w:left w:val="nil"/>
              <w:bottom w:val="nil"/>
              <w:right w:val="nil"/>
            </w:tcBorders>
            <w:noWrap/>
            <w:vAlign w:val="bottom"/>
            <w:hideMark/>
          </w:tcPr>
          <w:p w14:paraId="3A4D5DC3" w14:textId="77777777" w:rsidR="00D31374" w:rsidRDefault="00D31374">
            <w:pPr>
              <w:rPr>
                <w:rFonts w:ascii="Arial" w:hAnsi="Arial" w:cs="Arial"/>
                <w:sz w:val="16"/>
                <w:szCs w:val="16"/>
              </w:rPr>
            </w:pPr>
            <w:r>
              <w:rPr>
                <w:rFonts w:ascii="Arial" w:hAnsi="Arial" w:cs="Arial"/>
                <w:sz w:val="16"/>
                <w:szCs w:val="16"/>
              </w:rPr>
              <w:t xml:space="preserve">BEBOUWING_WONINGBOUW_VRIJSTAAND_GOEDKOOP </w:t>
            </w:r>
          </w:p>
        </w:tc>
      </w:tr>
      <w:tr w:rsidR="00D31374" w14:paraId="03BE260F" w14:textId="77777777" w:rsidTr="00D31374">
        <w:trPr>
          <w:trHeight w:val="255"/>
        </w:trPr>
        <w:tc>
          <w:tcPr>
            <w:tcW w:w="8560" w:type="dxa"/>
            <w:tcBorders>
              <w:top w:val="nil"/>
              <w:left w:val="nil"/>
              <w:bottom w:val="nil"/>
              <w:right w:val="nil"/>
            </w:tcBorders>
            <w:noWrap/>
            <w:vAlign w:val="bottom"/>
            <w:hideMark/>
          </w:tcPr>
          <w:p w14:paraId="7F8DF35D" w14:textId="77777777" w:rsidR="00D31374" w:rsidRDefault="00D31374">
            <w:pPr>
              <w:rPr>
                <w:rFonts w:ascii="Arial" w:hAnsi="Arial" w:cs="Arial"/>
                <w:sz w:val="16"/>
                <w:szCs w:val="16"/>
              </w:rPr>
            </w:pPr>
            <w:r>
              <w:rPr>
                <w:rFonts w:ascii="Arial" w:hAnsi="Arial" w:cs="Arial"/>
                <w:sz w:val="16"/>
                <w:szCs w:val="16"/>
              </w:rPr>
              <w:t xml:space="preserve">BEBOUWING_WONINGBOUW_VRIJSTAAND_MIDDELDUUR </w:t>
            </w:r>
          </w:p>
        </w:tc>
      </w:tr>
      <w:tr w:rsidR="00D31374" w14:paraId="5262E719" w14:textId="77777777" w:rsidTr="00D31374">
        <w:trPr>
          <w:trHeight w:val="255"/>
        </w:trPr>
        <w:tc>
          <w:tcPr>
            <w:tcW w:w="8560" w:type="dxa"/>
            <w:tcBorders>
              <w:top w:val="nil"/>
              <w:left w:val="nil"/>
              <w:bottom w:val="nil"/>
              <w:right w:val="nil"/>
            </w:tcBorders>
            <w:noWrap/>
            <w:vAlign w:val="bottom"/>
            <w:hideMark/>
          </w:tcPr>
          <w:p w14:paraId="30C6B6E3" w14:textId="77777777" w:rsidR="00D31374" w:rsidRDefault="00D31374">
            <w:pPr>
              <w:rPr>
                <w:rFonts w:ascii="Arial" w:hAnsi="Arial" w:cs="Arial"/>
                <w:sz w:val="16"/>
                <w:szCs w:val="16"/>
              </w:rPr>
            </w:pPr>
            <w:r>
              <w:rPr>
                <w:rFonts w:ascii="Arial" w:hAnsi="Arial" w:cs="Arial"/>
                <w:sz w:val="16"/>
                <w:szCs w:val="16"/>
              </w:rPr>
              <w:t xml:space="preserve">BEBOUWING_WONINGBOUW_WONINGSCHEIDING </w:t>
            </w:r>
          </w:p>
        </w:tc>
      </w:tr>
      <w:tr w:rsidR="00D31374" w14:paraId="762D2D0E" w14:textId="77777777" w:rsidTr="00D31374">
        <w:trPr>
          <w:trHeight w:val="255"/>
        </w:trPr>
        <w:tc>
          <w:tcPr>
            <w:tcW w:w="8560" w:type="dxa"/>
            <w:tcBorders>
              <w:top w:val="nil"/>
              <w:left w:val="nil"/>
              <w:bottom w:val="nil"/>
              <w:right w:val="nil"/>
            </w:tcBorders>
            <w:noWrap/>
            <w:vAlign w:val="bottom"/>
            <w:hideMark/>
          </w:tcPr>
          <w:p w14:paraId="3748929C" w14:textId="77777777" w:rsidR="00D31374" w:rsidRDefault="00D31374">
            <w:pPr>
              <w:rPr>
                <w:rFonts w:ascii="Arial" w:hAnsi="Arial" w:cs="Arial"/>
                <w:sz w:val="16"/>
                <w:szCs w:val="16"/>
              </w:rPr>
            </w:pPr>
            <w:r>
              <w:rPr>
                <w:rFonts w:ascii="Arial" w:hAnsi="Arial" w:cs="Arial"/>
                <w:sz w:val="16"/>
                <w:szCs w:val="16"/>
              </w:rPr>
              <w:t xml:space="preserve">BEBOUWING_WOONWAGENS </w:t>
            </w:r>
          </w:p>
        </w:tc>
      </w:tr>
      <w:tr w:rsidR="00D31374" w14:paraId="63999706" w14:textId="77777777" w:rsidTr="00D31374">
        <w:trPr>
          <w:trHeight w:val="255"/>
        </w:trPr>
        <w:tc>
          <w:tcPr>
            <w:tcW w:w="8560" w:type="dxa"/>
            <w:tcBorders>
              <w:top w:val="nil"/>
              <w:left w:val="nil"/>
              <w:bottom w:val="nil"/>
              <w:right w:val="nil"/>
            </w:tcBorders>
            <w:noWrap/>
            <w:vAlign w:val="bottom"/>
            <w:hideMark/>
          </w:tcPr>
          <w:p w14:paraId="3E266FBE" w14:textId="77777777" w:rsidR="00D31374" w:rsidRDefault="00D31374">
            <w:pPr>
              <w:rPr>
                <w:rFonts w:ascii="Arial" w:hAnsi="Arial" w:cs="Arial"/>
                <w:sz w:val="16"/>
                <w:szCs w:val="16"/>
              </w:rPr>
            </w:pPr>
            <w:r>
              <w:rPr>
                <w:rFonts w:ascii="Arial" w:hAnsi="Arial" w:cs="Arial"/>
                <w:sz w:val="16"/>
                <w:szCs w:val="16"/>
              </w:rPr>
              <w:t xml:space="preserve">FASE1 </w:t>
            </w:r>
          </w:p>
        </w:tc>
      </w:tr>
      <w:tr w:rsidR="00D31374" w14:paraId="3F590A0B" w14:textId="77777777" w:rsidTr="00D31374">
        <w:trPr>
          <w:trHeight w:val="255"/>
        </w:trPr>
        <w:tc>
          <w:tcPr>
            <w:tcW w:w="8560" w:type="dxa"/>
            <w:tcBorders>
              <w:top w:val="nil"/>
              <w:left w:val="nil"/>
              <w:bottom w:val="nil"/>
              <w:right w:val="nil"/>
            </w:tcBorders>
            <w:noWrap/>
            <w:vAlign w:val="bottom"/>
            <w:hideMark/>
          </w:tcPr>
          <w:p w14:paraId="1643BA91" w14:textId="77777777" w:rsidR="00D31374" w:rsidRDefault="00D31374">
            <w:pPr>
              <w:rPr>
                <w:rFonts w:ascii="Arial" w:hAnsi="Arial" w:cs="Arial"/>
                <w:sz w:val="16"/>
                <w:szCs w:val="16"/>
              </w:rPr>
            </w:pPr>
            <w:r>
              <w:rPr>
                <w:rFonts w:ascii="Arial" w:hAnsi="Arial" w:cs="Arial"/>
                <w:sz w:val="16"/>
                <w:szCs w:val="16"/>
              </w:rPr>
              <w:t xml:space="preserve">FASE2 </w:t>
            </w:r>
          </w:p>
        </w:tc>
      </w:tr>
      <w:tr w:rsidR="00D31374" w14:paraId="043A1011" w14:textId="77777777" w:rsidTr="00D31374">
        <w:trPr>
          <w:trHeight w:val="255"/>
        </w:trPr>
        <w:tc>
          <w:tcPr>
            <w:tcW w:w="8560" w:type="dxa"/>
            <w:tcBorders>
              <w:top w:val="nil"/>
              <w:left w:val="nil"/>
              <w:bottom w:val="nil"/>
              <w:right w:val="nil"/>
            </w:tcBorders>
            <w:noWrap/>
            <w:vAlign w:val="bottom"/>
            <w:hideMark/>
          </w:tcPr>
          <w:p w14:paraId="55E318C5" w14:textId="77777777" w:rsidR="00D31374" w:rsidRDefault="00D31374">
            <w:pPr>
              <w:rPr>
                <w:rFonts w:ascii="Arial" w:hAnsi="Arial" w:cs="Arial"/>
                <w:sz w:val="16"/>
                <w:szCs w:val="16"/>
              </w:rPr>
            </w:pPr>
            <w:r>
              <w:rPr>
                <w:rFonts w:ascii="Arial" w:hAnsi="Arial" w:cs="Arial"/>
                <w:sz w:val="16"/>
                <w:szCs w:val="16"/>
              </w:rPr>
              <w:t xml:space="preserve">FASE3 </w:t>
            </w:r>
          </w:p>
        </w:tc>
      </w:tr>
      <w:tr w:rsidR="00D31374" w14:paraId="525C2C3F" w14:textId="77777777" w:rsidTr="00D31374">
        <w:trPr>
          <w:trHeight w:val="255"/>
        </w:trPr>
        <w:tc>
          <w:tcPr>
            <w:tcW w:w="8560" w:type="dxa"/>
            <w:tcBorders>
              <w:top w:val="nil"/>
              <w:left w:val="nil"/>
              <w:bottom w:val="nil"/>
              <w:right w:val="nil"/>
            </w:tcBorders>
            <w:noWrap/>
            <w:vAlign w:val="bottom"/>
            <w:hideMark/>
          </w:tcPr>
          <w:p w14:paraId="42870F21" w14:textId="77777777" w:rsidR="00D31374" w:rsidRDefault="00D31374">
            <w:pPr>
              <w:rPr>
                <w:rFonts w:ascii="Arial" w:hAnsi="Arial" w:cs="Arial"/>
                <w:sz w:val="16"/>
                <w:szCs w:val="16"/>
              </w:rPr>
            </w:pPr>
            <w:r>
              <w:rPr>
                <w:rFonts w:ascii="Arial" w:hAnsi="Arial" w:cs="Arial"/>
                <w:sz w:val="16"/>
                <w:szCs w:val="16"/>
              </w:rPr>
              <w:t xml:space="preserve">FASE4 </w:t>
            </w:r>
          </w:p>
        </w:tc>
      </w:tr>
      <w:tr w:rsidR="00D31374" w14:paraId="4A99D071" w14:textId="77777777" w:rsidTr="00D31374">
        <w:trPr>
          <w:trHeight w:val="255"/>
        </w:trPr>
        <w:tc>
          <w:tcPr>
            <w:tcW w:w="8560" w:type="dxa"/>
            <w:tcBorders>
              <w:top w:val="nil"/>
              <w:left w:val="nil"/>
              <w:bottom w:val="nil"/>
              <w:right w:val="nil"/>
            </w:tcBorders>
            <w:noWrap/>
            <w:vAlign w:val="bottom"/>
            <w:hideMark/>
          </w:tcPr>
          <w:p w14:paraId="351A3CC3" w14:textId="77777777" w:rsidR="00D31374" w:rsidRDefault="00D31374">
            <w:pPr>
              <w:rPr>
                <w:rFonts w:ascii="Arial" w:hAnsi="Arial" w:cs="Arial"/>
                <w:sz w:val="16"/>
                <w:szCs w:val="16"/>
              </w:rPr>
            </w:pPr>
            <w:r>
              <w:rPr>
                <w:rFonts w:ascii="Arial" w:hAnsi="Arial" w:cs="Arial"/>
                <w:sz w:val="16"/>
                <w:szCs w:val="16"/>
              </w:rPr>
              <w:t xml:space="preserve">FASE5 </w:t>
            </w:r>
          </w:p>
        </w:tc>
      </w:tr>
      <w:tr w:rsidR="00D31374" w14:paraId="339A4244" w14:textId="77777777" w:rsidTr="00D31374">
        <w:trPr>
          <w:trHeight w:val="255"/>
        </w:trPr>
        <w:tc>
          <w:tcPr>
            <w:tcW w:w="8560" w:type="dxa"/>
            <w:tcBorders>
              <w:top w:val="nil"/>
              <w:left w:val="nil"/>
              <w:bottom w:val="nil"/>
              <w:right w:val="nil"/>
            </w:tcBorders>
            <w:noWrap/>
            <w:vAlign w:val="bottom"/>
            <w:hideMark/>
          </w:tcPr>
          <w:p w14:paraId="09DE6375" w14:textId="77777777" w:rsidR="00D31374" w:rsidRDefault="00D31374">
            <w:pPr>
              <w:rPr>
                <w:rFonts w:ascii="Arial" w:hAnsi="Arial" w:cs="Arial"/>
                <w:sz w:val="16"/>
                <w:szCs w:val="16"/>
              </w:rPr>
            </w:pPr>
            <w:r>
              <w:rPr>
                <w:rFonts w:ascii="Arial" w:hAnsi="Arial" w:cs="Arial"/>
                <w:sz w:val="16"/>
                <w:szCs w:val="16"/>
              </w:rPr>
              <w:t xml:space="preserve">FASE6 </w:t>
            </w:r>
          </w:p>
        </w:tc>
      </w:tr>
      <w:tr w:rsidR="00D31374" w14:paraId="01EB44A6" w14:textId="77777777" w:rsidTr="00D31374">
        <w:trPr>
          <w:trHeight w:val="255"/>
        </w:trPr>
        <w:tc>
          <w:tcPr>
            <w:tcW w:w="8560" w:type="dxa"/>
            <w:tcBorders>
              <w:top w:val="nil"/>
              <w:left w:val="nil"/>
              <w:bottom w:val="nil"/>
              <w:right w:val="nil"/>
            </w:tcBorders>
            <w:noWrap/>
            <w:vAlign w:val="bottom"/>
            <w:hideMark/>
          </w:tcPr>
          <w:p w14:paraId="3FECFE79" w14:textId="77777777" w:rsidR="00D31374" w:rsidRDefault="00D31374">
            <w:pPr>
              <w:rPr>
                <w:rFonts w:ascii="Arial" w:hAnsi="Arial" w:cs="Arial"/>
                <w:sz w:val="16"/>
                <w:szCs w:val="16"/>
              </w:rPr>
            </w:pPr>
            <w:r>
              <w:rPr>
                <w:rFonts w:ascii="Arial" w:hAnsi="Arial" w:cs="Arial"/>
                <w:sz w:val="16"/>
                <w:szCs w:val="16"/>
              </w:rPr>
              <w:t xml:space="preserve">FASE7 </w:t>
            </w:r>
          </w:p>
        </w:tc>
      </w:tr>
      <w:tr w:rsidR="00D31374" w14:paraId="78C689E4" w14:textId="77777777" w:rsidTr="00D31374">
        <w:trPr>
          <w:trHeight w:val="255"/>
        </w:trPr>
        <w:tc>
          <w:tcPr>
            <w:tcW w:w="8560" w:type="dxa"/>
            <w:tcBorders>
              <w:top w:val="nil"/>
              <w:left w:val="nil"/>
              <w:bottom w:val="nil"/>
              <w:right w:val="nil"/>
            </w:tcBorders>
            <w:noWrap/>
            <w:vAlign w:val="bottom"/>
            <w:hideMark/>
          </w:tcPr>
          <w:p w14:paraId="39B53BDE" w14:textId="77777777" w:rsidR="00D31374" w:rsidRDefault="00D31374">
            <w:pPr>
              <w:rPr>
                <w:rFonts w:ascii="Arial" w:hAnsi="Arial" w:cs="Arial"/>
                <w:sz w:val="16"/>
                <w:szCs w:val="16"/>
              </w:rPr>
            </w:pPr>
            <w:r>
              <w:rPr>
                <w:rFonts w:ascii="Arial" w:hAnsi="Arial" w:cs="Arial"/>
                <w:sz w:val="16"/>
                <w:szCs w:val="16"/>
              </w:rPr>
              <w:t xml:space="preserve">HOOGTELIJN </w:t>
            </w:r>
          </w:p>
        </w:tc>
      </w:tr>
      <w:tr w:rsidR="00D31374" w14:paraId="17B08AA4" w14:textId="77777777" w:rsidTr="00D31374">
        <w:trPr>
          <w:trHeight w:val="255"/>
        </w:trPr>
        <w:tc>
          <w:tcPr>
            <w:tcW w:w="8560" w:type="dxa"/>
            <w:tcBorders>
              <w:top w:val="nil"/>
              <w:left w:val="nil"/>
              <w:bottom w:val="nil"/>
              <w:right w:val="nil"/>
            </w:tcBorders>
            <w:noWrap/>
            <w:vAlign w:val="bottom"/>
            <w:hideMark/>
          </w:tcPr>
          <w:p w14:paraId="73A4E34A" w14:textId="77777777" w:rsidR="00D31374" w:rsidRDefault="00D31374">
            <w:pPr>
              <w:rPr>
                <w:rFonts w:ascii="Arial" w:hAnsi="Arial" w:cs="Arial"/>
                <w:sz w:val="16"/>
                <w:szCs w:val="16"/>
              </w:rPr>
            </w:pPr>
            <w:r>
              <w:rPr>
                <w:rFonts w:ascii="Arial" w:hAnsi="Arial" w:cs="Arial"/>
                <w:sz w:val="16"/>
                <w:szCs w:val="16"/>
              </w:rPr>
              <w:t xml:space="preserve">TERREIN </w:t>
            </w:r>
          </w:p>
        </w:tc>
      </w:tr>
      <w:tr w:rsidR="00D31374" w14:paraId="6820330C" w14:textId="77777777" w:rsidTr="00D31374">
        <w:trPr>
          <w:trHeight w:val="255"/>
        </w:trPr>
        <w:tc>
          <w:tcPr>
            <w:tcW w:w="8560" w:type="dxa"/>
            <w:tcBorders>
              <w:top w:val="nil"/>
              <w:left w:val="nil"/>
              <w:bottom w:val="nil"/>
              <w:right w:val="nil"/>
            </w:tcBorders>
            <w:noWrap/>
            <w:vAlign w:val="bottom"/>
            <w:hideMark/>
          </w:tcPr>
          <w:p w14:paraId="6AC379B0" w14:textId="77777777" w:rsidR="00D31374" w:rsidRDefault="00D31374">
            <w:pPr>
              <w:rPr>
                <w:rFonts w:ascii="Arial" w:hAnsi="Arial" w:cs="Arial"/>
                <w:sz w:val="16"/>
                <w:szCs w:val="16"/>
              </w:rPr>
            </w:pPr>
            <w:r>
              <w:rPr>
                <w:rFonts w:ascii="Arial" w:hAnsi="Arial" w:cs="Arial"/>
                <w:sz w:val="16"/>
                <w:szCs w:val="16"/>
              </w:rPr>
              <w:t xml:space="preserve">TERREIN_AGRARISCH </w:t>
            </w:r>
          </w:p>
        </w:tc>
      </w:tr>
      <w:tr w:rsidR="00D31374" w14:paraId="30C8C5E4" w14:textId="77777777" w:rsidTr="00D31374">
        <w:trPr>
          <w:trHeight w:val="255"/>
        </w:trPr>
        <w:tc>
          <w:tcPr>
            <w:tcW w:w="8560" w:type="dxa"/>
            <w:tcBorders>
              <w:top w:val="nil"/>
              <w:left w:val="nil"/>
              <w:bottom w:val="nil"/>
              <w:right w:val="nil"/>
            </w:tcBorders>
            <w:noWrap/>
            <w:vAlign w:val="bottom"/>
            <w:hideMark/>
          </w:tcPr>
          <w:p w14:paraId="36533298" w14:textId="77777777" w:rsidR="00D31374" w:rsidRDefault="00D31374">
            <w:pPr>
              <w:rPr>
                <w:rFonts w:ascii="Arial" w:hAnsi="Arial" w:cs="Arial"/>
                <w:sz w:val="16"/>
                <w:szCs w:val="16"/>
              </w:rPr>
            </w:pPr>
            <w:r>
              <w:rPr>
                <w:rFonts w:ascii="Arial" w:hAnsi="Arial" w:cs="Arial"/>
                <w:sz w:val="16"/>
                <w:szCs w:val="16"/>
              </w:rPr>
              <w:t xml:space="preserve">TERREIN_AGRARISCH_MET WAARDEN </w:t>
            </w:r>
          </w:p>
        </w:tc>
      </w:tr>
      <w:tr w:rsidR="00D31374" w14:paraId="739C8431" w14:textId="77777777" w:rsidTr="00D31374">
        <w:trPr>
          <w:trHeight w:val="255"/>
        </w:trPr>
        <w:tc>
          <w:tcPr>
            <w:tcW w:w="8560" w:type="dxa"/>
            <w:tcBorders>
              <w:top w:val="nil"/>
              <w:left w:val="nil"/>
              <w:bottom w:val="nil"/>
              <w:right w:val="nil"/>
            </w:tcBorders>
            <w:noWrap/>
            <w:vAlign w:val="bottom"/>
            <w:hideMark/>
          </w:tcPr>
          <w:p w14:paraId="215C790C" w14:textId="77777777" w:rsidR="00D31374" w:rsidRDefault="00D31374">
            <w:pPr>
              <w:rPr>
                <w:rFonts w:ascii="Arial" w:hAnsi="Arial" w:cs="Arial"/>
                <w:sz w:val="16"/>
                <w:szCs w:val="16"/>
              </w:rPr>
            </w:pPr>
            <w:r>
              <w:rPr>
                <w:rFonts w:ascii="Arial" w:hAnsi="Arial" w:cs="Arial"/>
                <w:sz w:val="16"/>
                <w:szCs w:val="16"/>
              </w:rPr>
              <w:t xml:space="preserve">TERREIN_BEDRIJVENTERREIN </w:t>
            </w:r>
          </w:p>
        </w:tc>
      </w:tr>
      <w:tr w:rsidR="00D31374" w14:paraId="45FB128F" w14:textId="77777777" w:rsidTr="00D31374">
        <w:trPr>
          <w:trHeight w:val="255"/>
        </w:trPr>
        <w:tc>
          <w:tcPr>
            <w:tcW w:w="8560" w:type="dxa"/>
            <w:tcBorders>
              <w:top w:val="nil"/>
              <w:left w:val="nil"/>
              <w:bottom w:val="nil"/>
              <w:right w:val="nil"/>
            </w:tcBorders>
            <w:noWrap/>
            <w:vAlign w:val="bottom"/>
            <w:hideMark/>
          </w:tcPr>
          <w:p w14:paraId="56884CE7" w14:textId="77777777" w:rsidR="00D31374" w:rsidRDefault="00D31374">
            <w:pPr>
              <w:rPr>
                <w:rFonts w:ascii="Arial" w:hAnsi="Arial" w:cs="Arial"/>
                <w:sz w:val="16"/>
                <w:szCs w:val="16"/>
              </w:rPr>
            </w:pPr>
            <w:r>
              <w:rPr>
                <w:rFonts w:ascii="Arial" w:hAnsi="Arial" w:cs="Arial"/>
                <w:sz w:val="16"/>
                <w:szCs w:val="16"/>
              </w:rPr>
              <w:t xml:space="preserve">TERREIN_BEGRAAFPLAATS </w:t>
            </w:r>
          </w:p>
        </w:tc>
      </w:tr>
      <w:tr w:rsidR="00D31374" w14:paraId="48E4ABF1" w14:textId="77777777" w:rsidTr="00D31374">
        <w:trPr>
          <w:trHeight w:val="255"/>
        </w:trPr>
        <w:tc>
          <w:tcPr>
            <w:tcW w:w="8560" w:type="dxa"/>
            <w:tcBorders>
              <w:top w:val="nil"/>
              <w:left w:val="nil"/>
              <w:bottom w:val="nil"/>
              <w:right w:val="nil"/>
            </w:tcBorders>
            <w:noWrap/>
            <w:vAlign w:val="bottom"/>
            <w:hideMark/>
          </w:tcPr>
          <w:p w14:paraId="4C03CD38" w14:textId="77777777" w:rsidR="00D31374" w:rsidRDefault="00D31374">
            <w:pPr>
              <w:rPr>
                <w:rFonts w:ascii="Arial" w:hAnsi="Arial" w:cs="Arial"/>
                <w:sz w:val="16"/>
                <w:szCs w:val="16"/>
              </w:rPr>
            </w:pPr>
            <w:r>
              <w:rPr>
                <w:rFonts w:ascii="Arial" w:hAnsi="Arial" w:cs="Arial"/>
                <w:sz w:val="16"/>
                <w:szCs w:val="16"/>
              </w:rPr>
              <w:t xml:space="preserve">TERREIN_BEGRAAFPLAATS_GRAFVAK </w:t>
            </w:r>
          </w:p>
        </w:tc>
      </w:tr>
      <w:tr w:rsidR="00D31374" w14:paraId="6675082D" w14:textId="77777777" w:rsidTr="00D31374">
        <w:trPr>
          <w:trHeight w:val="255"/>
        </w:trPr>
        <w:tc>
          <w:tcPr>
            <w:tcW w:w="8560" w:type="dxa"/>
            <w:tcBorders>
              <w:top w:val="nil"/>
              <w:left w:val="nil"/>
              <w:bottom w:val="nil"/>
              <w:right w:val="nil"/>
            </w:tcBorders>
            <w:noWrap/>
            <w:vAlign w:val="bottom"/>
            <w:hideMark/>
          </w:tcPr>
          <w:p w14:paraId="07A52B26" w14:textId="77777777" w:rsidR="00D31374" w:rsidRDefault="00D31374">
            <w:pPr>
              <w:rPr>
                <w:rFonts w:ascii="Arial" w:hAnsi="Arial" w:cs="Arial"/>
                <w:sz w:val="16"/>
                <w:szCs w:val="16"/>
              </w:rPr>
            </w:pPr>
            <w:r>
              <w:rPr>
                <w:rFonts w:ascii="Arial" w:hAnsi="Arial" w:cs="Arial"/>
                <w:sz w:val="16"/>
                <w:szCs w:val="16"/>
              </w:rPr>
              <w:t xml:space="preserve">TERREIN_BEGRAAFPLAATS_GRAFVAK_GRAF </w:t>
            </w:r>
          </w:p>
        </w:tc>
      </w:tr>
      <w:tr w:rsidR="00D31374" w14:paraId="2BE393B9" w14:textId="77777777" w:rsidTr="00D31374">
        <w:trPr>
          <w:trHeight w:val="255"/>
        </w:trPr>
        <w:tc>
          <w:tcPr>
            <w:tcW w:w="8560" w:type="dxa"/>
            <w:tcBorders>
              <w:top w:val="nil"/>
              <w:left w:val="nil"/>
              <w:bottom w:val="nil"/>
              <w:right w:val="nil"/>
            </w:tcBorders>
            <w:noWrap/>
            <w:vAlign w:val="bottom"/>
            <w:hideMark/>
          </w:tcPr>
          <w:p w14:paraId="32C7891B" w14:textId="77777777" w:rsidR="00D31374" w:rsidRDefault="00D31374">
            <w:pPr>
              <w:rPr>
                <w:rFonts w:ascii="Arial" w:hAnsi="Arial" w:cs="Arial"/>
                <w:sz w:val="16"/>
                <w:szCs w:val="16"/>
              </w:rPr>
            </w:pPr>
            <w:r>
              <w:rPr>
                <w:rFonts w:ascii="Arial" w:hAnsi="Arial" w:cs="Arial"/>
                <w:sz w:val="16"/>
                <w:szCs w:val="16"/>
              </w:rPr>
              <w:t xml:space="preserve">TERREIN_GROEN </w:t>
            </w:r>
          </w:p>
        </w:tc>
      </w:tr>
      <w:tr w:rsidR="00D31374" w14:paraId="204184AB" w14:textId="77777777" w:rsidTr="00D31374">
        <w:trPr>
          <w:trHeight w:val="255"/>
        </w:trPr>
        <w:tc>
          <w:tcPr>
            <w:tcW w:w="8560" w:type="dxa"/>
            <w:tcBorders>
              <w:top w:val="nil"/>
              <w:left w:val="nil"/>
              <w:bottom w:val="nil"/>
              <w:right w:val="nil"/>
            </w:tcBorders>
            <w:noWrap/>
            <w:vAlign w:val="bottom"/>
            <w:hideMark/>
          </w:tcPr>
          <w:p w14:paraId="54A6DB8D" w14:textId="77777777" w:rsidR="00D31374" w:rsidRDefault="00D31374">
            <w:pPr>
              <w:rPr>
                <w:rFonts w:ascii="Arial" w:hAnsi="Arial" w:cs="Arial"/>
                <w:sz w:val="16"/>
                <w:szCs w:val="16"/>
              </w:rPr>
            </w:pPr>
            <w:r>
              <w:rPr>
                <w:rFonts w:ascii="Arial" w:hAnsi="Arial" w:cs="Arial"/>
                <w:sz w:val="16"/>
                <w:szCs w:val="16"/>
              </w:rPr>
              <w:t xml:space="preserve">TERREIN_GROEN_BOS </w:t>
            </w:r>
          </w:p>
        </w:tc>
      </w:tr>
      <w:tr w:rsidR="00D31374" w14:paraId="5A59FB4F" w14:textId="77777777" w:rsidTr="00D31374">
        <w:trPr>
          <w:trHeight w:val="255"/>
        </w:trPr>
        <w:tc>
          <w:tcPr>
            <w:tcW w:w="8560" w:type="dxa"/>
            <w:tcBorders>
              <w:top w:val="nil"/>
              <w:left w:val="nil"/>
              <w:bottom w:val="nil"/>
              <w:right w:val="nil"/>
            </w:tcBorders>
            <w:noWrap/>
            <w:vAlign w:val="bottom"/>
            <w:hideMark/>
          </w:tcPr>
          <w:p w14:paraId="0C8B62CD" w14:textId="77777777" w:rsidR="00D31374" w:rsidRDefault="00D31374">
            <w:pPr>
              <w:rPr>
                <w:rFonts w:ascii="Arial" w:hAnsi="Arial" w:cs="Arial"/>
                <w:sz w:val="16"/>
                <w:szCs w:val="16"/>
              </w:rPr>
            </w:pPr>
            <w:r>
              <w:rPr>
                <w:rFonts w:ascii="Arial" w:hAnsi="Arial" w:cs="Arial"/>
                <w:sz w:val="16"/>
                <w:szCs w:val="16"/>
              </w:rPr>
              <w:t xml:space="preserve">TERREIN_GROEN_TUIN </w:t>
            </w:r>
          </w:p>
        </w:tc>
      </w:tr>
      <w:tr w:rsidR="00D31374" w14:paraId="4125E331" w14:textId="77777777" w:rsidTr="00D31374">
        <w:trPr>
          <w:trHeight w:val="255"/>
        </w:trPr>
        <w:tc>
          <w:tcPr>
            <w:tcW w:w="8560" w:type="dxa"/>
            <w:tcBorders>
              <w:top w:val="nil"/>
              <w:left w:val="nil"/>
              <w:bottom w:val="nil"/>
              <w:right w:val="nil"/>
            </w:tcBorders>
            <w:noWrap/>
            <w:vAlign w:val="bottom"/>
            <w:hideMark/>
          </w:tcPr>
          <w:p w14:paraId="490ADF50" w14:textId="77777777" w:rsidR="00D31374" w:rsidRDefault="00D31374">
            <w:pPr>
              <w:rPr>
                <w:rFonts w:ascii="Arial" w:hAnsi="Arial" w:cs="Arial"/>
                <w:sz w:val="16"/>
                <w:szCs w:val="16"/>
              </w:rPr>
            </w:pPr>
            <w:r>
              <w:rPr>
                <w:rFonts w:ascii="Arial" w:hAnsi="Arial" w:cs="Arial"/>
                <w:sz w:val="16"/>
                <w:szCs w:val="16"/>
              </w:rPr>
              <w:t xml:space="preserve">TERREIN_GROEN_TUIN_ECOTUIN </w:t>
            </w:r>
          </w:p>
        </w:tc>
      </w:tr>
      <w:tr w:rsidR="00D31374" w14:paraId="6EE078AF" w14:textId="77777777" w:rsidTr="00D31374">
        <w:trPr>
          <w:trHeight w:val="255"/>
        </w:trPr>
        <w:tc>
          <w:tcPr>
            <w:tcW w:w="8560" w:type="dxa"/>
            <w:tcBorders>
              <w:top w:val="nil"/>
              <w:left w:val="nil"/>
              <w:bottom w:val="nil"/>
              <w:right w:val="nil"/>
            </w:tcBorders>
            <w:noWrap/>
            <w:vAlign w:val="bottom"/>
            <w:hideMark/>
          </w:tcPr>
          <w:p w14:paraId="6589B48D" w14:textId="77777777" w:rsidR="00D31374" w:rsidRDefault="00D31374">
            <w:pPr>
              <w:rPr>
                <w:rFonts w:ascii="Arial" w:hAnsi="Arial" w:cs="Arial"/>
                <w:sz w:val="16"/>
                <w:szCs w:val="16"/>
              </w:rPr>
            </w:pPr>
            <w:r>
              <w:rPr>
                <w:rFonts w:ascii="Arial" w:hAnsi="Arial" w:cs="Arial"/>
                <w:sz w:val="16"/>
                <w:szCs w:val="16"/>
              </w:rPr>
              <w:t xml:space="preserve">TERREIN_GROEN_TUIN_TUINBOUW </w:t>
            </w:r>
          </w:p>
        </w:tc>
      </w:tr>
      <w:tr w:rsidR="00D31374" w14:paraId="192F770C" w14:textId="77777777" w:rsidTr="00D31374">
        <w:trPr>
          <w:trHeight w:val="255"/>
        </w:trPr>
        <w:tc>
          <w:tcPr>
            <w:tcW w:w="8560" w:type="dxa"/>
            <w:tcBorders>
              <w:top w:val="nil"/>
              <w:left w:val="nil"/>
              <w:bottom w:val="nil"/>
              <w:right w:val="nil"/>
            </w:tcBorders>
            <w:noWrap/>
            <w:vAlign w:val="bottom"/>
            <w:hideMark/>
          </w:tcPr>
          <w:p w14:paraId="3482CE42" w14:textId="77777777" w:rsidR="00D31374" w:rsidRDefault="00D31374">
            <w:pPr>
              <w:rPr>
                <w:rFonts w:ascii="Arial" w:hAnsi="Arial" w:cs="Arial"/>
                <w:sz w:val="16"/>
                <w:szCs w:val="16"/>
              </w:rPr>
            </w:pPr>
            <w:r>
              <w:rPr>
                <w:rFonts w:ascii="Arial" w:hAnsi="Arial" w:cs="Arial"/>
                <w:sz w:val="16"/>
                <w:szCs w:val="16"/>
              </w:rPr>
              <w:t xml:space="preserve">TERREIN_GROEN_TUIN_VOLKSTUIN </w:t>
            </w:r>
          </w:p>
        </w:tc>
      </w:tr>
      <w:tr w:rsidR="00D31374" w14:paraId="30A112F5" w14:textId="77777777" w:rsidTr="00D31374">
        <w:trPr>
          <w:trHeight w:val="255"/>
        </w:trPr>
        <w:tc>
          <w:tcPr>
            <w:tcW w:w="8560" w:type="dxa"/>
            <w:tcBorders>
              <w:top w:val="nil"/>
              <w:left w:val="nil"/>
              <w:bottom w:val="nil"/>
              <w:right w:val="nil"/>
            </w:tcBorders>
            <w:noWrap/>
            <w:vAlign w:val="bottom"/>
            <w:hideMark/>
          </w:tcPr>
          <w:p w14:paraId="4CF6BC42" w14:textId="77777777" w:rsidR="00D31374" w:rsidRDefault="00D31374">
            <w:pPr>
              <w:rPr>
                <w:rFonts w:ascii="Arial" w:hAnsi="Arial" w:cs="Arial"/>
                <w:sz w:val="16"/>
                <w:szCs w:val="16"/>
              </w:rPr>
            </w:pPr>
            <w:r>
              <w:rPr>
                <w:rFonts w:ascii="Arial" w:hAnsi="Arial" w:cs="Arial"/>
                <w:sz w:val="16"/>
                <w:szCs w:val="16"/>
              </w:rPr>
              <w:t xml:space="preserve">TERREIN_HONDENUITLAATPLAATS </w:t>
            </w:r>
          </w:p>
        </w:tc>
      </w:tr>
      <w:tr w:rsidR="00D31374" w14:paraId="5E0205A2" w14:textId="77777777" w:rsidTr="00D31374">
        <w:trPr>
          <w:trHeight w:val="255"/>
        </w:trPr>
        <w:tc>
          <w:tcPr>
            <w:tcW w:w="8560" w:type="dxa"/>
            <w:tcBorders>
              <w:top w:val="nil"/>
              <w:left w:val="nil"/>
              <w:bottom w:val="nil"/>
              <w:right w:val="nil"/>
            </w:tcBorders>
            <w:noWrap/>
            <w:vAlign w:val="bottom"/>
            <w:hideMark/>
          </w:tcPr>
          <w:p w14:paraId="2E6118D2" w14:textId="77777777" w:rsidR="00D31374" w:rsidRDefault="00D31374">
            <w:pPr>
              <w:rPr>
                <w:rFonts w:ascii="Arial" w:hAnsi="Arial" w:cs="Arial"/>
                <w:sz w:val="16"/>
                <w:szCs w:val="16"/>
              </w:rPr>
            </w:pPr>
            <w:r>
              <w:rPr>
                <w:rFonts w:ascii="Arial" w:hAnsi="Arial" w:cs="Arial"/>
                <w:sz w:val="16"/>
                <w:szCs w:val="16"/>
              </w:rPr>
              <w:t xml:space="preserve">TERREIN_KOPPELING </w:t>
            </w:r>
          </w:p>
        </w:tc>
      </w:tr>
      <w:tr w:rsidR="00D31374" w14:paraId="02070C59" w14:textId="77777777" w:rsidTr="00D31374">
        <w:trPr>
          <w:trHeight w:val="255"/>
        </w:trPr>
        <w:tc>
          <w:tcPr>
            <w:tcW w:w="8560" w:type="dxa"/>
            <w:tcBorders>
              <w:top w:val="nil"/>
              <w:left w:val="nil"/>
              <w:bottom w:val="nil"/>
              <w:right w:val="nil"/>
            </w:tcBorders>
            <w:noWrap/>
            <w:vAlign w:val="bottom"/>
            <w:hideMark/>
          </w:tcPr>
          <w:p w14:paraId="0E9EED6C" w14:textId="77777777" w:rsidR="00D31374" w:rsidRDefault="00D31374">
            <w:pPr>
              <w:rPr>
                <w:rFonts w:ascii="Arial" w:hAnsi="Arial" w:cs="Arial"/>
                <w:sz w:val="16"/>
                <w:szCs w:val="16"/>
              </w:rPr>
            </w:pPr>
            <w:r>
              <w:rPr>
                <w:rFonts w:ascii="Arial" w:hAnsi="Arial" w:cs="Arial"/>
                <w:sz w:val="16"/>
                <w:szCs w:val="16"/>
              </w:rPr>
              <w:t xml:space="preserve">TERREIN_KOPPELING_AGRARISCH GEBIED </w:t>
            </w:r>
          </w:p>
        </w:tc>
      </w:tr>
      <w:tr w:rsidR="00D31374" w14:paraId="10FF6081" w14:textId="77777777" w:rsidTr="00D31374">
        <w:trPr>
          <w:trHeight w:val="255"/>
        </w:trPr>
        <w:tc>
          <w:tcPr>
            <w:tcW w:w="8560" w:type="dxa"/>
            <w:tcBorders>
              <w:top w:val="nil"/>
              <w:left w:val="nil"/>
              <w:bottom w:val="nil"/>
              <w:right w:val="nil"/>
            </w:tcBorders>
            <w:noWrap/>
            <w:vAlign w:val="bottom"/>
            <w:hideMark/>
          </w:tcPr>
          <w:p w14:paraId="63716A14" w14:textId="77777777" w:rsidR="00D31374" w:rsidRDefault="00D31374">
            <w:pPr>
              <w:rPr>
                <w:rFonts w:ascii="Arial" w:hAnsi="Arial" w:cs="Arial"/>
                <w:sz w:val="16"/>
                <w:szCs w:val="16"/>
              </w:rPr>
            </w:pPr>
            <w:r>
              <w:rPr>
                <w:rFonts w:ascii="Arial" w:hAnsi="Arial" w:cs="Arial"/>
                <w:sz w:val="16"/>
                <w:szCs w:val="16"/>
              </w:rPr>
              <w:t xml:space="preserve">TERREIN_KOPPELING_BOUWVERGUNNING </w:t>
            </w:r>
          </w:p>
        </w:tc>
      </w:tr>
      <w:tr w:rsidR="00D31374" w14:paraId="3BFB4480" w14:textId="77777777" w:rsidTr="00D31374">
        <w:trPr>
          <w:trHeight w:val="255"/>
        </w:trPr>
        <w:tc>
          <w:tcPr>
            <w:tcW w:w="8560" w:type="dxa"/>
            <w:tcBorders>
              <w:top w:val="nil"/>
              <w:left w:val="nil"/>
              <w:bottom w:val="nil"/>
              <w:right w:val="nil"/>
            </w:tcBorders>
            <w:noWrap/>
            <w:vAlign w:val="bottom"/>
            <w:hideMark/>
          </w:tcPr>
          <w:p w14:paraId="3025FA2C" w14:textId="77777777" w:rsidR="00D31374" w:rsidRDefault="00D31374">
            <w:pPr>
              <w:rPr>
                <w:rFonts w:ascii="Arial" w:hAnsi="Arial" w:cs="Arial"/>
                <w:sz w:val="16"/>
                <w:szCs w:val="16"/>
              </w:rPr>
            </w:pPr>
            <w:r>
              <w:rPr>
                <w:rFonts w:ascii="Arial" w:hAnsi="Arial" w:cs="Arial"/>
                <w:sz w:val="16"/>
                <w:szCs w:val="16"/>
              </w:rPr>
              <w:t xml:space="preserve">TERREIN_KOPPELING_BRUG </w:t>
            </w:r>
          </w:p>
        </w:tc>
      </w:tr>
      <w:tr w:rsidR="00D31374" w14:paraId="09164D90" w14:textId="77777777" w:rsidTr="00D31374">
        <w:trPr>
          <w:trHeight w:val="255"/>
        </w:trPr>
        <w:tc>
          <w:tcPr>
            <w:tcW w:w="8560" w:type="dxa"/>
            <w:tcBorders>
              <w:top w:val="nil"/>
              <w:left w:val="nil"/>
              <w:bottom w:val="nil"/>
              <w:right w:val="nil"/>
            </w:tcBorders>
            <w:noWrap/>
            <w:vAlign w:val="bottom"/>
            <w:hideMark/>
          </w:tcPr>
          <w:p w14:paraId="317FA629" w14:textId="77777777" w:rsidR="00D31374" w:rsidRDefault="00D31374">
            <w:pPr>
              <w:rPr>
                <w:rFonts w:ascii="Arial" w:hAnsi="Arial" w:cs="Arial"/>
                <w:sz w:val="16"/>
                <w:szCs w:val="16"/>
              </w:rPr>
            </w:pPr>
            <w:r>
              <w:rPr>
                <w:rFonts w:ascii="Arial" w:hAnsi="Arial" w:cs="Arial"/>
                <w:sz w:val="16"/>
                <w:szCs w:val="16"/>
              </w:rPr>
              <w:t xml:space="preserve">TERREIN_KOPPELING_INDUSTRIELAWAAI </w:t>
            </w:r>
          </w:p>
        </w:tc>
      </w:tr>
      <w:tr w:rsidR="00D31374" w14:paraId="18482549" w14:textId="77777777" w:rsidTr="00D31374">
        <w:trPr>
          <w:trHeight w:val="255"/>
        </w:trPr>
        <w:tc>
          <w:tcPr>
            <w:tcW w:w="8560" w:type="dxa"/>
            <w:tcBorders>
              <w:top w:val="nil"/>
              <w:left w:val="nil"/>
              <w:bottom w:val="nil"/>
              <w:right w:val="nil"/>
            </w:tcBorders>
            <w:noWrap/>
            <w:vAlign w:val="bottom"/>
            <w:hideMark/>
          </w:tcPr>
          <w:p w14:paraId="37AA388C" w14:textId="77777777" w:rsidR="00D31374" w:rsidRDefault="00D31374">
            <w:pPr>
              <w:rPr>
                <w:rFonts w:ascii="Arial" w:hAnsi="Arial" w:cs="Arial"/>
                <w:sz w:val="16"/>
                <w:szCs w:val="16"/>
              </w:rPr>
            </w:pPr>
            <w:r>
              <w:rPr>
                <w:rFonts w:ascii="Arial" w:hAnsi="Arial" w:cs="Arial"/>
                <w:sz w:val="16"/>
                <w:szCs w:val="16"/>
              </w:rPr>
              <w:t xml:space="preserve">TERREIN_KOPPELING_UITWERKINGSPLAN </w:t>
            </w:r>
          </w:p>
        </w:tc>
      </w:tr>
      <w:tr w:rsidR="00D31374" w14:paraId="62D1D93D" w14:textId="77777777" w:rsidTr="00D31374">
        <w:trPr>
          <w:trHeight w:val="255"/>
        </w:trPr>
        <w:tc>
          <w:tcPr>
            <w:tcW w:w="8560" w:type="dxa"/>
            <w:tcBorders>
              <w:top w:val="nil"/>
              <w:left w:val="nil"/>
              <w:bottom w:val="nil"/>
              <w:right w:val="nil"/>
            </w:tcBorders>
            <w:noWrap/>
            <w:vAlign w:val="bottom"/>
            <w:hideMark/>
          </w:tcPr>
          <w:p w14:paraId="22CB0D81" w14:textId="77777777" w:rsidR="00D31374" w:rsidRDefault="00D31374">
            <w:pPr>
              <w:rPr>
                <w:rFonts w:ascii="Arial" w:hAnsi="Arial" w:cs="Arial"/>
                <w:sz w:val="16"/>
                <w:szCs w:val="16"/>
              </w:rPr>
            </w:pPr>
            <w:r>
              <w:rPr>
                <w:rFonts w:ascii="Arial" w:hAnsi="Arial" w:cs="Arial"/>
                <w:sz w:val="16"/>
                <w:szCs w:val="16"/>
              </w:rPr>
              <w:t xml:space="preserve">TERREIN_KOPPELING_VERKEERSLAWAAI </w:t>
            </w:r>
          </w:p>
        </w:tc>
      </w:tr>
      <w:tr w:rsidR="00D31374" w14:paraId="24E9884E" w14:textId="77777777" w:rsidTr="00D31374">
        <w:trPr>
          <w:trHeight w:val="255"/>
        </w:trPr>
        <w:tc>
          <w:tcPr>
            <w:tcW w:w="8560" w:type="dxa"/>
            <w:tcBorders>
              <w:top w:val="nil"/>
              <w:left w:val="nil"/>
              <w:bottom w:val="nil"/>
              <w:right w:val="nil"/>
            </w:tcBorders>
            <w:noWrap/>
            <w:vAlign w:val="bottom"/>
            <w:hideMark/>
          </w:tcPr>
          <w:p w14:paraId="2787EF06" w14:textId="77777777" w:rsidR="00D31374" w:rsidRDefault="00D31374">
            <w:pPr>
              <w:rPr>
                <w:rFonts w:ascii="Arial" w:hAnsi="Arial" w:cs="Arial"/>
                <w:sz w:val="16"/>
                <w:szCs w:val="16"/>
              </w:rPr>
            </w:pPr>
            <w:r>
              <w:rPr>
                <w:rFonts w:ascii="Arial" w:hAnsi="Arial" w:cs="Arial"/>
                <w:sz w:val="16"/>
                <w:szCs w:val="16"/>
              </w:rPr>
              <w:t xml:space="preserve">TERREIN_KOPPELING_VERKEERSLAWAAI_AUTOSNELWEG </w:t>
            </w:r>
          </w:p>
        </w:tc>
      </w:tr>
      <w:tr w:rsidR="00D31374" w14:paraId="7329866F" w14:textId="77777777" w:rsidTr="00D31374">
        <w:trPr>
          <w:trHeight w:val="255"/>
        </w:trPr>
        <w:tc>
          <w:tcPr>
            <w:tcW w:w="8560" w:type="dxa"/>
            <w:tcBorders>
              <w:top w:val="nil"/>
              <w:left w:val="nil"/>
              <w:bottom w:val="nil"/>
              <w:right w:val="nil"/>
            </w:tcBorders>
            <w:noWrap/>
            <w:vAlign w:val="bottom"/>
            <w:hideMark/>
          </w:tcPr>
          <w:p w14:paraId="2E1EEAFC" w14:textId="77777777" w:rsidR="00D31374" w:rsidRDefault="00D31374">
            <w:pPr>
              <w:rPr>
                <w:rFonts w:ascii="Arial" w:hAnsi="Arial" w:cs="Arial"/>
                <w:sz w:val="16"/>
                <w:szCs w:val="16"/>
              </w:rPr>
            </w:pPr>
            <w:r>
              <w:rPr>
                <w:rFonts w:ascii="Arial" w:hAnsi="Arial" w:cs="Arial"/>
                <w:sz w:val="16"/>
                <w:szCs w:val="16"/>
              </w:rPr>
              <w:t xml:space="preserve">TERREIN_MILIEUBESCHERMINGSGEBIED </w:t>
            </w:r>
          </w:p>
        </w:tc>
      </w:tr>
      <w:tr w:rsidR="00D31374" w14:paraId="64740B16" w14:textId="77777777" w:rsidTr="00D31374">
        <w:trPr>
          <w:trHeight w:val="255"/>
        </w:trPr>
        <w:tc>
          <w:tcPr>
            <w:tcW w:w="8560" w:type="dxa"/>
            <w:tcBorders>
              <w:top w:val="nil"/>
              <w:left w:val="nil"/>
              <w:bottom w:val="nil"/>
              <w:right w:val="nil"/>
            </w:tcBorders>
            <w:noWrap/>
            <w:vAlign w:val="bottom"/>
            <w:hideMark/>
          </w:tcPr>
          <w:p w14:paraId="1B1735B4" w14:textId="77777777" w:rsidR="00D31374" w:rsidRDefault="00D31374">
            <w:pPr>
              <w:rPr>
                <w:rFonts w:ascii="Arial" w:hAnsi="Arial" w:cs="Arial"/>
                <w:sz w:val="16"/>
                <w:szCs w:val="16"/>
              </w:rPr>
            </w:pPr>
            <w:r>
              <w:rPr>
                <w:rFonts w:ascii="Arial" w:hAnsi="Arial" w:cs="Arial"/>
                <w:sz w:val="16"/>
                <w:szCs w:val="16"/>
              </w:rPr>
              <w:t xml:space="preserve">TERREIN_NATUUR </w:t>
            </w:r>
          </w:p>
        </w:tc>
      </w:tr>
      <w:tr w:rsidR="00D31374" w14:paraId="195E878A" w14:textId="77777777" w:rsidTr="00D31374">
        <w:trPr>
          <w:trHeight w:val="255"/>
        </w:trPr>
        <w:tc>
          <w:tcPr>
            <w:tcW w:w="8560" w:type="dxa"/>
            <w:tcBorders>
              <w:top w:val="nil"/>
              <w:left w:val="nil"/>
              <w:bottom w:val="nil"/>
              <w:right w:val="nil"/>
            </w:tcBorders>
            <w:noWrap/>
            <w:vAlign w:val="bottom"/>
            <w:hideMark/>
          </w:tcPr>
          <w:p w14:paraId="52DA3CE2" w14:textId="77777777" w:rsidR="00D31374" w:rsidRDefault="00D31374">
            <w:pPr>
              <w:rPr>
                <w:rFonts w:ascii="Arial" w:hAnsi="Arial" w:cs="Arial"/>
                <w:sz w:val="16"/>
                <w:szCs w:val="16"/>
              </w:rPr>
            </w:pPr>
            <w:r>
              <w:rPr>
                <w:rFonts w:ascii="Arial" w:hAnsi="Arial" w:cs="Arial"/>
                <w:sz w:val="16"/>
                <w:szCs w:val="16"/>
              </w:rPr>
              <w:t xml:space="preserve">TERREIN_NIET UITGEEFBAAR </w:t>
            </w:r>
          </w:p>
        </w:tc>
      </w:tr>
      <w:tr w:rsidR="00D31374" w14:paraId="5B75ECD9" w14:textId="77777777" w:rsidTr="00D31374">
        <w:trPr>
          <w:trHeight w:val="255"/>
        </w:trPr>
        <w:tc>
          <w:tcPr>
            <w:tcW w:w="8560" w:type="dxa"/>
            <w:tcBorders>
              <w:top w:val="nil"/>
              <w:left w:val="nil"/>
              <w:bottom w:val="nil"/>
              <w:right w:val="nil"/>
            </w:tcBorders>
            <w:noWrap/>
            <w:vAlign w:val="bottom"/>
            <w:hideMark/>
          </w:tcPr>
          <w:p w14:paraId="5A828004" w14:textId="77777777" w:rsidR="00D31374" w:rsidRDefault="00D31374">
            <w:pPr>
              <w:rPr>
                <w:rFonts w:ascii="Arial" w:hAnsi="Arial" w:cs="Arial"/>
                <w:sz w:val="16"/>
                <w:szCs w:val="16"/>
              </w:rPr>
            </w:pPr>
            <w:r>
              <w:rPr>
                <w:rFonts w:ascii="Arial" w:hAnsi="Arial" w:cs="Arial"/>
                <w:sz w:val="16"/>
                <w:szCs w:val="16"/>
              </w:rPr>
              <w:t xml:space="preserve">TERREIN_NIET UITGEEFBAAR_KAVEL </w:t>
            </w:r>
          </w:p>
        </w:tc>
      </w:tr>
      <w:tr w:rsidR="00D31374" w14:paraId="2A5C5F2A" w14:textId="77777777" w:rsidTr="00D31374">
        <w:trPr>
          <w:trHeight w:val="255"/>
        </w:trPr>
        <w:tc>
          <w:tcPr>
            <w:tcW w:w="8560" w:type="dxa"/>
            <w:tcBorders>
              <w:top w:val="nil"/>
              <w:left w:val="nil"/>
              <w:bottom w:val="nil"/>
              <w:right w:val="nil"/>
            </w:tcBorders>
            <w:noWrap/>
            <w:vAlign w:val="bottom"/>
            <w:hideMark/>
          </w:tcPr>
          <w:p w14:paraId="560C210A" w14:textId="77777777" w:rsidR="00D31374" w:rsidRDefault="00D31374">
            <w:pPr>
              <w:rPr>
                <w:rFonts w:ascii="Arial" w:hAnsi="Arial" w:cs="Arial"/>
                <w:sz w:val="16"/>
                <w:szCs w:val="16"/>
              </w:rPr>
            </w:pPr>
            <w:r>
              <w:rPr>
                <w:rFonts w:ascii="Arial" w:hAnsi="Arial" w:cs="Arial"/>
                <w:sz w:val="16"/>
                <w:szCs w:val="16"/>
              </w:rPr>
              <w:t xml:space="preserve">TERREIN_ONBEGROEID </w:t>
            </w:r>
          </w:p>
        </w:tc>
      </w:tr>
      <w:tr w:rsidR="00D31374" w14:paraId="1D5AC232" w14:textId="77777777" w:rsidTr="00D31374">
        <w:trPr>
          <w:trHeight w:val="255"/>
        </w:trPr>
        <w:tc>
          <w:tcPr>
            <w:tcW w:w="8560" w:type="dxa"/>
            <w:tcBorders>
              <w:top w:val="nil"/>
              <w:left w:val="nil"/>
              <w:bottom w:val="nil"/>
              <w:right w:val="nil"/>
            </w:tcBorders>
            <w:noWrap/>
            <w:vAlign w:val="bottom"/>
            <w:hideMark/>
          </w:tcPr>
          <w:p w14:paraId="34BBA2A1" w14:textId="77777777" w:rsidR="00D31374" w:rsidRDefault="00D31374">
            <w:pPr>
              <w:rPr>
                <w:rFonts w:ascii="Arial" w:hAnsi="Arial" w:cs="Arial"/>
                <w:sz w:val="16"/>
                <w:szCs w:val="16"/>
              </w:rPr>
            </w:pPr>
            <w:r>
              <w:rPr>
                <w:rFonts w:ascii="Arial" w:hAnsi="Arial" w:cs="Arial"/>
                <w:sz w:val="16"/>
                <w:szCs w:val="16"/>
              </w:rPr>
              <w:t xml:space="preserve">TERREIN_ONBEGROEID_STRAND </w:t>
            </w:r>
          </w:p>
        </w:tc>
      </w:tr>
      <w:tr w:rsidR="00D31374" w14:paraId="41032D49" w14:textId="77777777" w:rsidTr="00D31374">
        <w:trPr>
          <w:trHeight w:val="255"/>
        </w:trPr>
        <w:tc>
          <w:tcPr>
            <w:tcW w:w="8560" w:type="dxa"/>
            <w:tcBorders>
              <w:top w:val="nil"/>
              <w:left w:val="nil"/>
              <w:bottom w:val="nil"/>
              <w:right w:val="nil"/>
            </w:tcBorders>
            <w:noWrap/>
            <w:vAlign w:val="bottom"/>
            <w:hideMark/>
          </w:tcPr>
          <w:p w14:paraId="3DD8CB7C" w14:textId="77777777" w:rsidR="00D31374" w:rsidRDefault="00D31374">
            <w:pPr>
              <w:rPr>
                <w:rFonts w:ascii="Arial" w:hAnsi="Arial" w:cs="Arial"/>
                <w:sz w:val="16"/>
                <w:szCs w:val="16"/>
              </w:rPr>
            </w:pPr>
            <w:r>
              <w:rPr>
                <w:rFonts w:ascii="Arial" w:hAnsi="Arial" w:cs="Arial"/>
                <w:sz w:val="16"/>
                <w:szCs w:val="16"/>
              </w:rPr>
              <w:t xml:space="preserve">TERREIN_ONBEGROEID_STRAND_STRANDVAK </w:t>
            </w:r>
          </w:p>
        </w:tc>
      </w:tr>
      <w:tr w:rsidR="00D31374" w14:paraId="735DDBFA" w14:textId="77777777" w:rsidTr="00D31374">
        <w:trPr>
          <w:trHeight w:val="255"/>
        </w:trPr>
        <w:tc>
          <w:tcPr>
            <w:tcW w:w="8560" w:type="dxa"/>
            <w:tcBorders>
              <w:top w:val="nil"/>
              <w:left w:val="nil"/>
              <w:bottom w:val="nil"/>
              <w:right w:val="nil"/>
            </w:tcBorders>
            <w:noWrap/>
            <w:vAlign w:val="bottom"/>
            <w:hideMark/>
          </w:tcPr>
          <w:p w14:paraId="31ED302C" w14:textId="77777777" w:rsidR="00D31374" w:rsidRDefault="00D31374">
            <w:pPr>
              <w:rPr>
                <w:rFonts w:ascii="Arial" w:hAnsi="Arial" w:cs="Arial"/>
                <w:sz w:val="16"/>
                <w:szCs w:val="16"/>
              </w:rPr>
            </w:pPr>
            <w:r>
              <w:rPr>
                <w:rFonts w:ascii="Arial" w:hAnsi="Arial" w:cs="Arial"/>
                <w:sz w:val="16"/>
                <w:szCs w:val="16"/>
              </w:rPr>
              <w:t xml:space="preserve">TERREIN_ONVERHARD </w:t>
            </w:r>
          </w:p>
        </w:tc>
      </w:tr>
      <w:tr w:rsidR="00D31374" w14:paraId="3C3C5F12" w14:textId="77777777" w:rsidTr="00D31374">
        <w:trPr>
          <w:trHeight w:val="255"/>
        </w:trPr>
        <w:tc>
          <w:tcPr>
            <w:tcW w:w="8560" w:type="dxa"/>
            <w:tcBorders>
              <w:top w:val="nil"/>
              <w:left w:val="nil"/>
              <w:bottom w:val="nil"/>
              <w:right w:val="nil"/>
            </w:tcBorders>
            <w:noWrap/>
            <w:vAlign w:val="bottom"/>
            <w:hideMark/>
          </w:tcPr>
          <w:p w14:paraId="72CCF769" w14:textId="77777777" w:rsidR="00D31374" w:rsidRDefault="00D31374">
            <w:pPr>
              <w:rPr>
                <w:rFonts w:ascii="Arial" w:hAnsi="Arial" w:cs="Arial"/>
                <w:sz w:val="16"/>
                <w:szCs w:val="16"/>
              </w:rPr>
            </w:pPr>
            <w:r>
              <w:rPr>
                <w:rFonts w:ascii="Arial" w:hAnsi="Arial" w:cs="Arial"/>
                <w:sz w:val="16"/>
                <w:szCs w:val="16"/>
              </w:rPr>
              <w:t xml:space="preserve">TERREIN_OPENBAAR GEBIED </w:t>
            </w:r>
          </w:p>
        </w:tc>
      </w:tr>
      <w:tr w:rsidR="00D31374" w14:paraId="7CB6D20C" w14:textId="77777777" w:rsidTr="00D31374">
        <w:trPr>
          <w:trHeight w:val="255"/>
        </w:trPr>
        <w:tc>
          <w:tcPr>
            <w:tcW w:w="8560" w:type="dxa"/>
            <w:tcBorders>
              <w:top w:val="nil"/>
              <w:left w:val="nil"/>
              <w:bottom w:val="nil"/>
              <w:right w:val="nil"/>
            </w:tcBorders>
            <w:noWrap/>
            <w:vAlign w:val="bottom"/>
            <w:hideMark/>
          </w:tcPr>
          <w:p w14:paraId="73180CFA" w14:textId="77777777" w:rsidR="00D31374" w:rsidRDefault="00D31374">
            <w:pPr>
              <w:rPr>
                <w:rFonts w:ascii="Arial" w:hAnsi="Arial" w:cs="Arial"/>
                <w:sz w:val="16"/>
                <w:szCs w:val="16"/>
              </w:rPr>
            </w:pPr>
            <w:r>
              <w:rPr>
                <w:rFonts w:ascii="Arial" w:hAnsi="Arial" w:cs="Arial"/>
                <w:sz w:val="16"/>
                <w:szCs w:val="16"/>
              </w:rPr>
              <w:t xml:space="preserve">TERREIN_PARK </w:t>
            </w:r>
          </w:p>
        </w:tc>
      </w:tr>
      <w:tr w:rsidR="00D31374" w14:paraId="311809D3" w14:textId="77777777" w:rsidTr="00D31374">
        <w:trPr>
          <w:trHeight w:val="255"/>
        </w:trPr>
        <w:tc>
          <w:tcPr>
            <w:tcW w:w="8560" w:type="dxa"/>
            <w:tcBorders>
              <w:top w:val="nil"/>
              <w:left w:val="nil"/>
              <w:bottom w:val="nil"/>
              <w:right w:val="nil"/>
            </w:tcBorders>
            <w:noWrap/>
            <w:vAlign w:val="bottom"/>
            <w:hideMark/>
          </w:tcPr>
          <w:p w14:paraId="0CA500B0" w14:textId="77777777" w:rsidR="00D31374" w:rsidRDefault="00D31374">
            <w:pPr>
              <w:rPr>
                <w:rFonts w:ascii="Arial" w:hAnsi="Arial" w:cs="Arial"/>
                <w:sz w:val="16"/>
                <w:szCs w:val="16"/>
              </w:rPr>
            </w:pPr>
            <w:r>
              <w:rPr>
                <w:rFonts w:ascii="Arial" w:hAnsi="Arial" w:cs="Arial"/>
                <w:sz w:val="16"/>
                <w:szCs w:val="16"/>
              </w:rPr>
              <w:lastRenderedPageBreak/>
              <w:t xml:space="preserve">TERREIN_PARK_STADSPARK </w:t>
            </w:r>
          </w:p>
        </w:tc>
      </w:tr>
      <w:tr w:rsidR="00D31374" w14:paraId="12F21B19" w14:textId="77777777" w:rsidTr="00D31374">
        <w:trPr>
          <w:trHeight w:val="255"/>
        </w:trPr>
        <w:tc>
          <w:tcPr>
            <w:tcW w:w="8560" w:type="dxa"/>
            <w:tcBorders>
              <w:top w:val="nil"/>
              <w:left w:val="nil"/>
              <w:bottom w:val="nil"/>
              <w:right w:val="nil"/>
            </w:tcBorders>
            <w:noWrap/>
            <w:vAlign w:val="bottom"/>
            <w:hideMark/>
          </w:tcPr>
          <w:p w14:paraId="023DABBD" w14:textId="77777777" w:rsidR="00D31374" w:rsidRDefault="00D31374">
            <w:pPr>
              <w:rPr>
                <w:rFonts w:ascii="Arial" w:hAnsi="Arial" w:cs="Arial"/>
                <w:sz w:val="16"/>
                <w:szCs w:val="16"/>
              </w:rPr>
            </w:pPr>
            <w:r>
              <w:rPr>
                <w:rFonts w:ascii="Arial" w:hAnsi="Arial" w:cs="Arial"/>
                <w:sz w:val="16"/>
                <w:szCs w:val="16"/>
              </w:rPr>
              <w:t xml:space="preserve">TERREIN_PLANGEBIED </w:t>
            </w:r>
          </w:p>
        </w:tc>
      </w:tr>
      <w:tr w:rsidR="00D31374" w14:paraId="26A03603" w14:textId="77777777" w:rsidTr="00D31374">
        <w:trPr>
          <w:trHeight w:val="255"/>
        </w:trPr>
        <w:tc>
          <w:tcPr>
            <w:tcW w:w="8560" w:type="dxa"/>
            <w:tcBorders>
              <w:top w:val="nil"/>
              <w:left w:val="nil"/>
              <w:bottom w:val="nil"/>
              <w:right w:val="nil"/>
            </w:tcBorders>
            <w:noWrap/>
            <w:vAlign w:val="bottom"/>
            <w:hideMark/>
          </w:tcPr>
          <w:p w14:paraId="6D0652B7" w14:textId="77777777" w:rsidR="00D31374" w:rsidRDefault="00D31374">
            <w:pPr>
              <w:rPr>
                <w:rFonts w:ascii="Arial" w:hAnsi="Arial" w:cs="Arial"/>
                <w:sz w:val="16"/>
                <w:szCs w:val="16"/>
              </w:rPr>
            </w:pPr>
            <w:r>
              <w:rPr>
                <w:rFonts w:ascii="Arial" w:hAnsi="Arial" w:cs="Arial"/>
                <w:sz w:val="16"/>
                <w:szCs w:val="16"/>
              </w:rPr>
              <w:t xml:space="preserve">TERREIN_PLANGEBIED_BRUTO </w:t>
            </w:r>
          </w:p>
        </w:tc>
      </w:tr>
      <w:tr w:rsidR="00D31374" w14:paraId="491BB600" w14:textId="77777777" w:rsidTr="00D31374">
        <w:trPr>
          <w:trHeight w:val="255"/>
        </w:trPr>
        <w:tc>
          <w:tcPr>
            <w:tcW w:w="8560" w:type="dxa"/>
            <w:tcBorders>
              <w:top w:val="nil"/>
              <w:left w:val="nil"/>
              <w:bottom w:val="nil"/>
              <w:right w:val="nil"/>
            </w:tcBorders>
            <w:noWrap/>
            <w:vAlign w:val="bottom"/>
            <w:hideMark/>
          </w:tcPr>
          <w:p w14:paraId="6B44CA8F" w14:textId="77777777" w:rsidR="00D31374" w:rsidRDefault="00D31374">
            <w:pPr>
              <w:rPr>
                <w:rFonts w:ascii="Arial" w:hAnsi="Arial" w:cs="Arial"/>
                <w:sz w:val="16"/>
                <w:szCs w:val="16"/>
              </w:rPr>
            </w:pPr>
            <w:r>
              <w:rPr>
                <w:rFonts w:ascii="Arial" w:hAnsi="Arial" w:cs="Arial"/>
                <w:sz w:val="16"/>
                <w:szCs w:val="16"/>
              </w:rPr>
              <w:t xml:space="preserve">TERREIN_PLANGEBIED_NETTO </w:t>
            </w:r>
          </w:p>
        </w:tc>
      </w:tr>
      <w:tr w:rsidR="00D31374" w14:paraId="7F782A64" w14:textId="77777777" w:rsidTr="00D31374">
        <w:trPr>
          <w:trHeight w:val="255"/>
        </w:trPr>
        <w:tc>
          <w:tcPr>
            <w:tcW w:w="8560" w:type="dxa"/>
            <w:tcBorders>
              <w:top w:val="nil"/>
              <w:left w:val="nil"/>
              <w:bottom w:val="nil"/>
              <w:right w:val="nil"/>
            </w:tcBorders>
            <w:noWrap/>
            <w:vAlign w:val="bottom"/>
            <w:hideMark/>
          </w:tcPr>
          <w:p w14:paraId="47220720" w14:textId="77777777" w:rsidR="00D31374" w:rsidRDefault="00D31374">
            <w:pPr>
              <w:rPr>
                <w:rFonts w:ascii="Arial" w:hAnsi="Arial" w:cs="Arial"/>
                <w:sz w:val="16"/>
                <w:szCs w:val="16"/>
              </w:rPr>
            </w:pPr>
            <w:r>
              <w:rPr>
                <w:rFonts w:ascii="Arial" w:hAnsi="Arial" w:cs="Arial"/>
                <w:sz w:val="16"/>
                <w:szCs w:val="16"/>
              </w:rPr>
              <w:t xml:space="preserve">TERREIN_RECREATIE </w:t>
            </w:r>
          </w:p>
        </w:tc>
      </w:tr>
      <w:tr w:rsidR="00D31374" w14:paraId="3E7BF43D" w14:textId="77777777" w:rsidTr="00D31374">
        <w:trPr>
          <w:trHeight w:val="255"/>
        </w:trPr>
        <w:tc>
          <w:tcPr>
            <w:tcW w:w="8560" w:type="dxa"/>
            <w:tcBorders>
              <w:top w:val="nil"/>
              <w:left w:val="nil"/>
              <w:bottom w:val="nil"/>
              <w:right w:val="nil"/>
            </w:tcBorders>
            <w:noWrap/>
            <w:vAlign w:val="bottom"/>
            <w:hideMark/>
          </w:tcPr>
          <w:p w14:paraId="3FFF4161" w14:textId="77777777" w:rsidR="00D31374" w:rsidRDefault="00D31374">
            <w:pPr>
              <w:rPr>
                <w:rFonts w:ascii="Arial" w:hAnsi="Arial" w:cs="Arial"/>
                <w:sz w:val="16"/>
                <w:szCs w:val="16"/>
              </w:rPr>
            </w:pPr>
            <w:r>
              <w:rPr>
                <w:rFonts w:ascii="Arial" w:hAnsi="Arial" w:cs="Arial"/>
                <w:sz w:val="16"/>
                <w:szCs w:val="16"/>
              </w:rPr>
              <w:t xml:space="preserve">TERREIN_SPORT </w:t>
            </w:r>
          </w:p>
        </w:tc>
      </w:tr>
      <w:tr w:rsidR="00D31374" w14:paraId="54B605DA" w14:textId="77777777" w:rsidTr="00D31374">
        <w:trPr>
          <w:trHeight w:val="255"/>
        </w:trPr>
        <w:tc>
          <w:tcPr>
            <w:tcW w:w="8560" w:type="dxa"/>
            <w:tcBorders>
              <w:top w:val="nil"/>
              <w:left w:val="nil"/>
              <w:bottom w:val="nil"/>
              <w:right w:val="nil"/>
            </w:tcBorders>
            <w:noWrap/>
            <w:vAlign w:val="bottom"/>
            <w:hideMark/>
          </w:tcPr>
          <w:p w14:paraId="3455A55F" w14:textId="77777777" w:rsidR="00D31374" w:rsidRDefault="00D31374">
            <w:pPr>
              <w:rPr>
                <w:rFonts w:ascii="Arial" w:hAnsi="Arial" w:cs="Arial"/>
                <w:sz w:val="16"/>
                <w:szCs w:val="16"/>
              </w:rPr>
            </w:pPr>
            <w:r>
              <w:rPr>
                <w:rFonts w:ascii="Arial" w:hAnsi="Arial" w:cs="Arial"/>
                <w:sz w:val="16"/>
                <w:szCs w:val="16"/>
              </w:rPr>
              <w:t xml:space="preserve">TERREIN_TRANSACTIE </w:t>
            </w:r>
          </w:p>
        </w:tc>
      </w:tr>
      <w:tr w:rsidR="00D31374" w14:paraId="5CD37EB9" w14:textId="77777777" w:rsidTr="00D31374">
        <w:trPr>
          <w:trHeight w:val="255"/>
        </w:trPr>
        <w:tc>
          <w:tcPr>
            <w:tcW w:w="8560" w:type="dxa"/>
            <w:tcBorders>
              <w:top w:val="nil"/>
              <w:left w:val="nil"/>
              <w:bottom w:val="nil"/>
              <w:right w:val="nil"/>
            </w:tcBorders>
            <w:noWrap/>
            <w:vAlign w:val="bottom"/>
            <w:hideMark/>
          </w:tcPr>
          <w:p w14:paraId="660B5BF4" w14:textId="77777777" w:rsidR="00D31374" w:rsidRDefault="00D31374">
            <w:pPr>
              <w:rPr>
                <w:rFonts w:ascii="Arial" w:hAnsi="Arial" w:cs="Arial"/>
                <w:sz w:val="16"/>
                <w:szCs w:val="16"/>
              </w:rPr>
            </w:pPr>
            <w:r>
              <w:rPr>
                <w:rFonts w:ascii="Arial" w:hAnsi="Arial" w:cs="Arial"/>
                <w:sz w:val="16"/>
                <w:szCs w:val="16"/>
              </w:rPr>
              <w:t xml:space="preserve">TERREIN_TRANSACTIE_AANKOOP </w:t>
            </w:r>
          </w:p>
        </w:tc>
      </w:tr>
      <w:tr w:rsidR="00D31374" w14:paraId="0994B1CC" w14:textId="77777777" w:rsidTr="00D31374">
        <w:trPr>
          <w:trHeight w:val="255"/>
        </w:trPr>
        <w:tc>
          <w:tcPr>
            <w:tcW w:w="8560" w:type="dxa"/>
            <w:tcBorders>
              <w:top w:val="nil"/>
              <w:left w:val="nil"/>
              <w:bottom w:val="nil"/>
              <w:right w:val="nil"/>
            </w:tcBorders>
            <w:noWrap/>
            <w:vAlign w:val="bottom"/>
            <w:hideMark/>
          </w:tcPr>
          <w:p w14:paraId="38B16C4E" w14:textId="77777777" w:rsidR="00D31374" w:rsidRDefault="00D31374">
            <w:pPr>
              <w:rPr>
                <w:rFonts w:ascii="Arial" w:hAnsi="Arial" w:cs="Arial"/>
                <w:sz w:val="16"/>
                <w:szCs w:val="16"/>
              </w:rPr>
            </w:pPr>
            <w:r>
              <w:rPr>
                <w:rFonts w:ascii="Arial" w:hAnsi="Arial" w:cs="Arial"/>
                <w:sz w:val="16"/>
                <w:szCs w:val="16"/>
              </w:rPr>
              <w:t xml:space="preserve">TERREIN_TRANSACTIE_ERFPACHT </w:t>
            </w:r>
          </w:p>
        </w:tc>
      </w:tr>
      <w:tr w:rsidR="00D31374" w14:paraId="43B5DCF2" w14:textId="77777777" w:rsidTr="00D31374">
        <w:trPr>
          <w:trHeight w:val="255"/>
        </w:trPr>
        <w:tc>
          <w:tcPr>
            <w:tcW w:w="8560" w:type="dxa"/>
            <w:tcBorders>
              <w:top w:val="nil"/>
              <w:left w:val="nil"/>
              <w:bottom w:val="nil"/>
              <w:right w:val="nil"/>
            </w:tcBorders>
            <w:noWrap/>
            <w:vAlign w:val="bottom"/>
            <w:hideMark/>
          </w:tcPr>
          <w:p w14:paraId="2875A133" w14:textId="77777777" w:rsidR="00D31374" w:rsidRDefault="00D31374">
            <w:pPr>
              <w:rPr>
                <w:rFonts w:ascii="Arial" w:hAnsi="Arial" w:cs="Arial"/>
                <w:sz w:val="16"/>
                <w:szCs w:val="16"/>
              </w:rPr>
            </w:pPr>
            <w:r>
              <w:rPr>
                <w:rFonts w:ascii="Arial" w:hAnsi="Arial" w:cs="Arial"/>
                <w:sz w:val="16"/>
                <w:szCs w:val="16"/>
              </w:rPr>
              <w:t xml:space="preserve">TERREIN_TRANSACTIE_INGEBRUIKGAVE </w:t>
            </w:r>
          </w:p>
        </w:tc>
      </w:tr>
      <w:tr w:rsidR="00D31374" w14:paraId="57C16011" w14:textId="77777777" w:rsidTr="00D31374">
        <w:trPr>
          <w:trHeight w:val="255"/>
        </w:trPr>
        <w:tc>
          <w:tcPr>
            <w:tcW w:w="8560" w:type="dxa"/>
            <w:tcBorders>
              <w:top w:val="nil"/>
              <w:left w:val="nil"/>
              <w:bottom w:val="nil"/>
              <w:right w:val="nil"/>
            </w:tcBorders>
            <w:noWrap/>
            <w:vAlign w:val="bottom"/>
            <w:hideMark/>
          </w:tcPr>
          <w:p w14:paraId="32EA0B54" w14:textId="77777777" w:rsidR="00D31374" w:rsidRDefault="00D31374">
            <w:pPr>
              <w:rPr>
                <w:rFonts w:ascii="Arial" w:hAnsi="Arial" w:cs="Arial"/>
                <w:sz w:val="16"/>
                <w:szCs w:val="16"/>
              </w:rPr>
            </w:pPr>
            <w:r>
              <w:rPr>
                <w:rFonts w:ascii="Arial" w:hAnsi="Arial" w:cs="Arial"/>
                <w:sz w:val="16"/>
                <w:szCs w:val="16"/>
              </w:rPr>
              <w:t xml:space="preserve">TERREIN_TRANSACTIE_ONTEIGENING </w:t>
            </w:r>
          </w:p>
        </w:tc>
      </w:tr>
      <w:tr w:rsidR="00D31374" w14:paraId="07B3C8A2" w14:textId="77777777" w:rsidTr="00D31374">
        <w:trPr>
          <w:trHeight w:val="255"/>
        </w:trPr>
        <w:tc>
          <w:tcPr>
            <w:tcW w:w="8560" w:type="dxa"/>
            <w:tcBorders>
              <w:top w:val="nil"/>
              <w:left w:val="nil"/>
              <w:bottom w:val="nil"/>
              <w:right w:val="nil"/>
            </w:tcBorders>
            <w:noWrap/>
            <w:vAlign w:val="bottom"/>
            <w:hideMark/>
          </w:tcPr>
          <w:p w14:paraId="308F621D" w14:textId="77777777" w:rsidR="00D31374" w:rsidRDefault="00D31374">
            <w:pPr>
              <w:rPr>
                <w:rFonts w:ascii="Arial" w:hAnsi="Arial" w:cs="Arial"/>
                <w:sz w:val="16"/>
                <w:szCs w:val="16"/>
              </w:rPr>
            </w:pPr>
            <w:r>
              <w:rPr>
                <w:rFonts w:ascii="Arial" w:hAnsi="Arial" w:cs="Arial"/>
                <w:sz w:val="16"/>
                <w:szCs w:val="16"/>
              </w:rPr>
              <w:t xml:space="preserve">TERREIN_TRANSACTIE_OPSTAL </w:t>
            </w:r>
          </w:p>
        </w:tc>
      </w:tr>
      <w:tr w:rsidR="00D31374" w14:paraId="71C235B7" w14:textId="77777777" w:rsidTr="00D31374">
        <w:trPr>
          <w:trHeight w:val="255"/>
        </w:trPr>
        <w:tc>
          <w:tcPr>
            <w:tcW w:w="8560" w:type="dxa"/>
            <w:tcBorders>
              <w:top w:val="nil"/>
              <w:left w:val="nil"/>
              <w:bottom w:val="nil"/>
              <w:right w:val="nil"/>
            </w:tcBorders>
            <w:noWrap/>
            <w:vAlign w:val="bottom"/>
            <w:hideMark/>
          </w:tcPr>
          <w:p w14:paraId="17249704" w14:textId="77777777" w:rsidR="00D31374" w:rsidRDefault="00D31374">
            <w:pPr>
              <w:rPr>
                <w:rFonts w:ascii="Arial" w:hAnsi="Arial" w:cs="Arial"/>
                <w:sz w:val="16"/>
                <w:szCs w:val="16"/>
              </w:rPr>
            </w:pPr>
            <w:r>
              <w:rPr>
                <w:rFonts w:ascii="Arial" w:hAnsi="Arial" w:cs="Arial"/>
                <w:sz w:val="16"/>
                <w:szCs w:val="16"/>
              </w:rPr>
              <w:t xml:space="preserve">TERREIN_TRANSACTIE_OVERDRACHT </w:t>
            </w:r>
          </w:p>
        </w:tc>
      </w:tr>
      <w:tr w:rsidR="00D31374" w14:paraId="31EEB8C6" w14:textId="77777777" w:rsidTr="00D31374">
        <w:trPr>
          <w:trHeight w:val="255"/>
        </w:trPr>
        <w:tc>
          <w:tcPr>
            <w:tcW w:w="8560" w:type="dxa"/>
            <w:tcBorders>
              <w:top w:val="nil"/>
              <w:left w:val="nil"/>
              <w:bottom w:val="nil"/>
              <w:right w:val="nil"/>
            </w:tcBorders>
            <w:noWrap/>
            <w:vAlign w:val="bottom"/>
            <w:hideMark/>
          </w:tcPr>
          <w:p w14:paraId="42938F56" w14:textId="77777777" w:rsidR="00D31374" w:rsidRDefault="00D31374">
            <w:pPr>
              <w:rPr>
                <w:rFonts w:ascii="Arial" w:hAnsi="Arial" w:cs="Arial"/>
                <w:sz w:val="16"/>
                <w:szCs w:val="16"/>
              </w:rPr>
            </w:pPr>
            <w:r>
              <w:rPr>
                <w:rFonts w:ascii="Arial" w:hAnsi="Arial" w:cs="Arial"/>
                <w:sz w:val="16"/>
                <w:szCs w:val="16"/>
              </w:rPr>
              <w:t xml:space="preserve">TERREIN_TRANSACTIE_RUILING </w:t>
            </w:r>
          </w:p>
        </w:tc>
      </w:tr>
      <w:tr w:rsidR="00D31374" w14:paraId="02CF49AF" w14:textId="77777777" w:rsidTr="00D31374">
        <w:trPr>
          <w:trHeight w:val="255"/>
        </w:trPr>
        <w:tc>
          <w:tcPr>
            <w:tcW w:w="8560" w:type="dxa"/>
            <w:tcBorders>
              <w:top w:val="nil"/>
              <w:left w:val="nil"/>
              <w:bottom w:val="nil"/>
              <w:right w:val="nil"/>
            </w:tcBorders>
            <w:noWrap/>
            <w:vAlign w:val="bottom"/>
            <w:hideMark/>
          </w:tcPr>
          <w:p w14:paraId="2E33584D" w14:textId="77777777" w:rsidR="00D31374" w:rsidRDefault="00D31374">
            <w:pPr>
              <w:rPr>
                <w:rFonts w:ascii="Arial" w:hAnsi="Arial" w:cs="Arial"/>
                <w:sz w:val="16"/>
                <w:szCs w:val="16"/>
              </w:rPr>
            </w:pPr>
            <w:r>
              <w:rPr>
                <w:rFonts w:ascii="Arial" w:hAnsi="Arial" w:cs="Arial"/>
                <w:sz w:val="16"/>
                <w:szCs w:val="16"/>
              </w:rPr>
              <w:t xml:space="preserve">TERREIN_TRANSACTIE_VERHUUR </w:t>
            </w:r>
          </w:p>
        </w:tc>
      </w:tr>
      <w:tr w:rsidR="00D31374" w14:paraId="730C19A5" w14:textId="77777777" w:rsidTr="00D31374">
        <w:trPr>
          <w:trHeight w:val="255"/>
        </w:trPr>
        <w:tc>
          <w:tcPr>
            <w:tcW w:w="8560" w:type="dxa"/>
            <w:tcBorders>
              <w:top w:val="nil"/>
              <w:left w:val="nil"/>
              <w:bottom w:val="nil"/>
              <w:right w:val="nil"/>
            </w:tcBorders>
            <w:noWrap/>
            <w:vAlign w:val="bottom"/>
            <w:hideMark/>
          </w:tcPr>
          <w:p w14:paraId="654A6B87" w14:textId="77777777" w:rsidR="00D31374" w:rsidRDefault="00D31374">
            <w:pPr>
              <w:rPr>
                <w:rFonts w:ascii="Arial" w:hAnsi="Arial" w:cs="Arial"/>
                <w:sz w:val="16"/>
                <w:szCs w:val="16"/>
              </w:rPr>
            </w:pPr>
            <w:r>
              <w:rPr>
                <w:rFonts w:ascii="Arial" w:hAnsi="Arial" w:cs="Arial"/>
                <w:sz w:val="16"/>
                <w:szCs w:val="16"/>
              </w:rPr>
              <w:t xml:space="preserve">TERREIN_TRANSACTIE_VERKOOP </w:t>
            </w:r>
          </w:p>
        </w:tc>
      </w:tr>
      <w:tr w:rsidR="00D31374" w14:paraId="7AF5D495" w14:textId="77777777" w:rsidTr="00D31374">
        <w:trPr>
          <w:trHeight w:val="255"/>
        </w:trPr>
        <w:tc>
          <w:tcPr>
            <w:tcW w:w="8560" w:type="dxa"/>
            <w:tcBorders>
              <w:top w:val="nil"/>
              <w:left w:val="nil"/>
              <w:bottom w:val="nil"/>
              <w:right w:val="nil"/>
            </w:tcBorders>
            <w:noWrap/>
            <w:vAlign w:val="bottom"/>
            <w:hideMark/>
          </w:tcPr>
          <w:p w14:paraId="3240CC99" w14:textId="77777777" w:rsidR="00D31374" w:rsidRDefault="00D31374">
            <w:pPr>
              <w:rPr>
                <w:rFonts w:ascii="Arial" w:hAnsi="Arial" w:cs="Arial"/>
                <w:sz w:val="16"/>
                <w:szCs w:val="16"/>
              </w:rPr>
            </w:pPr>
            <w:r>
              <w:rPr>
                <w:rFonts w:ascii="Arial" w:hAnsi="Arial" w:cs="Arial"/>
                <w:sz w:val="16"/>
                <w:szCs w:val="16"/>
              </w:rPr>
              <w:t xml:space="preserve">TERREIN_TRANSACTIE_VERKOOPGEGEVENS </w:t>
            </w:r>
          </w:p>
        </w:tc>
      </w:tr>
      <w:tr w:rsidR="00D31374" w14:paraId="68E8F251" w14:textId="77777777" w:rsidTr="00D31374">
        <w:trPr>
          <w:trHeight w:val="255"/>
        </w:trPr>
        <w:tc>
          <w:tcPr>
            <w:tcW w:w="8560" w:type="dxa"/>
            <w:tcBorders>
              <w:top w:val="nil"/>
              <w:left w:val="nil"/>
              <w:bottom w:val="nil"/>
              <w:right w:val="nil"/>
            </w:tcBorders>
            <w:noWrap/>
            <w:vAlign w:val="bottom"/>
            <w:hideMark/>
          </w:tcPr>
          <w:p w14:paraId="43E95183" w14:textId="77777777" w:rsidR="00D31374" w:rsidRDefault="00D31374">
            <w:pPr>
              <w:rPr>
                <w:rFonts w:ascii="Arial" w:hAnsi="Arial" w:cs="Arial"/>
                <w:sz w:val="16"/>
                <w:szCs w:val="16"/>
              </w:rPr>
            </w:pPr>
            <w:r>
              <w:rPr>
                <w:rFonts w:ascii="Arial" w:hAnsi="Arial" w:cs="Arial"/>
                <w:sz w:val="16"/>
                <w:szCs w:val="16"/>
              </w:rPr>
              <w:t xml:space="preserve">TERREIN_TRANSACTIE_VERPACHTING </w:t>
            </w:r>
          </w:p>
        </w:tc>
      </w:tr>
      <w:tr w:rsidR="00D31374" w14:paraId="14ACDAD0" w14:textId="77777777" w:rsidTr="00D31374">
        <w:trPr>
          <w:trHeight w:val="255"/>
        </w:trPr>
        <w:tc>
          <w:tcPr>
            <w:tcW w:w="8560" w:type="dxa"/>
            <w:tcBorders>
              <w:top w:val="nil"/>
              <w:left w:val="nil"/>
              <w:bottom w:val="nil"/>
              <w:right w:val="nil"/>
            </w:tcBorders>
            <w:noWrap/>
            <w:vAlign w:val="bottom"/>
            <w:hideMark/>
          </w:tcPr>
          <w:p w14:paraId="4BA50490" w14:textId="77777777" w:rsidR="00D31374" w:rsidRDefault="00D31374">
            <w:pPr>
              <w:rPr>
                <w:rFonts w:ascii="Arial" w:hAnsi="Arial" w:cs="Arial"/>
                <w:sz w:val="16"/>
                <w:szCs w:val="16"/>
              </w:rPr>
            </w:pPr>
            <w:r>
              <w:rPr>
                <w:rFonts w:ascii="Arial" w:hAnsi="Arial" w:cs="Arial"/>
                <w:sz w:val="16"/>
                <w:szCs w:val="16"/>
              </w:rPr>
              <w:t xml:space="preserve">TERREIN_TRANSACTIE_VOORKEURSRECHT </w:t>
            </w:r>
          </w:p>
        </w:tc>
      </w:tr>
      <w:tr w:rsidR="00D31374" w14:paraId="7BAD5F35" w14:textId="77777777" w:rsidTr="00D31374">
        <w:trPr>
          <w:trHeight w:val="255"/>
        </w:trPr>
        <w:tc>
          <w:tcPr>
            <w:tcW w:w="8560" w:type="dxa"/>
            <w:tcBorders>
              <w:top w:val="nil"/>
              <w:left w:val="nil"/>
              <w:bottom w:val="nil"/>
              <w:right w:val="nil"/>
            </w:tcBorders>
            <w:noWrap/>
            <w:vAlign w:val="bottom"/>
            <w:hideMark/>
          </w:tcPr>
          <w:p w14:paraId="46531084" w14:textId="77777777" w:rsidR="00D31374" w:rsidRDefault="00D31374">
            <w:pPr>
              <w:rPr>
                <w:rFonts w:ascii="Arial" w:hAnsi="Arial" w:cs="Arial"/>
                <w:sz w:val="16"/>
                <w:szCs w:val="16"/>
              </w:rPr>
            </w:pPr>
            <w:r>
              <w:rPr>
                <w:rFonts w:ascii="Arial" w:hAnsi="Arial" w:cs="Arial"/>
                <w:sz w:val="16"/>
                <w:szCs w:val="16"/>
              </w:rPr>
              <w:t xml:space="preserve">TERREIN_UIT TE WERKEN </w:t>
            </w:r>
          </w:p>
        </w:tc>
      </w:tr>
      <w:tr w:rsidR="00D31374" w14:paraId="07442F88" w14:textId="77777777" w:rsidTr="00D31374">
        <w:trPr>
          <w:trHeight w:val="255"/>
        </w:trPr>
        <w:tc>
          <w:tcPr>
            <w:tcW w:w="8560" w:type="dxa"/>
            <w:tcBorders>
              <w:top w:val="nil"/>
              <w:left w:val="nil"/>
              <w:bottom w:val="nil"/>
              <w:right w:val="nil"/>
            </w:tcBorders>
            <w:noWrap/>
            <w:vAlign w:val="bottom"/>
            <w:hideMark/>
          </w:tcPr>
          <w:p w14:paraId="452A6A7E" w14:textId="77777777" w:rsidR="00D31374" w:rsidRDefault="00D31374">
            <w:pPr>
              <w:rPr>
                <w:rFonts w:ascii="Arial" w:hAnsi="Arial" w:cs="Arial"/>
                <w:sz w:val="16"/>
                <w:szCs w:val="16"/>
              </w:rPr>
            </w:pPr>
            <w:r>
              <w:rPr>
                <w:rFonts w:ascii="Arial" w:hAnsi="Arial" w:cs="Arial"/>
                <w:sz w:val="16"/>
                <w:szCs w:val="16"/>
              </w:rPr>
              <w:t xml:space="preserve">TERREIN_UITGEEFBAAR </w:t>
            </w:r>
          </w:p>
        </w:tc>
      </w:tr>
      <w:tr w:rsidR="00D31374" w14:paraId="795312B2" w14:textId="77777777" w:rsidTr="00D31374">
        <w:trPr>
          <w:trHeight w:val="255"/>
        </w:trPr>
        <w:tc>
          <w:tcPr>
            <w:tcW w:w="8560" w:type="dxa"/>
            <w:tcBorders>
              <w:top w:val="nil"/>
              <w:left w:val="nil"/>
              <w:bottom w:val="nil"/>
              <w:right w:val="nil"/>
            </w:tcBorders>
            <w:noWrap/>
            <w:vAlign w:val="bottom"/>
            <w:hideMark/>
          </w:tcPr>
          <w:p w14:paraId="5DE01A05" w14:textId="77777777" w:rsidR="00D31374" w:rsidRDefault="00D31374">
            <w:pPr>
              <w:rPr>
                <w:rFonts w:ascii="Arial" w:hAnsi="Arial" w:cs="Arial"/>
                <w:sz w:val="16"/>
                <w:szCs w:val="16"/>
              </w:rPr>
            </w:pPr>
            <w:r>
              <w:rPr>
                <w:rFonts w:ascii="Arial" w:hAnsi="Arial" w:cs="Arial"/>
                <w:sz w:val="16"/>
                <w:szCs w:val="16"/>
              </w:rPr>
              <w:t xml:space="preserve">TERREIN_UITGEEFBAAR_DETAILHANDEL </w:t>
            </w:r>
          </w:p>
        </w:tc>
      </w:tr>
      <w:tr w:rsidR="00D31374" w14:paraId="5FD69D80" w14:textId="77777777" w:rsidTr="00D31374">
        <w:trPr>
          <w:trHeight w:val="255"/>
        </w:trPr>
        <w:tc>
          <w:tcPr>
            <w:tcW w:w="8560" w:type="dxa"/>
            <w:tcBorders>
              <w:top w:val="nil"/>
              <w:left w:val="nil"/>
              <w:bottom w:val="nil"/>
              <w:right w:val="nil"/>
            </w:tcBorders>
            <w:noWrap/>
            <w:vAlign w:val="bottom"/>
            <w:hideMark/>
          </w:tcPr>
          <w:p w14:paraId="0301318D" w14:textId="77777777" w:rsidR="00D31374" w:rsidRDefault="00D31374">
            <w:pPr>
              <w:rPr>
                <w:rFonts w:ascii="Arial" w:hAnsi="Arial" w:cs="Arial"/>
                <w:sz w:val="16"/>
                <w:szCs w:val="16"/>
              </w:rPr>
            </w:pPr>
            <w:r>
              <w:rPr>
                <w:rFonts w:ascii="Arial" w:hAnsi="Arial" w:cs="Arial"/>
                <w:sz w:val="16"/>
                <w:szCs w:val="16"/>
              </w:rPr>
              <w:t xml:space="preserve">TERREIN_UITGEEFBAAR_HORECA </w:t>
            </w:r>
          </w:p>
        </w:tc>
      </w:tr>
      <w:tr w:rsidR="00D31374" w14:paraId="0EE0968C" w14:textId="77777777" w:rsidTr="00D31374">
        <w:trPr>
          <w:trHeight w:val="255"/>
        </w:trPr>
        <w:tc>
          <w:tcPr>
            <w:tcW w:w="8560" w:type="dxa"/>
            <w:tcBorders>
              <w:top w:val="nil"/>
              <w:left w:val="nil"/>
              <w:bottom w:val="nil"/>
              <w:right w:val="nil"/>
            </w:tcBorders>
            <w:noWrap/>
            <w:vAlign w:val="bottom"/>
            <w:hideMark/>
          </w:tcPr>
          <w:p w14:paraId="476528F2" w14:textId="77777777" w:rsidR="00D31374" w:rsidRDefault="00D31374">
            <w:pPr>
              <w:rPr>
                <w:rFonts w:ascii="Arial" w:hAnsi="Arial" w:cs="Arial"/>
                <w:sz w:val="16"/>
                <w:szCs w:val="16"/>
              </w:rPr>
            </w:pPr>
            <w:r>
              <w:rPr>
                <w:rFonts w:ascii="Arial" w:hAnsi="Arial" w:cs="Arial"/>
                <w:sz w:val="16"/>
                <w:szCs w:val="16"/>
              </w:rPr>
              <w:t xml:space="preserve">TERREIN_UITGEEFBAAR_HUUR </w:t>
            </w:r>
          </w:p>
        </w:tc>
      </w:tr>
      <w:tr w:rsidR="00D31374" w14:paraId="5CBF369A" w14:textId="77777777" w:rsidTr="00D31374">
        <w:trPr>
          <w:trHeight w:val="255"/>
        </w:trPr>
        <w:tc>
          <w:tcPr>
            <w:tcW w:w="8560" w:type="dxa"/>
            <w:tcBorders>
              <w:top w:val="nil"/>
              <w:left w:val="nil"/>
              <w:bottom w:val="nil"/>
              <w:right w:val="nil"/>
            </w:tcBorders>
            <w:noWrap/>
            <w:vAlign w:val="bottom"/>
            <w:hideMark/>
          </w:tcPr>
          <w:p w14:paraId="58FC2909" w14:textId="77777777" w:rsidR="00D31374" w:rsidRDefault="00D31374">
            <w:pPr>
              <w:rPr>
                <w:rFonts w:ascii="Arial" w:hAnsi="Arial" w:cs="Arial"/>
                <w:sz w:val="16"/>
                <w:szCs w:val="16"/>
              </w:rPr>
            </w:pPr>
            <w:r>
              <w:rPr>
                <w:rFonts w:ascii="Arial" w:hAnsi="Arial" w:cs="Arial"/>
                <w:sz w:val="16"/>
                <w:szCs w:val="16"/>
              </w:rPr>
              <w:t xml:space="preserve">TERREIN_UITGEEFBAAR_HUUR_SOCIAAL </w:t>
            </w:r>
          </w:p>
        </w:tc>
      </w:tr>
      <w:tr w:rsidR="00D31374" w14:paraId="1781805C" w14:textId="77777777" w:rsidTr="00D31374">
        <w:trPr>
          <w:trHeight w:val="255"/>
        </w:trPr>
        <w:tc>
          <w:tcPr>
            <w:tcW w:w="8560" w:type="dxa"/>
            <w:tcBorders>
              <w:top w:val="nil"/>
              <w:left w:val="nil"/>
              <w:bottom w:val="nil"/>
              <w:right w:val="nil"/>
            </w:tcBorders>
            <w:noWrap/>
            <w:vAlign w:val="bottom"/>
            <w:hideMark/>
          </w:tcPr>
          <w:p w14:paraId="2E9EA736" w14:textId="77777777" w:rsidR="00D31374" w:rsidRDefault="00D31374">
            <w:pPr>
              <w:rPr>
                <w:rFonts w:ascii="Arial" w:hAnsi="Arial" w:cs="Arial"/>
                <w:sz w:val="16"/>
                <w:szCs w:val="16"/>
              </w:rPr>
            </w:pPr>
            <w:r>
              <w:rPr>
                <w:rFonts w:ascii="Arial" w:hAnsi="Arial" w:cs="Arial"/>
                <w:sz w:val="16"/>
                <w:szCs w:val="16"/>
              </w:rPr>
              <w:t xml:space="preserve">TERREIN_UITGEEFBAAR_KANTOOR </w:t>
            </w:r>
          </w:p>
        </w:tc>
      </w:tr>
      <w:tr w:rsidR="00D31374" w14:paraId="7640A8BC" w14:textId="77777777" w:rsidTr="00D31374">
        <w:trPr>
          <w:trHeight w:val="255"/>
        </w:trPr>
        <w:tc>
          <w:tcPr>
            <w:tcW w:w="8560" w:type="dxa"/>
            <w:tcBorders>
              <w:top w:val="nil"/>
              <w:left w:val="nil"/>
              <w:bottom w:val="nil"/>
              <w:right w:val="nil"/>
            </w:tcBorders>
            <w:noWrap/>
            <w:vAlign w:val="bottom"/>
            <w:hideMark/>
          </w:tcPr>
          <w:p w14:paraId="5E2616AC" w14:textId="77777777" w:rsidR="00D31374" w:rsidRDefault="00D31374">
            <w:pPr>
              <w:rPr>
                <w:rFonts w:ascii="Arial" w:hAnsi="Arial" w:cs="Arial"/>
                <w:sz w:val="16"/>
                <w:szCs w:val="16"/>
              </w:rPr>
            </w:pPr>
            <w:r>
              <w:rPr>
                <w:rFonts w:ascii="Arial" w:hAnsi="Arial" w:cs="Arial"/>
                <w:sz w:val="16"/>
                <w:szCs w:val="16"/>
              </w:rPr>
              <w:t xml:space="preserve">TERREIN_UITGEEFBAAR_KAVEL </w:t>
            </w:r>
          </w:p>
        </w:tc>
      </w:tr>
      <w:tr w:rsidR="00D31374" w14:paraId="029CA1EC" w14:textId="77777777" w:rsidTr="00D31374">
        <w:trPr>
          <w:trHeight w:val="255"/>
        </w:trPr>
        <w:tc>
          <w:tcPr>
            <w:tcW w:w="8560" w:type="dxa"/>
            <w:tcBorders>
              <w:top w:val="nil"/>
              <w:left w:val="nil"/>
              <w:bottom w:val="nil"/>
              <w:right w:val="nil"/>
            </w:tcBorders>
            <w:noWrap/>
            <w:vAlign w:val="bottom"/>
            <w:hideMark/>
          </w:tcPr>
          <w:p w14:paraId="299635D9" w14:textId="77777777" w:rsidR="00D31374" w:rsidRDefault="00D31374">
            <w:pPr>
              <w:rPr>
                <w:rFonts w:ascii="Arial" w:hAnsi="Arial" w:cs="Arial"/>
                <w:sz w:val="16"/>
                <w:szCs w:val="16"/>
              </w:rPr>
            </w:pPr>
            <w:r>
              <w:rPr>
                <w:rFonts w:ascii="Arial" w:hAnsi="Arial" w:cs="Arial"/>
                <w:sz w:val="16"/>
                <w:szCs w:val="16"/>
              </w:rPr>
              <w:t xml:space="preserve">TERREIN_UITGEEFBAAR_KOOP </w:t>
            </w:r>
          </w:p>
        </w:tc>
      </w:tr>
      <w:tr w:rsidR="00D31374" w14:paraId="6E444FA4" w14:textId="77777777" w:rsidTr="00D31374">
        <w:trPr>
          <w:trHeight w:val="255"/>
        </w:trPr>
        <w:tc>
          <w:tcPr>
            <w:tcW w:w="8560" w:type="dxa"/>
            <w:tcBorders>
              <w:top w:val="nil"/>
              <w:left w:val="nil"/>
              <w:bottom w:val="nil"/>
              <w:right w:val="nil"/>
            </w:tcBorders>
            <w:noWrap/>
            <w:vAlign w:val="bottom"/>
            <w:hideMark/>
          </w:tcPr>
          <w:p w14:paraId="4DFC9747" w14:textId="77777777" w:rsidR="00D31374" w:rsidRDefault="00D31374">
            <w:pPr>
              <w:rPr>
                <w:rFonts w:ascii="Arial" w:hAnsi="Arial" w:cs="Arial"/>
                <w:sz w:val="16"/>
                <w:szCs w:val="16"/>
              </w:rPr>
            </w:pPr>
            <w:r>
              <w:rPr>
                <w:rFonts w:ascii="Arial" w:hAnsi="Arial" w:cs="Arial"/>
                <w:sz w:val="16"/>
                <w:szCs w:val="16"/>
              </w:rPr>
              <w:t xml:space="preserve">TERREIN_UITGEEFBAAR_KOOP_PARTICULIER OPDRACHTGEVERSCHAP </w:t>
            </w:r>
          </w:p>
        </w:tc>
      </w:tr>
      <w:tr w:rsidR="00D31374" w14:paraId="7C3C938F" w14:textId="77777777" w:rsidTr="00D31374">
        <w:trPr>
          <w:trHeight w:val="255"/>
        </w:trPr>
        <w:tc>
          <w:tcPr>
            <w:tcW w:w="8560" w:type="dxa"/>
            <w:tcBorders>
              <w:top w:val="nil"/>
              <w:left w:val="nil"/>
              <w:bottom w:val="nil"/>
              <w:right w:val="nil"/>
            </w:tcBorders>
            <w:noWrap/>
            <w:vAlign w:val="bottom"/>
            <w:hideMark/>
          </w:tcPr>
          <w:p w14:paraId="4DB0370C" w14:textId="77777777" w:rsidR="00D31374" w:rsidRDefault="00D31374">
            <w:pPr>
              <w:rPr>
                <w:rFonts w:ascii="Arial" w:hAnsi="Arial" w:cs="Arial"/>
                <w:sz w:val="16"/>
                <w:szCs w:val="16"/>
              </w:rPr>
            </w:pPr>
            <w:r>
              <w:rPr>
                <w:rFonts w:ascii="Arial" w:hAnsi="Arial" w:cs="Arial"/>
                <w:sz w:val="16"/>
                <w:szCs w:val="16"/>
              </w:rPr>
              <w:t xml:space="preserve">TERREIN_UITGEEFBAAR_KOOP_SOCIAAL </w:t>
            </w:r>
          </w:p>
        </w:tc>
      </w:tr>
      <w:tr w:rsidR="00D31374" w14:paraId="026F7CD2" w14:textId="77777777" w:rsidTr="00D31374">
        <w:trPr>
          <w:trHeight w:val="255"/>
        </w:trPr>
        <w:tc>
          <w:tcPr>
            <w:tcW w:w="8560" w:type="dxa"/>
            <w:tcBorders>
              <w:top w:val="nil"/>
              <w:left w:val="nil"/>
              <w:bottom w:val="nil"/>
              <w:right w:val="nil"/>
            </w:tcBorders>
            <w:noWrap/>
            <w:vAlign w:val="bottom"/>
            <w:hideMark/>
          </w:tcPr>
          <w:p w14:paraId="3AF5CABD" w14:textId="77777777" w:rsidR="00D31374" w:rsidRDefault="00D31374">
            <w:pPr>
              <w:rPr>
                <w:rFonts w:ascii="Arial" w:hAnsi="Arial" w:cs="Arial"/>
                <w:sz w:val="16"/>
                <w:szCs w:val="16"/>
              </w:rPr>
            </w:pPr>
            <w:r>
              <w:rPr>
                <w:rFonts w:ascii="Arial" w:hAnsi="Arial" w:cs="Arial"/>
                <w:sz w:val="16"/>
                <w:szCs w:val="16"/>
              </w:rPr>
              <w:t xml:space="preserve">TERREIN_UITGEEFBAAR_MAATSCHAPPELIJKE VOORZIENING </w:t>
            </w:r>
          </w:p>
        </w:tc>
      </w:tr>
      <w:tr w:rsidR="00D31374" w14:paraId="4436512E" w14:textId="77777777" w:rsidTr="00D31374">
        <w:trPr>
          <w:trHeight w:val="255"/>
        </w:trPr>
        <w:tc>
          <w:tcPr>
            <w:tcW w:w="8560" w:type="dxa"/>
            <w:tcBorders>
              <w:top w:val="nil"/>
              <w:left w:val="nil"/>
              <w:bottom w:val="nil"/>
              <w:right w:val="nil"/>
            </w:tcBorders>
            <w:noWrap/>
            <w:vAlign w:val="bottom"/>
            <w:hideMark/>
          </w:tcPr>
          <w:p w14:paraId="0A1434B2" w14:textId="77777777" w:rsidR="00D31374" w:rsidRDefault="00D31374">
            <w:pPr>
              <w:rPr>
                <w:rFonts w:ascii="Arial" w:hAnsi="Arial" w:cs="Arial"/>
                <w:sz w:val="16"/>
                <w:szCs w:val="16"/>
              </w:rPr>
            </w:pPr>
            <w:r>
              <w:rPr>
                <w:rFonts w:ascii="Arial" w:hAnsi="Arial" w:cs="Arial"/>
                <w:sz w:val="16"/>
                <w:szCs w:val="16"/>
              </w:rPr>
              <w:t xml:space="preserve">TERREIN_UITGEEFBAAR_VRIJE SECTOR </w:t>
            </w:r>
          </w:p>
        </w:tc>
      </w:tr>
      <w:tr w:rsidR="00D31374" w14:paraId="76E8B666" w14:textId="77777777" w:rsidTr="00D31374">
        <w:trPr>
          <w:trHeight w:val="255"/>
        </w:trPr>
        <w:tc>
          <w:tcPr>
            <w:tcW w:w="8560" w:type="dxa"/>
            <w:tcBorders>
              <w:top w:val="nil"/>
              <w:left w:val="nil"/>
              <w:bottom w:val="nil"/>
              <w:right w:val="nil"/>
            </w:tcBorders>
            <w:noWrap/>
            <w:vAlign w:val="bottom"/>
            <w:hideMark/>
          </w:tcPr>
          <w:p w14:paraId="72D52B3D" w14:textId="77777777" w:rsidR="00D31374" w:rsidRDefault="00D31374">
            <w:pPr>
              <w:rPr>
                <w:rFonts w:ascii="Arial" w:hAnsi="Arial" w:cs="Arial"/>
                <w:sz w:val="16"/>
                <w:szCs w:val="16"/>
              </w:rPr>
            </w:pPr>
            <w:r>
              <w:rPr>
                <w:rFonts w:ascii="Arial" w:hAnsi="Arial" w:cs="Arial"/>
                <w:sz w:val="16"/>
                <w:szCs w:val="16"/>
              </w:rPr>
              <w:t xml:space="preserve">TERREIN_UITGEEFBAAR_VRIJE SECTOR_PARTICULIER OPDRACHTGEVERSCHAP </w:t>
            </w:r>
          </w:p>
        </w:tc>
      </w:tr>
      <w:tr w:rsidR="00D31374" w14:paraId="18A4CAA1" w14:textId="77777777" w:rsidTr="00D31374">
        <w:trPr>
          <w:trHeight w:val="255"/>
        </w:trPr>
        <w:tc>
          <w:tcPr>
            <w:tcW w:w="8560" w:type="dxa"/>
            <w:tcBorders>
              <w:top w:val="nil"/>
              <w:left w:val="nil"/>
              <w:bottom w:val="nil"/>
              <w:right w:val="nil"/>
            </w:tcBorders>
            <w:noWrap/>
            <w:vAlign w:val="bottom"/>
            <w:hideMark/>
          </w:tcPr>
          <w:p w14:paraId="58AA4EFB" w14:textId="77777777" w:rsidR="00D31374" w:rsidRDefault="00D31374">
            <w:pPr>
              <w:rPr>
                <w:rFonts w:ascii="Arial" w:hAnsi="Arial" w:cs="Arial"/>
                <w:sz w:val="16"/>
                <w:szCs w:val="16"/>
              </w:rPr>
            </w:pPr>
            <w:r>
              <w:rPr>
                <w:rFonts w:ascii="Arial" w:hAnsi="Arial" w:cs="Arial"/>
                <w:sz w:val="16"/>
                <w:szCs w:val="16"/>
              </w:rPr>
              <w:t xml:space="preserve">TERREIN_VERHARD </w:t>
            </w:r>
          </w:p>
        </w:tc>
      </w:tr>
      <w:tr w:rsidR="00D31374" w14:paraId="2743B816" w14:textId="77777777" w:rsidTr="00D31374">
        <w:trPr>
          <w:trHeight w:val="255"/>
        </w:trPr>
        <w:tc>
          <w:tcPr>
            <w:tcW w:w="8560" w:type="dxa"/>
            <w:tcBorders>
              <w:top w:val="nil"/>
              <w:left w:val="nil"/>
              <w:bottom w:val="nil"/>
              <w:right w:val="nil"/>
            </w:tcBorders>
            <w:noWrap/>
            <w:vAlign w:val="bottom"/>
            <w:hideMark/>
          </w:tcPr>
          <w:p w14:paraId="04FE34FE" w14:textId="77777777" w:rsidR="00D31374" w:rsidRDefault="00D31374">
            <w:pPr>
              <w:rPr>
                <w:rFonts w:ascii="Arial" w:hAnsi="Arial" w:cs="Arial"/>
                <w:sz w:val="16"/>
                <w:szCs w:val="16"/>
              </w:rPr>
            </w:pPr>
            <w:r>
              <w:rPr>
                <w:rFonts w:ascii="Arial" w:hAnsi="Arial" w:cs="Arial"/>
                <w:sz w:val="16"/>
                <w:szCs w:val="16"/>
              </w:rPr>
              <w:t xml:space="preserve">TERREIN_VERHARD_TERRAS </w:t>
            </w:r>
          </w:p>
        </w:tc>
      </w:tr>
      <w:tr w:rsidR="00D31374" w14:paraId="6D022EC9" w14:textId="77777777" w:rsidTr="00D31374">
        <w:trPr>
          <w:trHeight w:val="255"/>
        </w:trPr>
        <w:tc>
          <w:tcPr>
            <w:tcW w:w="8560" w:type="dxa"/>
            <w:tcBorders>
              <w:top w:val="nil"/>
              <w:left w:val="nil"/>
              <w:bottom w:val="nil"/>
              <w:right w:val="nil"/>
            </w:tcBorders>
            <w:noWrap/>
            <w:vAlign w:val="bottom"/>
            <w:hideMark/>
          </w:tcPr>
          <w:p w14:paraId="6BF9E63A" w14:textId="77777777" w:rsidR="00D31374" w:rsidRDefault="00D31374">
            <w:pPr>
              <w:rPr>
                <w:rFonts w:ascii="Arial" w:hAnsi="Arial" w:cs="Arial"/>
                <w:sz w:val="16"/>
                <w:szCs w:val="16"/>
              </w:rPr>
            </w:pPr>
            <w:r>
              <w:rPr>
                <w:rFonts w:ascii="Arial" w:hAnsi="Arial" w:cs="Arial"/>
                <w:sz w:val="16"/>
                <w:szCs w:val="16"/>
              </w:rPr>
              <w:t xml:space="preserve">TERREIN_WOONGEBIED </w:t>
            </w:r>
          </w:p>
        </w:tc>
      </w:tr>
      <w:tr w:rsidR="00D31374" w14:paraId="6408C8D5" w14:textId="77777777" w:rsidTr="00D31374">
        <w:trPr>
          <w:trHeight w:val="255"/>
        </w:trPr>
        <w:tc>
          <w:tcPr>
            <w:tcW w:w="8560" w:type="dxa"/>
            <w:tcBorders>
              <w:top w:val="nil"/>
              <w:left w:val="nil"/>
              <w:bottom w:val="nil"/>
              <w:right w:val="nil"/>
            </w:tcBorders>
            <w:noWrap/>
            <w:vAlign w:val="bottom"/>
            <w:hideMark/>
          </w:tcPr>
          <w:p w14:paraId="07C9CEA2" w14:textId="77777777" w:rsidR="00D31374" w:rsidRDefault="00D31374">
            <w:pPr>
              <w:rPr>
                <w:rFonts w:ascii="Arial" w:hAnsi="Arial" w:cs="Arial"/>
                <w:sz w:val="16"/>
                <w:szCs w:val="16"/>
              </w:rPr>
            </w:pPr>
            <w:r>
              <w:rPr>
                <w:rFonts w:ascii="Arial" w:hAnsi="Arial" w:cs="Arial"/>
                <w:sz w:val="16"/>
                <w:szCs w:val="16"/>
              </w:rPr>
              <w:t xml:space="preserve">TERREIN_WOONWAGENLOCATIE </w:t>
            </w:r>
          </w:p>
        </w:tc>
      </w:tr>
      <w:tr w:rsidR="00D31374" w14:paraId="61B8C5C2" w14:textId="77777777" w:rsidTr="00D31374">
        <w:trPr>
          <w:trHeight w:val="255"/>
        </w:trPr>
        <w:tc>
          <w:tcPr>
            <w:tcW w:w="8560" w:type="dxa"/>
            <w:tcBorders>
              <w:top w:val="nil"/>
              <w:left w:val="nil"/>
              <w:bottom w:val="nil"/>
              <w:right w:val="nil"/>
            </w:tcBorders>
            <w:noWrap/>
            <w:vAlign w:val="bottom"/>
            <w:hideMark/>
          </w:tcPr>
          <w:p w14:paraId="400D851F" w14:textId="77777777" w:rsidR="00D31374" w:rsidRDefault="00D31374">
            <w:pPr>
              <w:rPr>
                <w:rFonts w:ascii="Arial" w:hAnsi="Arial" w:cs="Arial"/>
                <w:sz w:val="16"/>
                <w:szCs w:val="16"/>
              </w:rPr>
            </w:pPr>
            <w:r>
              <w:rPr>
                <w:rFonts w:ascii="Arial" w:hAnsi="Arial" w:cs="Arial"/>
                <w:sz w:val="16"/>
                <w:szCs w:val="16"/>
              </w:rPr>
              <w:t xml:space="preserve">TERREIN_WOONWAGENLOCATIE_STANDPLAATS </w:t>
            </w:r>
          </w:p>
        </w:tc>
      </w:tr>
      <w:tr w:rsidR="00D31374" w14:paraId="55040E60" w14:textId="77777777" w:rsidTr="00D31374">
        <w:trPr>
          <w:trHeight w:val="255"/>
        </w:trPr>
        <w:tc>
          <w:tcPr>
            <w:tcW w:w="8560" w:type="dxa"/>
            <w:tcBorders>
              <w:top w:val="nil"/>
              <w:left w:val="nil"/>
              <w:bottom w:val="nil"/>
              <w:right w:val="nil"/>
            </w:tcBorders>
            <w:noWrap/>
            <w:vAlign w:val="bottom"/>
            <w:hideMark/>
          </w:tcPr>
          <w:p w14:paraId="088798F8" w14:textId="77777777" w:rsidR="00D31374" w:rsidRDefault="00D31374">
            <w:pPr>
              <w:rPr>
                <w:rFonts w:ascii="Arial" w:hAnsi="Arial" w:cs="Arial"/>
                <w:sz w:val="16"/>
                <w:szCs w:val="16"/>
              </w:rPr>
            </w:pPr>
            <w:r>
              <w:rPr>
                <w:rFonts w:ascii="Arial" w:hAnsi="Arial" w:cs="Arial"/>
                <w:sz w:val="16"/>
                <w:szCs w:val="16"/>
              </w:rPr>
              <w:t xml:space="preserve">WATER </w:t>
            </w:r>
          </w:p>
        </w:tc>
      </w:tr>
      <w:tr w:rsidR="00D31374" w14:paraId="317C9101" w14:textId="77777777" w:rsidTr="00D31374">
        <w:trPr>
          <w:trHeight w:val="255"/>
        </w:trPr>
        <w:tc>
          <w:tcPr>
            <w:tcW w:w="8560" w:type="dxa"/>
            <w:tcBorders>
              <w:top w:val="nil"/>
              <w:left w:val="nil"/>
              <w:bottom w:val="nil"/>
              <w:right w:val="nil"/>
            </w:tcBorders>
            <w:noWrap/>
            <w:vAlign w:val="bottom"/>
            <w:hideMark/>
          </w:tcPr>
          <w:p w14:paraId="17A86021" w14:textId="77777777" w:rsidR="00D31374" w:rsidRDefault="00D31374">
            <w:pPr>
              <w:rPr>
                <w:rFonts w:ascii="Arial" w:hAnsi="Arial" w:cs="Arial"/>
                <w:sz w:val="16"/>
                <w:szCs w:val="16"/>
              </w:rPr>
            </w:pPr>
            <w:r>
              <w:rPr>
                <w:rFonts w:ascii="Arial" w:hAnsi="Arial" w:cs="Arial"/>
                <w:sz w:val="16"/>
                <w:szCs w:val="16"/>
              </w:rPr>
              <w:t xml:space="preserve">WATER_BEEK </w:t>
            </w:r>
          </w:p>
        </w:tc>
      </w:tr>
      <w:tr w:rsidR="00D31374" w14:paraId="5C46E578" w14:textId="77777777" w:rsidTr="00D31374">
        <w:trPr>
          <w:trHeight w:val="255"/>
        </w:trPr>
        <w:tc>
          <w:tcPr>
            <w:tcW w:w="8560" w:type="dxa"/>
            <w:tcBorders>
              <w:top w:val="nil"/>
              <w:left w:val="nil"/>
              <w:bottom w:val="nil"/>
              <w:right w:val="nil"/>
            </w:tcBorders>
            <w:noWrap/>
            <w:vAlign w:val="bottom"/>
            <w:hideMark/>
          </w:tcPr>
          <w:p w14:paraId="12D3A3FD" w14:textId="77777777" w:rsidR="00D31374" w:rsidRDefault="00D31374">
            <w:pPr>
              <w:rPr>
                <w:rFonts w:ascii="Arial" w:hAnsi="Arial" w:cs="Arial"/>
                <w:sz w:val="16"/>
                <w:szCs w:val="16"/>
              </w:rPr>
            </w:pPr>
            <w:r>
              <w:rPr>
                <w:rFonts w:ascii="Arial" w:hAnsi="Arial" w:cs="Arial"/>
                <w:sz w:val="16"/>
                <w:szCs w:val="16"/>
              </w:rPr>
              <w:t xml:space="preserve">WATER_GRACHT </w:t>
            </w:r>
          </w:p>
        </w:tc>
      </w:tr>
      <w:tr w:rsidR="00D31374" w14:paraId="2FD1B4AD" w14:textId="77777777" w:rsidTr="00D31374">
        <w:trPr>
          <w:trHeight w:val="255"/>
        </w:trPr>
        <w:tc>
          <w:tcPr>
            <w:tcW w:w="8560" w:type="dxa"/>
            <w:tcBorders>
              <w:top w:val="nil"/>
              <w:left w:val="nil"/>
              <w:bottom w:val="nil"/>
              <w:right w:val="nil"/>
            </w:tcBorders>
            <w:noWrap/>
            <w:vAlign w:val="bottom"/>
            <w:hideMark/>
          </w:tcPr>
          <w:p w14:paraId="26DE0E27" w14:textId="77777777" w:rsidR="00D31374" w:rsidRDefault="00D31374">
            <w:pPr>
              <w:rPr>
                <w:rFonts w:ascii="Arial" w:hAnsi="Arial" w:cs="Arial"/>
                <w:sz w:val="16"/>
                <w:szCs w:val="16"/>
              </w:rPr>
            </w:pPr>
            <w:r>
              <w:rPr>
                <w:rFonts w:ascii="Arial" w:hAnsi="Arial" w:cs="Arial"/>
                <w:sz w:val="16"/>
                <w:szCs w:val="16"/>
              </w:rPr>
              <w:t xml:space="preserve">WATER_HAVEN </w:t>
            </w:r>
          </w:p>
        </w:tc>
      </w:tr>
      <w:tr w:rsidR="00D31374" w14:paraId="62BB58A7" w14:textId="77777777" w:rsidTr="00D31374">
        <w:trPr>
          <w:trHeight w:val="255"/>
        </w:trPr>
        <w:tc>
          <w:tcPr>
            <w:tcW w:w="8560" w:type="dxa"/>
            <w:tcBorders>
              <w:top w:val="nil"/>
              <w:left w:val="nil"/>
              <w:bottom w:val="nil"/>
              <w:right w:val="nil"/>
            </w:tcBorders>
            <w:noWrap/>
            <w:vAlign w:val="bottom"/>
            <w:hideMark/>
          </w:tcPr>
          <w:p w14:paraId="1B0D27C4" w14:textId="77777777" w:rsidR="00D31374" w:rsidRDefault="00D31374">
            <w:pPr>
              <w:rPr>
                <w:rFonts w:ascii="Arial" w:hAnsi="Arial" w:cs="Arial"/>
                <w:sz w:val="16"/>
                <w:szCs w:val="16"/>
              </w:rPr>
            </w:pPr>
            <w:r>
              <w:rPr>
                <w:rFonts w:ascii="Arial" w:hAnsi="Arial" w:cs="Arial"/>
                <w:sz w:val="16"/>
                <w:szCs w:val="16"/>
              </w:rPr>
              <w:t xml:space="preserve">WATER_HAVEN_HAVENVAK </w:t>
            </w:r>
          </w:p>
        </w:tc>
      </w:tr>
      <w:tr w:rsidR="00D31374" w14:paraId="15385922" w14:textId="77777777" w:rsidTr="00D31374">
        <w:trPr>
          <w:trHeight w:val="255"/>
        </w:trPr>
        <w:tc>
          <w:tcPr>
            <w:tcW w:w="8560" w:type="dxa"/>
            <w:tcBorders>
              <w:top w:val="nil"/>
              <w:left w:val="nil"/>
              <w:bottom w:val="nil"/>
              <w:right w:val="nil"/>
            </w:tcBorders>
            <w:noWrap/>
            <w:vAlign w:val="bottom"/>
            <w:hideMark/>
          </w:tcPr>
          <w:p w14:paraId="4844DF53" w14:textId="77777777" w:rsidR="00D31374" w:rsidRDefault="00D31374">
            <w:pPr>
              <w:rPr>
                <w:rFonts w:ascii="Arial" w:hAnsi="Arial" w:cs="Arial"/>
                <w:sz w:val="16"/>
                <w:szCs w:val="16"/>
              </w:rPr>
            </w:pPr>
            <w:r>
              <w:rPr>
                <w:rFonts w:ascii="Arial" w:hAnsi="Arial" w:cs="Arial"/>
                <w:sz w:val="16"/>
                <w:szCs w:val="16"/>
              </w:rPr>
              <w:t xml:space="preserve">WATER_KANAAL </w:t>
            </w:r>
          </w:p>
        </w:tc>
      </w:tr>
      <w:tr w:rsidR="00D31374" w14:paraId="3FF18897" w14:textId="77777777" w:rsidTr="00D31374">
        <w:trPr>
          <w:trHeight w:val="255"/>
        </w:trPr>
        <w:tc>
          <w:tcPr>
            <w:tcW w:w="8560" w:type="dxa"/>
            <w:tcBorders>
              <w:top w:val="nil"/>
              <w:left w:val="nil"/>
              <w:bottom w:val="nil"/>
              <w:right w:val="nil"/>
            </w:tcBorders>
            <w:noWrap/>
            <w:vAlign w:val="bottom"/>
            <w:hideMark/>
          </w:tcPr>
          <w:p w14:paraId="2DC028FF" w14:textId="77777777" w:rsidR="00D31374" w:rsidRDefault="00D31374">
            <w:pPr>
              <w:rPr>
                <w:rFonts w:ascii="Arial" w:hAnsi="Arial" w:cs="Arial"/>
                <w:sz w:val="16"/>
                <w:szCs w:val="16"/>
              </w:rPr>
            </w:pPr>
            <w:r>
              <w:rPr>
                <w:rFonts w:ascii="Arial" w:hAnsi="Arial" w:cs="Arial"/>
                <w:sz w:val="16"/>
                <w:szCs w:val="16"/>
              </w:rPr>
              <w:t xml:space="preserve">WATER_MEER </w:t>
            </w:r>
          </w:p>
        </w:tc>
      </w:tr>
      <w:tr w:rsidR="00D31374" w14:paraId="3ACDA5D8" w14:textId="77777777" w:rsidTr="00D31374">
        <w:trPr>
          <w:trHeight w:val="255"/>
        </w:trPr>
        <w:tc>
          <w:tcPr>
            <w:tcW w:w="8560" w:type="dxa"/>
            <w:tcBorders>
              <w:top w:val="nil"/>
              <w:left w:val="nil"/>
              <w:bottom w:val="nil"/>
              <w:right w:val="nil"/>
            </w:tcBorders>
            <w:noWrap/>
            <w:vAlign w:val="bottom"/>
            <w:hideMark/>
          </w:tcPr>
          <w:p w14:paraId="3011ED69" w14:textId="77777777" w:rsidR="00D31374" w:rsidRDefault="00D31374">
            <w:pPr>
              <w:rPr>
                <w:rFonts w:ascii="Arial" w:hAnsi="Arial" w:cs="Arial"/>
                <w:sz w:val="16"/>
                <w:szCs w:val="16"/>
              </w:rPr>
            </w:pPr>
            <w:r>
              <w:rPr>
                <w:rFonts w:ascii="Arial" w:hAnsi="Arial" w:cs="Arial"/>
                <w:sz w:val="16"/>
                <w:szCs w:val="16"/>
              </w:rPr>
              <w:lastRenderedPageBreak/>
              <w:t xml:space="preserve">WATER_POEL </w:t>
            </w:r>
          </w:p>
        </w:tc>
      </w:tr>
      <w:tr w:rsidR="00D31374" w14:paraId="47F88612" w14:textId="77777777" w:rsidTr="00D31374">
        <w:trPr>
          <w:trHeight w:val="255"/>
        </w:trPr>
        <w:tc>
          <w:tcPr>
            <w:tcW w:w="8560" w:type="dxa"/>
            <w:tcBorders>
              <w:top w:val="nil"/>
              <w:left w:val="nil"/>
              <w:bottom w:val="nil"/>
              <w:right w:val="nil"/>
            </w:tcBorders>
            <w:noWrap/>
            <w:vAlign w:val="bottom"/>
            <w:hideMark/>
          </w:tcPr>
          <w:p w14:paraId="7E601AFE" w14:textId="77777777" w:rsidR="00D31374" w:rsidRDefault="00D31374">
            <w:pPr>
              <w:rPr>
                <w:rFonts w:ascii="Arial" w:hAnsi="Arial" w:cs="Arial"/>
                <w:sz w:val="16"/>
                <w:szCs w:val="16"/>
              </w:rPr>
            </w:pPr>
            <w:r>
              <w:rPr>
                <w:rFonts w:ascii="Arial" w:hAnsi="Arial" w:cs="Arial"/>
                <w:sz w:val="16"/>
                <w:szCs w:val="16"/>
              </w:rPr>
              <w:t xml:space="preserve">WATER_RIVIER </w:t>
            </w:r>
          </w:p>
        </w:tc>
      </w:tr>
      <w:tr w:rsidR="00D31374" w14:paraId="3883CB49" w14:textId="77777777" w:rsidTr="00D31374">
        <w:trPr>
          <w:trHeight w:val="255"/>
        </w:trPr>
        <w:tc>
          <w:tcPr>
            <w:tcW w:w="8560" w:type="dxa"/>
            <w:tcBorders>
              <w:top w:val="nil"/>
              <w:left w:val="nil"/>
              <w:bottom w:val="nil"/>
              <w:right w:val="nil"/>
            </w:tcBorders>
            <w:noWrap/>
            <w:vAlign w:val="bottom"/>
            <w:hideMark/>
          </w:tcPr>
          <w:p w14:paraId="243C4DDD" w14:textId="77777777" w:rsidR="00D31374" w:rsidRDefault="00D31374">
            <w:pPr>
              <w:rPr>
                <w:rFonts w:ascii="Arial" w:hAnsi="Arial" w:cs="Arial"/>
                <w:sz w:val="16"/>
                <w:szCs w:val="16"/>
              </w:rPr>
            </w:pPr>
            <w:r>
              <w:rPr>
                <w:rFonts w:ascii="Arial" w:hAnsi="Arial" w:cs="Arial"/>
                <w:sz w:val="16"/>
                <w:szCs w:val="16"/>
              </w:rPr>
              <w:t xml:space="preserve">WATER_VIJVER </w:t>
            </w:r>
          </w:p>
        </w:tc>
      </w:tr>
      <w:tr w:rsidR="00D31374" w14:paraId="1C6A9C37" w14:textId="77777777" w:rsidTr="00D31374">
        <w:trPr>
          <w:trHeight w:val="255"/>
        </w:trPr>
        <w:tc>
          <w:tcPr>
            <w:tcW w:w="8560" w:type="dxa"/>
            <w:tcBorders>
              <w:top w:val="nil"/>
              <w:left w:val="nil"/>
              <w:bottom w:val="nil"/>
              <w:right w:val="nil"/>
            </w:tcBorders>
            <w:noWrap/>
            <w:vAlign w:val="bottom"/>
            <w:hideMark/>
          </w:tcPr>
          <w:p w14:paraId="331A8B9C" w14:textId="77777777" w:rsidR="00D31374" w:rsidRDefault="00D31374">
            <w:pPr>
              <w:rPr>
                <w:rFonts w:ascii="Arial" w:hAnsi="Arial" w:cs="Arial"/>
                <w:sz w:val="16"/>
                <w:szCs w:val="16"/>
              </w:rPr>
            </w:pPr>
            <w:r>
              <w:rPr>
                <w:rFonts w:ascii="Arial" w:hAnsi="Arial" w:cs="Arial"/>
                <w:sz w:val="16"/>
                <w:szCs w:val="16"/>
              </w:rPr>
              <w:t xml:space="preserve">WATER_WATERSPORT </w:t>
            </w:r>
          </w:p>
        </w:tc>
      </w:tr>
      <w:tr w:rsidR="00D31374" w14:paraId="7AC7307A" w14:textId="77777777" w:rsidTr="00D31374">
        <w:trPr>
          <w:trHeight w:val="255"/>
        </w:trPr>
        <w:tc>
          <w:tcPr>
            <w:tcW w:w="8560" w:type="dxa"/>
            <w:tcBorders>
              <w:top w:val="nil"/>
              <w:left w:val="nil"/>
              <w:bottom w:val="nil"/>
              <w:right w:val="nil"/>
            </w:tcBorders>
            <w:noWrap/>
            <w:vAlign w:val="bottom"/>
            <w:hideMark/>
          </w:tcPr>
          <w:p w14:paraId="40F7BAD4" w14:textId="77777777" w:rsidR="00D31374" w:rsidRDefault="00D31374">
            <w:pPr>
              <w:rPr>
                <w:rFonts w:ascii="Arial" w:hAnsi="Arial" w:cs="Arial"/>
                <w:sz w:val="16"/>
                <w:szCs w:val="16"/>
              </w:rPr>
            </w:pPr>
            <w:r>
              <w:rPr>
                <w:rFonts w:ascii="Arial" w:hAnsi="Arial" w:cs="Arial"/>
                <w:sz w:val="16"/>
                <w:szCs w:val="16"/>
              </w:rPr>
              <w:t xml:space="preserve">WATER_WOONBOOTLOCATIE </w:t>
            </w:r>
          </w:p>
        </w:tc>
      </w:tr>
      <w:tr w:rsidR="00D31374" w14:paraId="5E508671" w14:textId="77777777" w:rsidTr="00D31374">
        <w:trPr>
          <w:trHeight w:val="255"/>
        </w:trPr>
        <w:tc>
          <w:tcPr>
            <w:tcW w:w="8560" w:type="dxa"/>
            <w:tcBorders>
              <w:top w:val="nil"/>
              <w:left w:val="nil"/>
              <w:bottom w:val="nil"/>
              <w:right w:val="nil"/>
            </w:tcBorders>
            <w:noWrap/>
            <w:vAlign w:val="bottom"/>
            <w:hideMark/>
          </w:tcPr>
          <w:p w14:paraId="469BB3E1" w14:textId="77777777" w:rsidR="00D31374" w:rsidRDefault="00D31374">
            <w:pPr>
              <w:rPr>
                <w:rFonts w:ascii="Arial" w:hAnsi="Arial" w:cs="Arial"/>
                <w:sz w:val="16"/>
                <w:szCs w:val="16"/>
              </w:rPr>
            </w:pPr>
            <w:r>
              <w:rPr>
                <w:rFonts w:ascii="Arial" w:hAnsi="Arial" w:cs="Arial"/>
                <w:sz w:val="16"/>
                <w:szCs w:val="16"/>
              </w:rPr>
              <w:t xml:space="preserve">WATER_WOONBOOTLOCATIE_LIGPLAATS </w:t>
            </w:r>
          </w:p>
        </w:tc>
      </w:tr>
      <w:tr w:rsidR="00D31374" w14:paraId="5F9D8389" w14:textId="77777777" w:rsidTr="00D31374">
        <w:trPr>
          <w:trHeight w:val="255"/>
        </w:trPr>
        <w:tc>
          <w:tcPr>
            <w:tcW w:w="8560" w:type="dxa"/>
            <w:tcBorders>
              <w:top w:val="nil"/>
              <w:left w:val="nil"/>
              <w:bottom w:val="nil"/>
              <w:right w:val="nil"/>
            </w:tcBorders>
            <w:noWrap/>
            <w:vAlign w:val="bottom"/>
            <w:hideMark/>
          </w:tcPr>
          <w:p w14:paraId="524296BC" w14:textId="77777777" w:rsidR="00D31374" w:rsidRDefault="00D31374">
            <w:pPr>
              <w:rPr>
                <w:rFonts w:ascii="Arial" w:hAnsi="Arial" w:cs="Arial"/>
                <w:sz w:val="16"/>
                <w:szCs w:val="16"/>
              </w:rPr>
            </w:pPr>
            <w:r>
              <w:rPr>
                <w:rFonts w:ascii="Arial" w:hAnsi="Arial" w:cs="Arial"/>
                <w:sz w:val="16"/>
                <w:szCs w:val="16"/>
              </w:rPr>
              <w:t xml:space="preserve">WEG </w:t>
            </w:r>
          </w:p>
        </w:tc>
      </w:tr>
      <w:tr w:rsidR="00D31374" w14:paraId="05F8D43C" w14:textId="77777777" w:rsidTr="00D31374">
        <w:trPr>
          <w:trHeight w:val="255"/>
        </w:trPr>
        <w:tc>
          <w:tcPr>
            <w:tcW w:w="8560" w:type="dxa"/>
            <w:tcBorders>
              <w:top w:val="nil"/>
              <w:left w:val="nil"/>
              <w:bottom w:val="nil"/>
              <w:right w:val="nil"/>
            </w:tcBorders>
            <w:noWrap/>
            <w:vAlign w:val="bottom"/>
            <w:hideMark/>
          </w:tcPr>
          <w:p w14:paraId="38CC056C" w14:textId="77777777" w:rsidR="00D31374" w:rsidRDefault="00D31374">
            <w:pPr>
              <w:rPr>
                <w:rFonts w:ascii="Arial" w:hAnsi="Arial" w:cs="Arial"/>
                <w:sz w:val="16"/>
                <w:szCs w:val="16"/>
              </w:rPr>
            </w:pPr>
            <w:r>
              <w:rPr>
                <w:rFonts w:ascii="Arial" w:hAnsi="Arial" w:cs="Arial"/>
                <w:sz w:val="16"/>
                <w:szCs w:val="16"/>
              </w:rPr>
              <w:t xml:space="preserve">WEG_BUSBAAN </w:t>
            </w:r>
          </w:p>
        </w:tc>
      </w:tr>
      <w:tr w:rsidR="00D31374" w14:paraId="38F08952" w14:textId="77777777" w:rsidTr="00D31374">
        <w:trPr>
          <w:trHeight w:val="255"/>
        </w:trPr>
        <w:tc>
          <w:tcPr>
            <w:tcW w:w="8560" w:type="dxa"/>
            <w:tcBorders>
              <w:top w:val="nil"/>
              <w:left w:val="nil"/>
              <w:bottom w:val="nil"/>
              <w:right w:val="nil"/>
            </w:tcBorders>
            <w:noWrap/>
            <w:vAlign w:val="bottom"/>
            <w:hideMark/>
          </w:tcPr>
          <w:p w14:paraId="35F2A6AA" w14:textId="77777777" w:rsidR="00D31374" w:rsidRDefault="00D31374">
            <w:pPr>
              <w:rPr>
                <w:rFonts w:ascii="Arial" w:hAnsi="Arial" w:cs="Arial"/>
                <w:sz w:val="16"/>
                <w:szCs w:val="16"/>
              </w:rPr>
            </w:pPr>
            <w:r>
              <w:rPr>
                <w:rFonts w:ascii="Arial" w:hAnsi="Arial" w:cs="Arial"/>
                <w:sz w:val="16"/>
                <w:szCs w:val="16"/>
              </w:rPr>
              <w:t xml:space="preserve">WEG_BUSBAAN_DYNAMISCH </w:t>
            </w:r>
          </w:p>
        </w:tc>
      </w:tr>
      <w:tr w:rsidR="00D31374" w14:paraId="2F1A5E6E" w14:textId="77777777" w:rsidTr="00D31374">
        <w:trPr>
          <w:trHeight w:val="255"/>
        </w:trPr>
        <w:tc>
          <w:tcPr>
            <w:tcW w:w="8560" w:type="dxa"/>
            <w:tcBorders>
              <w:top w:val="nil"/>
              <w:left w:val="nil"/>
              <w:bottom w:val="nil"/>
              <w:right w:val="nil"/>
            </w:tcBorders>
            <w:noWrap/>
            <w:vAlign w:val="bottom"/>
            <w:hideMark/>
          </w:tcPr>
          <w:p w14:paraId="7ED0E627" w14:textId="77777777" w:rsidR="00D31374" w:rsidRDefault="00D31374">
            <w:pPr>
              <w:rPr>
                <w:rFonts w:ascii="Arial" w:hAnsi="Arial" w:cs="Arial"/>
                <w:sz w:val="16"/>
                <w:szCs w:val="16"/>
              </w:rPr>
            </w:pPr>
            <w:r>
              <w:rPr>
                <w:rFonts w:ascii="Arial" w:hAnsi="Arial" w:cs="Arial"/>
                <w:sz w:val="16"/>
                <w:szCs w:val="16"/>
              </w:rPr>
              <w:t xml:space="preserve">WEG_FIETSENSTALLING </w:t>
            </w:r>
          </w:p>
        </w:tc>
      </w:tr>
      <w:tr w:rsidR="00D31374" w14:paraId="61DF17EC" w14:textId="77777777" w:rsidTr="00D31374">
        <w:trPr>
          <w:trHeight w:val="255"/>
        </w:trPr>
        <w:tc>
          <w:tcPr>
            <w:tcW w:w="8560" w:type="dxa"/>
            <w:tcBorders>
              <w:top w:val="nil"/>
              <w:left w:val="nil"/>
              <w:bottom w:val="nil"/>
              <w:right w:val="nil"/>
            </w:tcBorders>
            <w:noWrap/>
            <w:vAlign w:val="bottom"/>
            <w:hideMark/>
          </w:tcPr>
          <w:p w14:paraId="21A569F8" w14:textId="77777777" w:rsidR="00D31374" w:rsidRDefault="00D31374">
            <w:pPr>
              <w:rPr>
                <w:rFonts w:ascii="Arial" w:hAnsi="Arial" w:cs="Arial"/>
                <w:sz w:val="16"/>
                <w:szCs w:val="16"/>
              </w:rPr>
            </w:pPr>
            <w:r>
              <w:rPr>
                <w:rFonts w:ascii="Arial" w:hAnsi="Arial" w:cs="Arial"/>
                <w:sz w:val="16"/>
                <w:szCs w:val="16"/>
              </w:rPr>
              <w:t xml:space="preserve">WEG_HOOFDSTRUCTUUR </w:t>
            </w:r>
          </w:p>
        </w:tc>
      </w:tr>
      <w:tr w:rsidR="00D31374" w14:paraId="5C253E58" w14:textId="77777777" w:rsidTr="00D31374">
        <w:trPr>
          <w:trHeight w:val="255"/>
        </w:trPr>
        <w:tc>
          <w:tcPr>
            <w:tcW w:w="8560" w:type="dxa"/>
            <w:tcBorders>
              <w:top w:val="nil"/>
              <w:left w:val="nil"/>
              <w:bottom w:val="nil"/>
              <w:right w:val="nil"/>
            </w:tcBorders>
            <w:noWrap/>
            <w:vAlign w:val="bottom"/>
            <w:hideMark/>
          </w:tcPr>
          <w:p w14:paraId="46A5A7DA" w14:textId="77777777" w:rsidR="00D31374" w:rsidRDefault="00D31374">
            <w:pPr>
              <w:rPr>
                <w:rFonts w:ascii="Arial" w:hAnsi="Arial" w:cs="Arial"/>
                <w:sz w:val="16"/>
                <w:szCs w:val="16"/>
              </w:rPr>
            </w:pPr>
            <w:r>
              <w:rPr>
                <w:rFonts w:ascii="Arial" w:hAnsi="Arial" w:cs="Arial"/>
                <w:sz w:val="16"/>
                <w:szCs w:val="16"/>
              </w:rPr>
              <w:t xml:space="preserve">WEG_ONVERHARD </w:t>
            </w:r>
          </w:p>
        </w:tc>
      </w:tr>
      <w:tr w:rsidR="00D31374" w14:paraId="6DBDEA0E" w14:textId="77777777" w:rsidTr="00D31374">
        <w:trPr>
          <w:trHeight w:val="255"/>
        </w:trPr>
        <w:tc>
          <w:tcPr>
            <w:tcW w:w="8560" w:type="dxa"/>
            <w:tcBorders>
              <w:top w:val="nil"/>
              <w:left w:val="nil"/>
              <w:bottom w:val="nil"/>
              <w:right w:val="nil"/>
            </w:tcBorders>
            <w:noWrap/>
            <w:vAlign w:val="bottom"/>
            <w:hideMark/>
          </w:tcPr>
          <w:p w14:paraId="1BD5A23E" w14:textId="77777777" w:rsidR="00D31374" w:rsidRDefault="00D31374">
            <w:pPr>
              <w:rPr>
                <w:rFonts w:ascii="Arial" w:hAnsi="Arial" w:cs="Arial"/>
                <w:sz w:val="16"/>
                <w:szCs w:val="16"/>
              </w:rPr>
            </w:pPr>
            <w:r>
              <w:rPr>
                <w:rFonts w:ascii="Arial" w:hAnsi="Arial" w:cs="Arial"/>
                <w:sz w:val="16"/>
                <w:szCs w:val="16"/>
              </w:rPr>
              <w:t xml:space="preserve">WEG_PARKEERPLAATS </w:t>
            </w:r>
          </w:p>
        </w:tc>
      </w:tr>
      <w:tr w:rsidR="00D31374" w14:paraId="20A4D49A" w14:textId="77777777" w:rsidTr="00D31374">
        <w:trPr>
          <w:trHeight w:val="255"/>
        </w:trPr>
        <w:tc>
          <w:tcPr>
            <w:tcW w:w="8560" w:type="dxa"/>
            <w:tcBorders>
              <w:top w:val="nil"/>
              <w:left w:val="nil"/>
              <w:bottom w:val="nil"/>
              <w:right w:val="nil"/>
            </w:tcBorders>
            <w:noWrap/>
            <w:vAlign w:val="bottom"/>
            <w:hideMark/>
          </w:tcPr>
          <w:p w14:paraId="29C90A82" w14:textId="77777777" w:rsidR="00D31374" w:rsidRDefault="00D31374">
            <w:pPr>
              <w:rPr>
                <w:rFonts w:ascii="Arial" w:hAnsi="Arial" w:cs="Arial"/>
                <w:sz w:val="16"/>
                <w:szCs w:val="16"/>
              </w:rPr>
            </w:pPr>
            <w:r>
              <w:rPr>
                <w:rFonts w:ascii="Arial" w:hAnsi="Arial" w:cs="Arial"/>
                <w:sz w:val="16"/>
                <w:szCs w:val="16"/>
              </w:rPr>
              <w:t xml:space="preserve">WEG_PARKEERPLAATS_BETAALD </w:t>
            </w:r>
          </w:p>
        </w:tc>
      </w:tr>
      <w:tr w:rsidR="00D31374" w14:paraId="45EAD084" w14:textId="77777777" w:rsidTr="00D31374">
        <w:trPr>
          <w:trHeight w:val="255"/>
        </w:trPr>
        <w:tc>
          <w:tcPr>
            <w:tcW w:w="8560" w:type="dxa"/>
            <w:tcBorders>
              <w:top w:val="nil"/>
              <w:left w:val="nil"/>
              <w:bottom w:val="nil"/>
              <w:right w:val="nil"/>
            </w:tcBorders>
            <w:noWrap/>
            <w:vAlign w:val="bottom"/>
            <w:hideMark/>
          </w:tcPr>
          <w:p w14:paraId="6E7CD456" w14:textId="77777777" w:rsidR="00D31374" w:rsidRDefault="00D31374">
            <w:pPr>
              <w:rPr>
                <w:rFonts w:ascii="Arial" w:hAnsi="Arial" w:cs="Arial"/>
                <w:sz w:val="16"/>
                <w:szCs w:val="16"/>
              </w:rPr>
            </w:pPr>
            <w:r>
              <w:rPr>
                <w:rFonts w:ascii="Arial" w:hAnsi="Arial" w:cs="Arial"/>
                <w:sz w:val="16"/>
                <w:szCs w:val="16"/>
              </w:rPr>
              <w:t xml:space="preserve">WEG_PARKEERPLAATS_INDELING </w:t>
            </w:r>
          </w:p>
        </w:tc>
      </w:tr>
      <w:tr w:rsidR="00D31374" w14:paraId="4009BCB6" w14:textId="77777777" w:rsidTr="00D31374">
        <w:trPr>
          <w:trHeight w:val="255"/>
        </w:trPr>
        <w:tc>
          <w:tcPr>
            <w:tcW w:w="8560" w:type="dxa"/>
            <w:tcBorders>
              <w:top w:val="nil"/>
              <w:left w:val="nil"/>
              <w:bottom w:val="nil"/>
              <w:right w:val="nil"/>
            </w:tcBorders>
            <w:noWrap/>
            <w:vAlign w:val="bottom"/>
            <w:hideMark/>
          </w:tcPr>
          <w:p w14:paraId="5C4E39BC" w14:textId="77777777" w:rsidR="00D31374" w:rsidRDefault="00D31374">
            <w:pPr>
              <w:rPr>
                <w:rFonts w:ascii="Arial" w:hAnsi="Arial" w:cs="Arial"/>
                <w:sz w:val="16"/>
                <w:szCs w:val="16"/>
              </w:rPr>
            </w:pPr>
            <w:r>
              <w:rPr>
                <w:rFonts w:ascii="Arial" w:hAnsi="Arial" w:cs="Arial"/>
                <w:sz w:val="16"/>
                <w:szCs w:val="16"/>
              </w:rPr>
              <w:t xml:space="preserve">WEG_PARKEERPLAATS_INVALIDE </w:t>
            </w:r>
          </w:p>
        </w:tc>
      </w:tr>
      <w:tr w:rsidR="00D31374" w14:paraId="2685020F" w14:textId="77777777" w:rsidTr="00D31374">
        <w:trPr>
          <w:trHeight w:val="255"/>
        </w:trPr>
        <w:tc>
          <w:tcPr>
            <w:tcW w:w="8560" w:type="dxa"/>
            <w:tcBorders>
              <w:top w:val="nil"/>
              <w:left w:val="nil"/>
              <w:bottom w:val="nil"/>
              <w:right w:val="nil"/>
            </w:tcBorders>
            <w:noWrap/>
            <w:vAlign w:val="bottom"/>
            <w:hideMark/>
          </w:tcPr>
          <w:p w14:paraId="50995CAC" w14:textId="77777777" w:rsidR="00D31374" w:rsidRDefault="00D31374">
            <w:pPr>
              <w:rPr>
                <w:rFonts w:ascii="Arial" w:hAnsi="Arial" w:cs="Arial"/>
                <w:sz w:val="16"/>
                <w:szCs w:val="16"/>
              </w:rPr>
            </w:pPr>
            <w:r>
              <w:rPr>
                <w:rFonts w:ascii="Arial" w:hAnsi="Arial" w:cs="Arial"/>
                <w:sz w:val="16"/>
                <w:szCs w:val="16"/>
              </w:rPr>
              <w:t xml:space="preserve">WEG_PARKEERPLAATS_LAAD EN LOS </w:t>
            </w:r>
          </w:p>
        </w:tc>
      </w:tr>
      <w:tr w:rsidR="00D31374" w14:paraId="1BA2D606" w14:textId="77777777" w:rsidTr="00D31374">
        <w:trPr>
          <w:trHeight w:val="255"/>
        </w:trPr>
        <w:tc>
          <w:tcPr>
            <w:tcW w:w="8560" w:type="dxa"/>
            <w:tcBorders>
              <w:top w:val="nil"/>
              <w:left w:val="nil"/>
              <w:bottom w:val="nil"/>
              <w:right w:val="nil"/>
            </w:tcBorders>
            <w:noWrap/>
            <w:vAlign w:val="bottom"/>
            <w:hideMark/>
          </w:tcPr>
          <w:p w14:paraId="57ACCF8A" w14:textId="77777777" w:rsidR="00D31374" w:rsidRDefault="00D31374">
            <w:pPr>
              <w:rPr>
                <w:rFonts w:ascii="Arial" w:hAnsi="Arial" w:cs="Arial"/>
                <w:sz w:val="16"/>
                <w:szCs w:val="16"/>
              </w:rPr>
            </w:pPr>
            <w:r>
              <w:rPr>
                <w:rFonts w:ascii="Arial" w:hAnsi="Arial" w:cs="Arial"/>
                <w:sz w:val="16"/>
                <w:szCs w:val="16"/>
              </w:rPr>
              <w:t xml:space="preserve">WEG_PARKEERPLAATS_PRIVE </w:t>
            </w:r>
          </w:p>
        </w:tc>
      </w:tr>
      <w:tr w:rsidR="00D31374" w14:paraId="0AB581E9" w14:textId="77777777" w:rsidTr="00D31374">
        <w:trPr>
          <w:trHeight w:val="255"/>
        </w:trPr>
        <w:tc>
          <w:tcPr>
            <w:tcW w:w="8560" w:type="dxa"/>
            <w:tcBorders>
              <w:top w:val="nil"/>
              <w:left w:val="nil"/>
              <w:bottom w:val="nil"/>
              <w:right w:val="nil"/>
            </w:tcBorders>
            <w:noWrap/>
            <w:vAlign w:val="bottom"/>
            <w:hideMark/>
          </w:tcPr>
          <w:p w14:paraId="50F96571" w14:textId="77777777" w:rsidR="00D31374" w:rsidRDefault="00D31374">
            <w:pPr>
              <w:rPr>
                <w:rFonts w:ascii="Arial" w:hAnsi="Arial" w:cs="Arial"/>
                <w:sz w:val="16"/>
                <w:szCs w:val="16"/>
              </w:rPr>
            </w:pPr>
            <w:r>
              <w:rPr>
                <w:rFonts w:ascii="Arial" w:hAnsi="Arial" w:cs="Arial"/>
                <w:sz w:val="16"/>
                <w:szCs w:val="16"/>
              </w:rPr>
              <w:t xml:space="preserve">WEG_PARKEERPLAATS_VERGUNNINGHOUDER </w:t>
            </w:r>
          </w:p>
        </w:tc>
      </w:tr>
      <w:tr w:rsidR="00D31374" w14:paraId="35D8D731" w14:textId="77777777" w:rsidTr="00D31374">
        <w:trPr>
          <w:trHeight w:val="255"/>
        </w:trPr>
        <w:tc>
          <w:tcPr>
            <w:tcW w:w="8560" w:type="dxa"/>
            <w:tcBorders>
              <w:top w:val="nil"/>
              <w:left w:val="nil"/>
              <w:bottom w:val="nil"/>
              <w:right w:val="nil"/>
            </w:tcBorders>
            <w:noWrap/>
            <w:vAlign w:val="bottom"/>
            <w:hideMark/>
          </w:tcPr>
          <w:p w14:paraId="704583A9" w14:textId="77777777" w:rsidR="00D31374" w:rsidRDefault="00D31374">
            <w:pPr>
              <w:rPr>
                <w:rFonts w:ascii="Arial" w:hAnsi="Arial" w:cs="Arial"/>
                <w:sz w:val="16"/>
                <w:szCs w:val="16"/>
              </w:rPr>
            </w:pPr>
            <w:r>
              <w:rPr>
                <w:rFonts w:ascii="Arial" w:hAnsi="Arial" w:cs="Arial"/>
                <w:sz w:val="16"/>
                <w:szCs w:val="16"/>
              </w:rPr>
              <w:t xml:space="preserve">WEG_PARKEERSECTIE </w:t>
            </w:r>
          </w:p>
        </w:tc>
      </w:tr>
      <w:tr w:rsidR="00D31374" w14:paraId="36419252" w14:textId="77777777" w:rsidTr="00D31374">
        <w:trPr>
          <w:trHeight w:val="255"/>
        </w:trPr>
        <w:tc>
          <w:tcPr>
            <w:tcW w:w="8560" w:type="dxa"/>
            <w:tcBorders>
              <w:top w:val="nil"/>
              <w:left w:val="nil"/>
              <w:bottom w:val="nil"/>
              <w:right w:val="nil"/>
            </w:tcBorders>
            <w:noWrap/>
            <w:vAlign w:val="bottom"/>
            <w:hideMark/>
          </w:tcPr>
          <w:p w14:paraId="5AC442BF" w14:textId="77777777" w:rsidR="00D31374" w:rsidRDefault="00D31374">
            <w:pPr>
              <w:rPr>
                <w:rFonts w:ascii="Arial" w:hAnsi="Arial" w:cs="Arial"/>
                <w:sz w:val="16"/>
                <w:szCs w:val="16"/>
              </w:rPr>
            </w:pPr>
            <w:r>
              <w:rPr>
                <w:rFonts w:ascii="Arial" w:hAnsi="Arial" w:cs="Arial"/>
                <w:sz w:val="16"/>
                <w:szCs w:val="16"/>
              </w:rPr>
              <w:t xml:space="preserve">WEG_PARKEERZONE </w:t>
            </w:r>
          </w:p>
        </w:tc>
      </w:tr>
      <w:tr w:rsidR="00D31374" w14:paraId="1FB5800A" w14:textId="77777777" w:rsidTr="00D31374">
        <w:trPr>
          <w:trHeight w:val="255"/>
        </w:trPr>
        <w:tc>
          <w:tcPr>
            <w:tcW w:w="8560" w:type="dxa"/>
            <w:tcBorders>
              <w:top w:val="nil"/>
              <w:left w:val="nil"/>
              <w:bottom w:val="nil"/>
              <w:right w:val="nil"/>
            </w:tcBorders>
            <w:noWrap/>
            <w:vAlign w:val="bottom"/>
            <w:hideMark/>
          </w:tcPr>
          <w:p w14:paraId="0C973413" w14:textId="77777777" w:rsidR="00D31374" w:rsidRDefault="00D31374">
            <w:pPr>
              <w:rPr>
                <w:rFonts w:ascii="Arial" w:hAnsi="Arial" w:cs="Arial"/>
                <w:sz w:val="16"/>
                <w:szCs w:val="16"/>
              </w:rPr>
            </w:pPr>
            <w:r>
              <w:rPr>
                <w:rFonts w:ascii="Arial" w:hAnsi="Arial" w:cs="Arial"/>
                <w:sz w:val="16"/>
                <w:szCs w:val="16"/>
              </w:rPr>
              <w:t xml:space="preserve">WEG_PLEIN </w:t>
            </w:r>
          </w:p>
        </w:tc>
      </w:tr>
      <w:tr w:rsidR="00D31374" w14:paraId="741CD92E" w14:textId="77777777" w:rsidTr="00D31374">
        <w:trPr>
          <w:trHeight w:val="255"/>
        </w:trPr>
        <w:tc>
          <w:tcPr>
            <w:tcW w:w="8560" w:type="dxa"/>
            <w:tcBorders>
              <w:top w:val="nil"/>
              <w:left w:val="nil"/>
              <w:bottom w:val="nil"/>
              <w:right w:val="nil"/>
            </w:tcBorders>
            <w:noWrap/>
            <w:vAlign w:val="bottom"/>
            <w:hideMark/>
          </w:tcPr>
          <w:p w14:paraId="10FDCFE2" w14:textId="77777777" w:rsidR="00D31374" w:rsidRDefault="00D31374">
            <w:pPr>
              <w:rPr>
                <w:rFonts w:ascii="Arial" w:hAnsi="Arial" w:cs="Arial"/>
                <w:sz w:val="16"/>
                <w:szCs w:val="16"/>
              </w:rPr>
            </w:pPr>
            <w:r>
              <w:rPr>
                <w:rFonts w:ascii="Arial" w:hAnsi="Arial" w:cs="Arial"/>
                <w:sz w:val="16"/>
                <w:szCs w:val="16"/>
              </w:rPr>
              <w:t xml:space="preserve">WEG_RIJCURVE </w:t>
            </w:r>
          </w:p>
        </w:tc>
      </w:tr>
      <w:tr w:rsidR="00D31374" w14:paraId="419BE916" w14:textId="77777777" w:rsidTr="00D31374">
        <w:trPr>
          <w:trHeight w:val="255"/>
        </w:trPr>
        <w:tc>
          <w:tcPr>
            <w:tcW w:w="8560" w:type="dxa"/>
            <w:tcBorders>
              <w:top w:val="nil"/>
              <w:left w:val="nil"/>
              <w:bottom w:val="nil"/>
              <w:right w:val="nil"/>
            </w:tcBorders>
            <w:noWrap/>
            <w:vAlign w:val="bottom"/>
            <w:hideMark/>
          </w:tcPr>
          <w:p w14:paraId="11C4AFE0" w14:textId="77777777" w:rsidR="00D31374" w:rsidRDefault="00D31374">
            <w:pPr>
              <w:rPr>
                <w:rFonts w:ascii="Arial" w:hAnsi="Arial" w:cs="Arial"/>
                <w:sz w:val="16"/>
                <w:szCs w:val="16"/>
              </w:rPr>
            </w:pPr>
            <w:r>
              <w:rPr>
                <w:rFonts w:ascii="Arial" w:hAnsi="Arial" w:cs="Arial"/>
                <w:sz w:val="16"/>
                <w:szCs w:val="16"/>
              </w:rPr>
              <w:t xml:space="preserve">WEG_RIJRICHTING </w:t>
            </w:r>
          </w:p>
        </w:tc>
      </w:tr>
      <w:tr w:rsidR="00D31374" w14:paraId="48761BE4" w14:textId="77777777" w:rsidTr="00D31374">
        <w:trPr>
          <w:trHeight w:val="255"/>
        </w:trPr>
        <w:tc>
          <w:tcPr>
            <w:tcW w:w="8560" w:type="dxa"/>
            <w:tcBorders>
              <w:top w:val="nil"/>
              <w:left w:val="nil"/>
              <w:bottom w:val="nil"/>
              <w:right w:val="nil"/>
            </w:tcBorders>
            <w:noWrap/>
            <w:vAlign w:val="bottom"/>
            <w:hideMark/>
          </w:tcPr>
          <w:p w14:paraId="1549BA20" w14:textId="77777777" w:rsidR="00D31374" w:rsidRDefault="00D31374">
            <w:pPr>
              <w:rPr>
                <w:rFonts w:ascii="Arial" w:hAnsi="Arial" w:cs="Arial"/>
                <w:sz w:val="16"/>
                <w:szCs w:val="16"/>
              </w:rPr>
            </w:pPr>
            <w:r>
              <w:rPr>
                <w:rFonts w:ascii="Arial" w:hAnsi="Arial" w:cs="Arial"/>
                <w:sz w:val="16"/>
                <w:szCs w:val="16"/>
              </w:rPr>
              <w:t xml:space="preserve">WEG_RIJWEG </w:t>
            </w:r>
          </w:p>
        </w:tc>
      </w:tr>
      <w:tr w:rsidR="00D31374" w14:paraId="3129BC8B" w14:textId="77777777" w:rsidTr="00D31374">
        <w:trPr>
          <w:trHeight w:val="255"/>
        </w:trPr>
        <w:tc>
          <w:tcPr>
            <w:tcW w:w="8560" w:type="dxa"/>
            <w:tcBorders>
              <w:top w:val="nil"/>
              <w:left w:val="nil"/>
              <w:bottom w:val="nil"/>
              <w:right w:val="nil"/>
            </w:tcBorders>
            <w:noWrap/>
            <w:vAlign w:val="bottom"/>
            <w:hideMark/>
          </w:tcPr>
          <w:p w14:paraId="7618D17E" w14:textId="77777777" w:rsidR="00D31374" w:rsidRDefault="00D31374">
            <w:pPr>
              <w:rPr>
                <w:rFonts w:ascii="Arial" w:hAnsi="Arial" w:cs="Arial"/>
                <w:sz w:val="16"/>
                <w:szCs w:val="16"/>
              </w:rPr>
            </w:pPr>
            <w:r>
              <w:rPr>
                <w:rFonts w:ascii="Arial" w:hAnsi="Arial" w:cs="Arial"/>
                <w:sz w:val="16"/>
                <w:szCs w:val="16"/>
              </w:rPr>
              <w:t xml:space="preserve">WEG_RIJWEG_RIJWEGVAK </w:t>
            </w:r>
          </w:p>
        </w:tc>
      </w:tr>
      <w:tr w:rsidR="00D31374" w14:paraId="2455BFEF" w14:textId="77777777" w:rsidTr="00D31374">
        <w:trPr>
          <w:trHeight w:val="255"/>
        </w:trPr>
        <w:tc>
          <w:tcPr>
            <w:tcW w:w="8560" w:type="dxa"/>
            <w:tcBorders>
              <w:top w:val="nil"/>
              <w:left w:val="nil"/>
              <w:bottom w:val="nil"/>
              <w:right w:val="nil"/>
            </w:tcBorders>
            <w:noWrap/>
            <w:vAlign w:val="bottom"/>
            <w:hideMark/>
          </w:tcPr>
          <w:p w14:paraId="2932FE62" w14:textId="77777777" w:rsidR="00D31374" w:rsidRDefault="00D31374">
            <w:pPr>
              <w:rPr>
                <w:rFonts w:ascii="Arial" w:hAnsi="Arial" w:cs="Arial"/>
                <w:sz w:val="16"/>
                <w:szCs w:val="16"/>
              </w:rPr>
            </w:pPr>
            <w:r>
              <w:rPr>
                <w:rFonts w:ascii="Arial" w:hAnsi="Arial" w:cs="Arial"/>
                <w:sz w:val="16"/>
                <w:szCs w:val="16"/>
              </w:rPr>
              <w:t xml:space="preserve">WEG_RIJWIELPAD </w:t>
            </w:r>
          </w:p>
        </w:tc>
      </w:tr>
      <w:tr w:rsidR="00D31374" w14:paraId="06BA3A3C" w14:textId="77777777" w:rsidTr="00D31374">
        <w:trPr>
          <w:trHeight w:val="255"/>
        </w:trPr>
        <w:tc>
          <w:tcPr>
            <w:tcW w:w="8560" w:type="dxa"/>
            <w:tcBorders>
              <w:top w:val="nil"/>
              <w:left w:val="nil"/>
              <w:bottom w:val="nil"/>
              <w:right w:val="nil"/>
            </w:tcBorders>
            <w:noWrap/>
            <w:vAlign w:val="bottom"/>
            <w:hideMark/>
          </w:tcPr>
          <w:p w14:paraId="08B0EE7F" w14:textId="77777777" w:rsidR="00D31374" w:rsidRDefault="00D31374">
            <w:pPr>
              <w:rPr>
                <w:rFonts w:ascii="Arial" w:hAnsi="Arial" w:cs="Arial"/>
                <w:sz w:val="16"/>
                <w:szCs w:val="16"/>
              </w:rPr>
            </w:pPr>
            <w:r>
              <w:rPr>
                <w:rFonts w:ascii="Arial" w:hAnsi="Arial" w:cs="Arial"/>
                <w:sz w:val="16"/>
                <w:szCs w:val="16"/>
              </w:rPr>
              <w:t xml:space="preserve">WEG_SPOORBAAN </w:t>
            </w:r>
          </w:p>
        </w:tc>
      </w:tr>
      <w:tr w:rsidR="00D31374" w14:paraId="336AFB92" w14:textId="77777777" w:rsidTr="00D31374">
        <w:trPr>
          <w:trHeight w:val="255"/>
        </w:trPr>
        <w:tc>
          <w:tcPr>
            <w:tcW w:w="8560" w:type="dxa"/>
            <w:tcBorders>
              <w:top w:val="nil"/>
              <w:left w:val="nil"/>
              <w:bottom w:val="nil"/>
              <w:right w:val="nil"/>
            </w:tcBorders>
            <w:noWrap/>
            <w:vAlign w:val="bottom"/>
            <w:hideMark/>
          </w:tcPr>
          <w:p w14:paraId="3158B6D6" w14:textId="77777777" w:rsidR="00D31374" w:rsidRDefault="00D31374">
            <w:pPr>
              <w:rPr>
                <w:rFonts w:ascii="Arial" w:hAnsi="Arial" w:cs="Arial"/>
                <w:sz w:val="16"/>
                <w:szCs w:val="16"/>
              </w:rPr>
            </w:pPr>
            <w:r>
              <w:rPr>
                <w:rFonts w:ascii="Arial" w:hAnsi="Arial" w:cs="Arial"/>
                <w:sz w:val="16"/>
                <w:szCs w:val="16"/>
              </w:rPr>
              <w:t xml:space="preserve">WEG_TAXISTANDPLAATS </w:t>
            </w:r>
          </w:p>
        </w:tc>
      </w:tr>
      <w:tr w:rsidR="00D31374" w14:paraId="3CADBA4F" w14:textId="77777777" w:rsidTr="00D31374">
        <w:trPr>
          <w:trHeight w:val="255"/>
        </w:trPr>
        <w:tc>
          <w:tcPr>
            <w:tcW w:w="8560" w:type="dxa"/>
            <w:tcBorders>
              <w:top w:val="nil"/>
              <w:left w:val="nil"/>
              <w:bottom w:val="nil"/>
              <w:right w:val="nil"/>
            </w:tcBorders>
            <w:noWrap/>
            <w:vAlign w:val="bottom"/>
            <w:hideMark/>
          </w:tcPr>
          <w:p w14:paraId="2A41E2FD" w14:textId="77777777" w:rsidR="00D31374" w:rsidRDefault="00D31374">
            <w:pPr>
              <w:rPr>
                <w:rFonts w:ascii="Arial" w:hAnsi="Arial" w:cs="Arial"/>
                <w:sz w:val="16"/>
                <w:szCs w:val="16"/>
              </w:rPr>
            </w:pPr>
            <w:r>
              <w:rPr>
                <w:rFonts w:ascii="Arial" w:hAnsi="Arial" w:cs="Arial"/>
                <w:sz w:val="16"/>
                <w:szCs w:val="16"/>
              </w:rPr>
              <w:t xml:space="preserve">WEG_TRAMBAAN </w:t>
            </w:r>
          </w:p>
        </w:tc>
      </w:tr>
      <w:tr w:rsidR="00D31374" w14:paraId="4934C257" w14:textId="77777777" w:rsidTr="00D31374">
        <w:trPr>
          <w:trHeight w:val="255"/>
        </w:trPr>
        <w:tc>
          <w:tcPr>
            <w:tcW w:w="8560" w:type="dxa"/>
            <w:tcBorders>
              <w:top w:val="nil"/>
              <w:left w:val="nil"/>
              <w:bottom w:val="nil"/>
              <w:right w:val="nil"/>
            </w:tcBorders>
            <w:noWrap/>
            <w:vAlign w:val="bottom"/>
            <w:hideMark/>
          </w:tcPr>
          <w:p w14:paraId="6FD13D97" w14:textId="77777777" w:rsidR="00D31374" w:rsidRDefault="00D31374">
            <w:pPr>
              <w:rPr>
                <w:rFonts w:ascii="Arial" w:hAnsi="Arial" w:cs="Arial"/>
                <w:sz w:val="16"/>
                <w:szCs w:val="16"/>
              </w:rPr>
            </w:pPr>
            <w:r>
              <w:rPr>
                <w:rFonts w:ascii="Arial" w:hAnsi="Arial" w:cs="Arial"/>
                <w:sz w:val="16"/>
                <w:szCs w:val="16"/>
              </w:rPr>
              <w:t xml:space="preserve">WEG_VERHARD </w:t>
            </w:r>
          </w:p>
        </w:tc>
      </w:tr>
      <w:tr w:rsidR="00D31374" w14:paraId="7750AAE9" w14:textId="77777777" w:rsidTr="00D31374">
        <w:trPr>
          <w:trHeight w:val="255"/>
        </w:trPr>
        <w:tc>
          <w:tcPr>
            <w:tcW w:w="8560" w:type="dxa"/>
            <w:tcBorders>
              <w:top w:val="nil"/>
              <w:left w:val="nil"/>
              <w:bottom w:val="nil"/>
              <w:right w:val="nil"/>
            </w:tcBorders>
            <w:noWrap/>
            <w:vAlign w:val="bottom"/>
            <w:hideMark/>
          </w:tcPr>
          <w:p w14:paraId="08106072" w14:textId="77777777" w:rsidR="00D31374" w:rsidRDefault="00D31374">
            <w:pPr>
              <w:rPr>
                <w:rFonts w:ascii="Arial" w:hAnsi="Arial" w:cs="Arial"/>
                <w:sz w:val="16"/>
                <w:szCs w:val="16"/>
              </w:rPr>
            </w:pPr>
            <w:r>
              <w:rPr>
                <w:rFonts w:ascii="Arial" w:hAnsi="Arial" w:cs="Arial"/>
                <w:sz w:val="16"/>
                <w:szCs w:val="16"/>
              </w:rPr>
              <w:t xml:space="preserve">WEG_VOETPAD </w:t>
            </w:r>
          </w:p>
        </w:tc>
      </w:tr>
      <w:tr w:rsidR="00D31374" w14:paraId="2862A704" w14:textId="77777777" w:rsidTr="00D31374">
        <w:trPr>
          <w:trHeight w:val="255"/>
        </w:trPr>
        <w:tc>
          <w:tcPr>
            <w:tcW w:w="8560" w:type="dxa"/>
            <w:tcBorders>
              <w:top w:val="nil"/>
              <w:left w:val="nil"/>
              <w:bottom w:val="nil"/>
              <w:right w:val="nil"/>
            </w:tcBorders>
            <w:noWrap/>
            <w:vAlign w:val="bottom"/>
            <w:hideMark/>
          </w:tcPr>
          <w:p w14:paraId="6CB9A101" w14:textId="77777777" w:rsidR="00D31374" w:rsidRDefault="00D31374">
            <w:pPr>
              <w:rPr>
                <w:rFonts w:ascii="Arial" w:hAnsi="Arial" w:cs="Arial"/>
                <w:sz w:val="16"/>
                <w:szCs w:val="16"/>
              </w:rPr>
            </w:pPr>
            <w:r>
              <w:rPr>
                <w:rFonts w:ascii="Arial" w:hAnsi="Arial" w:cs="Arial"/>
                <w:sz w:val="16"/>
                <w:szCs w:val="16"/>
              </w:rPr>
              <w:t xml:space="preserve">WEG_VOETPAD_TRAP </w:t>
            </w:r>
          </w:p>
        </w:tc>
      </w:tr>
      <w:tr w:rsidR="00D31374" w14:paraId="0CE1ED91" w14:textId="77777777" w:rsidTr="00D31374">
        <w:trPr>
          <w:trHeight w:val="255"/>
        </w:trPr>
        <w:tc>
          <w:tcPr>
            <w:tcW w:w="8560" w:type="dxa"/>
            <w:tcBorders>
              <w:top w:val="nil"/>
              <w:left w:val="nil"/>
              <w:bottom w:val="nil"/>
              <w:right w:val="nil"/>
            </w:tcBorders>
            <w:noWrap/>
            <w:vAlign w:val="bottom"/>
            <w:hideMark/>
          </w:tcPr>
          <w:p w14:paraId="6BADFD79" w14:textId="77777777" w:rsidR="00D31374" w:rsidRDefault="00D31374">
            <w:pPr>
              <w:rPr>
                <w:rFonts w:ascii="Arial" w:hAnsi="Arial" w:cs="Arial"/>
                <w:sz w:val="16"/>
                <w:szCs w:val="16"/>
              </w:rPr>
            </w:pPr>
            <w:r>
              <w:rPr>
                <w:rFonts w:ascii="Arial" w:hAnsi="Arial" w:cs="Arial"/>
                <w:sz w:val="16"/>
                <w:szCs w:val="16"/>
              </w:rPr>
              <w:t xml:space="preserve">WEG_VOETPAD_VOETPADVAK </w:t>
            </w:r>
          </w:p>
        </w:tc>
      </w:tr>
      <w:tr w:rsidR="00D31374" w14:paraId="4F7E3241" w14:textId="77777777" w:rsidTr="00D31374">
        <w:trPr>
          <w:trHeight w:val="255"/>
        </w:trPr>
        <w:tc>
          <w:tcPr>
            <w:tcW w:w="8560" w:type="dxa"/>
            <w:tcBorders>
              <w:top w:val="nil"/>
              <w:left w:val="nil"/>
              <w:bottom w:val="nil"/>
              <w:right w:val="nil"/>
            </w:tcBorders>
            <w:noWrap/>
            <w:vAlign w:val="bottom"/>
            <w:hideMark/>
          </w:tcPr>
          <w:p w14:paraId="526388A6" w14:textId="77777777" w:rsidR="00D31374" w:rsidRDefault="00D31374">
            <w:pPr>
              <w:rPr>
                <w:rFonts w:ascii="Arial" w:hAnsi="Arial" w:cs="Arial"/>
                <w:sz w:val="16"/>
                <w:szCs w:val="16"/>
              </w:rPr>
            </w:pPr>
            <w:r>
              <w:rPr>
                <w:rFonts w:ascii="Arial" w:hAnsi="Arial" w:cs="Arial"/>
                <w:sz w:val="16"/>
                <w:szCs w:val="16"/>
              </w:rPr>
              <w:t xml:space="preserve">WEG_WEGVAK </w:t>
            </w:r>
          </w:p>
        </w:tc>
      </w:tr>
      <w:tr w:rsidR="00D31374" w14:paraId="2ED09B6B" w14:textId="77777777" w:rsidTr="00D31374">
        <w:trPr>
          <w:trHeight w:val="255"/>
        </w:trPr>
        <w:tc>
          <w:tcPr>
            <w:tcW w:w="8560" w:type="dxa"/>
            <w:tcBorders>
              <w:top w:val="nil"/>
              <w:left w:val="nil"/>
              <w:bottom w:val="nil"/>
              <w:right w:val="nil"/>
            </w:tcBorders>
            <w:noWrap/>
            <w:vAlign w:val="bottom"/>
            <w:hideMark/>
          </w:tcPr>
          <w:p w14:paraId="375ABB4F" w14:textId="77777777" w:rsidR="00D31374" w:rsidRDefault="00D31374">
            <w:pPr>
              <w:rPr>
                <w:rFonts w:ascii="Arial" w:hAnsi="Arial" w:cs="Arial"/>
                <w:sz w:val="16"/>
                <w:szCs w:val="16"/>
              </w:rPr>
            </w:pPr>
            <w:r>
              <w:rPr>
                <w:rFonts w:ascii="Arial" w:hAnsi="Arial" w:cs="Arial"/>
                <w:sz w:val="16"/>
                <w:szCs w:val="16"/>
              </w:rPr>
              <w:t xml:space="preserve">WEG_WEGVAK_WEGVAKONDERDEEL </w:t>
            </w:r>
          </w:p>
        </w:tc>
      </w:tr>
      <w:tr w:rsidR="00D31374" w14:paraId="263FF23E" w14:textId="77777777" w:rsidTr="00D31374">
        <w:trPr>
          <w:trHeight w:val="255"/>
        </w:trPr>
        <w:tc>
          <w:tcPr>
            <w:tcW w:w="8560" w:type="dxa"/>
            <w:tcBorders>
              <w:top w:val="nil"/>
              <w:left w:val="nil"/>
              <w:bottom w:val="nil"/>
              <w:right w:val="nil"/>
            </w:tcBorders>
            <w:noWrap/>
            <w:vAlign w:val="bottom"/>
            <w:hideMark/>
          </w:tcPr>
          <w:p w14:paraId="13E729EC" w14:textId="77777777" w:rsidR="00D31374" w:rsidRDefault="00D31374">
            <w:pPr>
              <w:rPr>
                <w:rFonts w:ascii="Arial" w:hAnsi="Arial" w:cs="Arial"/>
                <w:sz w:val="16"/>
                <w:szCs w:val="16"/>
              </w:rPr>
            </w:pPr>
            <w:r>
              <w:rPr>
                <w:rFonts w:ascii="Arial" w:hAnsi="Arial" w:cs="Arial"/>
                <w:sz w:val="16"/>
                <w:szCs w:val="16"/>
              </w:rPr>
              <w:t xml:space="preserve">ZONE </w:t>
            </w:r>
          </w:p>
        </w:tc>
      </w:tr>
      <w:tr w:rsidR="00D31374" w14:paraId="0288CF12" w14:textId="77777777" w:rsidTr="00D31374">
        <w:trPr>
          <w:trHeight w:val="255"/>
        </w:trPr>
        <w:tc>
          <w:tcPr>
            <w:tcW w:w="8560" w:type="dxa"/>
            <w:tcBorders>
              <w:top w:val="nil"/>
              <w:left w:val="nil"/>
              <w:bottom w:val="nil"/>
              <w:right w:val="nil"/>
            </w:tcBorders>
            <w:noWrap/>
            <w:vAlign w:val="bottom"/>
            <w:hideMark/>
          </w:tcPr>
          <w:p w14:paraId="7E3CEE24" w14:textId="77777777" w:rsidR="00D31374" w:rsidRDefault="00D31374">
            <w:pPr>
              <w:rPr>
                <w:rFonts w:ascii="Arial" w:hAnsi="Arial" w:cs="Arial"/>
                <w:sz w:val="16"/>
                <w:szCs w:val="16"/>
              </w:rPr>
            </w:pPr>
            <w:r>
              <w:rPr>
                <w:rFonts w:ascii="Arial" w:hAnsi="Arial" w:cs="Arial"/>
                <w:sz w:val="16"/>
                <w:szCs w:val="16"/>
              </w:rPr>
              <w:t xml:space="preserve">ZONE_BELEMMERING </w:t>
            </w:r>
          </w:p>
        </w:tc>
      </w:tr>
      <w:tr w:rsidR="00D31374" w14:paraId="290F743B" w14:textId="77777777" w:rsidTr="00D31374">
        <w:trPr>
          <w:trHeight w:val="255"/>
        </w:trPr>
        <w:tc>
          <w:tcPr>
            <w:tcW w:w="8560" w:type="dxa"/>
            <w:tcBorders>
              <w:top w:val="nil"/>
              <w:left w:val="nil"/>
              <w:bottom w:val="nil"/>
              <w:right w:val="nil"/>
            </w:tcBorders>
            <w:noWrap/>
            <w:vAlign w:val="bottom"/>
            <w:hideMark/>
          </w:tcPr>
          <w:p w14:paraId="557C9FE8" w14:textId="77777777" w:rsidR="00D31374" w:rsidRDefault="00D31374">
            <w:pPr>
              <w:rPr>
                <w:rFonts w:ascii="Arial" w:hAnsi="Arial" w:cs="Arial"/>
                <w:sz w:val="16"/>
                <w:szCs w:val="16"/>
              </w:rPr>
            </w:pPr>
            <w:r>
              <w:rPr>
                <w:rFonts w:ascii="Arial" w:hAnsi="Arial" w:cs="Arial"/>
                <w:sz w:val="16"/>
                <w:szCs w:val="16"/>
              </w:rPr>
              <w:t xml:space="preserve">ZONE_BELEMMERING_LEIDINGSTROOK </w:t>
            </w:r>
          </w:p>
        </w:tc>
      </w:tr>
      <w:tr w:rsidR="00D31374" w14:paraId="5A52A3A1" w14:textId="77777777" w:rsidTr="00D31374">
        <w:trPr>
          <w:trHeight w:val="255"/>
        </w:trPr>
        <w:tc>
          <w:tcPr>
            <w:tcW w:w="8560" w:type="dxa"/>
            <w:tcBorders>
              <w:top w:val="nil"/>
              <w:left w:val="nil"/>
              <w:bottom w:val="nil"/>
              <w:right w:val="nil"/>
            </w:tcBorders>
            <w:noWrap/>
            <w:vAlign w:val="bottom"/>
            <w:hideMark/>
          </w:tcPr>
          <w:p w14:paraId="50EAC9F5" w14:textId="77777777" w:rsidR="00D31374" w:rsidRDefault="00D31374">
            <w:pPr>
              <w:rPr>
                <w:rFonts w:ascii="Arial" w:hAnsi="Arial" w:cs="Arial"/>
                <w:sz w:val="16"/>
                <w:szCs w:val="16"/>
              </w:rPr>
            </w:pPr>
            <w:r>
              <w:rPr>
                <w:rFonts w:ascii="Arial" w:hAnsi="Arial" w:cs="Arial"/>
                <w:sz w:val="16"/>
                <w:szCs w:val="16"/>
              </w:rPr>
              <w:t xml:space="preserve">ZONE_BELEMMERING_OBJECT </w:t>
            </w:r>
          </w:p>
        </w:tc>
      </w:tr>
      <w:tr w:rsidR="00D31374" w14:paraId="0010C75B" w14:textId="77777777" w:rsidTr="00D31374">
        <w:trPr>
          <w:trHeight w:val="255"/>
        </w:trPr>
        <w:tc>
          <w:tcPr>
            <w:tcW w:w="8560" w:type="dxa"/>
            <w:tcBorders>
              <w:top w:val="nil"/>
              <w:left w:val="nil"/>
              <w:bottom w:val="nil"/>
              <w:right w:val="nil"/>
            </w:tcBorders>
            <w:noWrap/>
            <w:vAlign w:val="bottom"/>
            <w:hideMark/>
          </w:tcPr>
          <w:p w14:paraId="2F5C3959" w14:textId="77777777" w:rsidR="00D31374" w:rsidRDefault="00D31374">
            <w:pPr>
              <w:rPr>
                <w:rFonts w:ascii="Arial" w:hAnsi="Arial" w:cs="Arial"/>
                <w:sz w:val="16"/>
                <w:szCs w:val="16"/>
              </w:rPr>
            </w:pPr>
            <w:r>
              <w:rPr>
                <w:rFonts w:ascii="Arial" w:hAnsi="Arial" w:cs="Arial"/>
                <w:sz w:val="16"/>
                <w:szCs w:val="16"/>
              </w:rPr>
              <w:t xml:space="preserve">ZONE_BESCHERMD STADS EN DORPSGEZICHT </w:t>
            </w:r>
          </w:p>
        </w:tc>
      </w:tr>
      <w:tr w:rsidR="00D31374" w14:paraId="42A557F0" w14:textId="77777777" w:rsidTr="00D31374">
        <w:trPr>
          <w:trHeight w:val="255"/>
        </w:trPr>
        <w:tc>
          <w:tcPr>
            <w:tcW w:w="8560" w:type="dxa"/>
            <w:tcBorders>
              <w:top w:val="nil"/>
              <w:left w:val="nil"/>
              <w:bottom w:val="nil"/>
              <w:right w:val="nil"/>
            </w:tcBorders>
            <w:noWrap/>
            <w:vAlign w:val="bottom"/>
            <w:hideMark/>
          </w:tcPr>
          <w:p w14:paraId="1EBC8E21" w14:textId="77777777" w:rsidR="00D31374" w:rsidRDefault="00D31374">
            <w:pPr>
              <w:rPr>
                <w:rFonts w:ascii="Arial" w:hAnsi="Arial" w:cs="Arial"/>
                <w:sz w:val="16"/>
                <w:szCs w:val="16"/>
              </w:rPr>
            </w:pPr>
            <w:r>
              <w:rPr>
                <w:rFonts w:ascii="Arial" w:hAnsi="Arial" w:cs="Arial"/>
                <w:sz w:val="16"/>
                <w:szCs w:val="16"/>
              </w:rPr>
              <w:t xml:space="preserve">ZONE_ECOGEBIED </w:t>
            </w:r>
          </w:p>
        </w:tc>
      </w:tr>
      <w:tr w:rsidR="00D31374" w14:paraId="09D06F3A" w14:textId="77777777" w:rsidTr="00D31374">
        <w:trPr>
          <w:trHeight w:val="255"/>
        </w:trPr>
        <w:tc>
          <w:tcPr>
            <w:tcW w:w="8560" w:type="dxa"/>
            <w:tcBorders>
              <w:top w:val="nil"/>
              <w:left w:val="nil"/>
              <w:bottom w:val="nil"/>
              <w:right w:val="nil"/>
            </w:tcBorders>
            <w:noWrap/>
            <w:vAlign w:val="bottom"/>
            <w:hideMark/>
          </w:tcPr>
          <w:p w14:paraId="5C2B7265" w14:textId="77777777" w:rsidR="00D31374" w:rsidRDefault="00D31374">
            <w:pPr>
              <w:rPr>
                <w:rFonts w:ascii="Arial" w:hAnsi="Arial" w:cs="Arial"/>
                <w:sz w:val="16"/>
                <w:szCs w:val="16"/>
              </w:rPr>
            </w:pPr>
            <w:r>
              <w:rPr>
                <w:rFonts w:ascii="Arial" w:hAnsi="Arial" w:cs="Arial"/>
                <w:sz w:val="16"/>
                <w:szCs w:val="16"/>
              </w:rPr>
              <w:t xml:space="preserve">ZONE_GEVAARLIJKE STOFFEN </w:t>
            </w:r>
          </w:p>
        </w:tc>
      </w:tr>
      <w:tr w:rsidR="00D31374" w14:paraId="058770FA" w14:textId="77777777" w:rsidTr="00D31374">
        <w:trPr>
          <w:trHeight w:val="255"/>
        </w:trPr>
        <w:tc>
          <w:tcPr>
            <w:tcW w:w="8560" w:type="dxa"/>
            <w:tcBorders>
              <w:top w:val="nil"/>
              <w:left w:val="nil"/>
              <w:bottom w:val="nil"/>
              <w:right w:val="nil"/>
            </w:tcBorders>
            <w:noWrap/>
            <w:vAlign w:val="bottom"/>
            <w:hideMark/>
          </w:tcPr>
          <w:p w14:paraId="1C47B214" w14:textId="77777777" w:rsidR="00D31374" w:rsidRDefault="00D31374">
            <w:pPr>
              <w:rPr>
                <w:rFonts w:ascii="Arial" w:hAnsi="Arial" w:cs="Arial"/>
                <w:sz w:val="16"/>
                <w:szCs w:val="16"/>
              </w:rPr>
            </w:pPr>
            <w:r>
              <w:rPr>
                <w:rFonts w:ascii="Arial" w:hAnsi="Arial" w:cs="Arial"/>
                <w:sz w:val="16"/>
                <w:szCs w:val="16"/>
              </w:rPr>
              <w:t xml:space="preserve">ZONE_HOOGSPANNINGSTRACE </w:t>
            </w:r>
          </w:p>
        </w:tc>
      </w:tr>
      <w:tr w:rsidR="00D31374" w14:paraId="529A5288" w14:textId="77777777" w:rsidTr="00D31374">
        <w:trPr>
          <w:trHeight w:val="255"/>
        </w:trPr>
        <w:tc>
          <w:tcPr>
            <w:tcW w:w="8560" w:type="dxa"/>
            <w:tcBorders>
              <w:top w:val="nil"/>
              <w:left w:val="nil"/>
              <w:bottom w:val="nil"/>
              <w:right w:val="nil"/>
            </w:tcBorders>
            <w:noWrap/>
            <w:vAlign w:val="bottom"/>
            <w:hideMark/>
          </w:tcPr>
          <w:p w14:paraId="3805D3C7" w14:textId="77777777" w:rsidR="00D31374" w:rsidRDefault="00D31374">
            <w:pPr>
              <w:rPr>
                <w:rFonts w:ascii="Arial" w:hAnsi="Arial" w:cs="Arial"/>
                <w:sz w:val="16"/>
                <w:szCs w:val="16"/>
              </w:rPr>
            </w:pPr>
            <w:r>
              <w:rPr>
                <w:rFonts w:ascii="Arial" w:hAnsi="Arial" w:cs="Arial"/>
                <w:sz w:val="16"/>
                <w:szCs w:val="16"/>
              </w:rPr>
              <w:t xml:space="preserve">ZONE_LEIDINGSTROOK </w:t>
            </w:r>
          </w:p>
        </w:tc>
      </w:tr>
      <w:tr w:rsidR="00D31374" w14:paraId="5E8A9D71" w14:textId="77777777" w:rsidTr="00D31374">
        <w:trPr>
          <w:trHeight w:val="255"/>
        </w:trPr>
        <w:tc>
          <w:tcPr>
            <w:tcW w:w="8560" w:type="dxa"/>
            <w:tcBorders>
              <w:top w:val="nil"/>
              <w:left w:val="nil"/>
              <w:bottom w:val="nil"/>
              <w:right w:val="nil"/>
            </w:tcBorders>
            <w:noWrap/>
            <w:vAlign w:val="bottom"/>
            <w:hideMark/>
          </w:tcPr>
          <w:p w14:paraId="055D1210" w14:textId="77777777" w:rsidR="00D31374" w:rsidRDefault="00D31374">
            <w:pPr>
              <w:rPr>
                <w:rFonts w:ascii="Arial" w:hAnsi="Arial" w:cs="Arial"/>
                <w:sz w:val="16"/>
                <w:szCs w:val="16"/>
              </w:rPr>
            </w:pPr>
            <w:r>
              <w:rPr>
                <w:rFonts w:ascii="Arial" w:hAnsi="Arial" w:cs="Arial"/>
                <w:sz w:val="16"/>
                <w:szCs w:val="16"/>
              </w:rPr>
              <w:lastRenderedPageBreak/>
              <w:t xml:space="preserve">ZONE_LPG </w:t>
            </w:r>
          </w:p>
        </w:tc>
      </w:tr>
      <w:tr w:rsidR="00D31374" w14:paraId="17FE2082" w14:textId="77777777" w:rsidTr="00D31374">
        <w:trPr>
          <w:trHeight w:val="255"/>
        </w:trPr>
        <w:tc>
          <w:tcPr>
            <w:tcW w:w="8560" w:type="dxa"/>
            <w:tcBorders>
              <w:top w:val="nil"/>
              <w:left w:val="nil"/>
              <w:bottom w:val="nil"/>
              <w:right w:val="nil"/>
            </w:tcBorders>
            <w:noWrap/>
            <w:vAlign w:val="bottom"/>
            <w:hideMark/>
          </w:tcPr>
          <w:p w14:paraId="06C6E9A5" w14:textId="77777777" w:rsidR="00D31374" w:rsidRDefault="00D31374">
            <w:pPr>
              <w:rPr>
                <w:rFonts w:ascii="Arial" w:hAnsi="Arial" w:cs="Arial"/>
                <w:sz w:val="16"/>
                <w:szCs w:val="16"/>
              </w:rPr>
            </w:pPr>
          </w:p>
        </w:tc>
      </w:tr>
      <w:tr w:rsidR="00D31374" w14:paraId="1074C555" w14:textId="77777777" w:rsidTr="00D31374">
        <w:trPr>
          <w:trHeight w:val="270"/>
        </w:trPr>
        <w:tc>
          <w:tcPr>
            <w:tcW w:w="8560" w:type="dxa"/>
            <w:tcBorders>
              <w:top w:val="nil"/>
              <w:left w:val="nil"/>
              <w:bottom w:val="single" w:sz="8" w:space="0" w:color="95B3D7"/>
              <w:right w:val="nil"/>
            </w:tcBorders>
            <w:noWrap/>
            <w:vAlign w:val="bottom"/>
            <w:hideMark/>
          </w:tcPr>
          <w:p w14:paraId="0B31CC3C"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RI - Riolering</w:t>
            </w:r>
          </w:p>
        </w:tc>
      </w:tr>
      <w:tr w:rsidR="00D31374" w14:paraId="59288E6C" w14:textId="77777777" w:rsidTr="00D31374">
        <w:trPr>
          <w:trHeight w:val="255"/>
        </w:trPr>
        <w:tc>
          <w:tcPr>
            <w:tcW w:w="8560" w:type="dxa"/>
            <w:tcBorders>
              <w:top w:val="nil"/>
              <w:left w:val="nil"/>
              <w:bottom w:val="nil"/>
              <w:right w:val="nil"/>
            </w:tcBorders>
            <w:noWrap/>
            <w:vAlign w:val="bottom"/>
            <w:hideMark/>
          </w:tcPr>
          <w:p w14:paraId="6AC315CF" w14:textId="77777777" w:rsidR="00D31374" w:rsidRDefault="00D31374">
            <w:pPr>
              <w:rPr>
                <w:rFonts w:ascii="Arial" w:hAnsi="Arial" w:cs="Arial"/>
                <w:sz w:val="16"/>
                <w:szCs w:val="16"/>
              </w:rPr>
            </w:pPr>
            <w:r>
              <w:rPr>
                <w:rFonts w:ascii="Arial" w:hAnsi="Arial" w:cs="Arial"/>
                <w:sz w:val="16"/>
                <w:szCs w:val="16"/>
              </w:rPr>
              <w:t xml:space="preserve">GWA_TRANSPORTLEIDING </w:t>
            </w:r>
          </w:p>
        </w:tc>
      </w:tr>
      <w:tr w:rsidR="00D31374" w14:paraId="2B6DE1BC" w14:textId="77777777" w:rsidTr="00D31374">
        <w:trPr>
          <w:trHeight w:val="255"/>
        </w:trPr>
        <w:tc>
          <w:tcPr>
            <w:tcW w:w="8560" w:type="dxa"/>
            <w:tcBorders>
              <w:top w:val="nil"/>
              <w:left w:val="nil"/>
              <w:bottom w:val="nil"/>
              <w:right w:val="nil"/>
            </w:tcBorders>
            <w:noWrap/>
            <w:vAlign w:val="bottom"/>
            <w:hideMark/>
          </w:tcPr>
          <w:p w14:paraId="03ECB87A" w14:textId="77777777" w:rsidR="00D31374" w:rsidRDefault="00D31374">
            <w:pPr>
              <w:rPr>
                <w:rFonts w:ascii="Arial" w:hAnsi="Arial" w:cs="Arial"/>
                <w:sz w:val="16"/>
                <w:szCs w:val="16"/>
              </w:rPr>
            </w:pPr>
            <w:r>
              <w:rPr>
                <w:rFonts w:ascii="Arial" w:hAnsi="Arial" w:cs="Arial"/>
                <w:sz w:val="16"/>
                <w:szCs w:val="16"/>
              </w:rPr>
              <w:t xml:space="preserve">HWA_TRANSPORTLEIDING </w:t>
            </w:r>
          </w:p>
        </w:tc>
      </w:tr>
      <w:tr w:rsidR="00D31374" w14:paraId="24CA63B6" w14:textId="77777777" w:rsidTr="00D31374">
        <w:trPr>
          <w:trHeight w:val="255"/>
        </w:trPr>
        <w:tc>
          <w:tcPr>
            <w:tcW w:w="8560" w:type="dxa"/>
            <w:tcBorders>
              <w:top w:val="nil"/>
              <w:left w:val="nil"/>
              <w:bottom w:val="nil"/>
              <w:right w:val="nil"/>
            </w:tcBorders>
            <w:noWrap/>
            <w:vAlign w:val="bottom"/>
            <w:hideMark/>
          </w:tcPr>
          <w:p w14:paraId="3179B2BA" w14:textId="77777777" w:rsidR="00D31374" w:rsidRDefault="00D31374">
            <w:pPr>
              <w:rPr>
                <w:rFonts w:ascii="Arial" w:hAnsi="Arial" w:cs="Arial"/>
                <w:sz w:val="16"/>
                <w:szCs w:val="16"/>
              </w:rPr>
            </w:pPr>
            <w:r>
              <w:rPr>
                <w:rFonts w:ascii="Arial" w:hAnsi="Arial" w:cs="Arial"/>
                <w:sz w:val="16"/>
                <w:szCs w:val="16"/>
              </w:rPr>
              <w:t xml:space="preserve">ITR_TRANSPORTLEIDING </w:t>
            </w:r>
          </w:p>
        </w:tc>
      </w:tr>
      <w:tr w:rsidR="00D31374" w14:paraId="1591C6E1" w14:textId="77777777" w:rsidTr="00D31374">
        <w:trPr>
          <w:trHeight w:val="255"/>
        </w:trPr>
        <w:tc>
          <w:tcPr>
            <w:tcW w:w="8560" w:type="dxa"/>
            <w:tcBorders>
              <w:top w:val="nil"/>
              <w:left w:val="nil"/>
              <w:bottom w:val="nil"/>
              <w:right w:val="nil"/>
            </w:tcBorders>
            <w:noWrap/>
            <w:vAlign w:val="bottom"/>
            <w:hideMark/>
          </w:tcPr>
          <w:p w14:paraId="0360044E" w14:textId="77777777" w:rsidR="00D31374" w:rsidRDefault="00D31374">
            <w:pPr>
              <w:rPr>
                <w:rFonts w:ascii="Arial" w:hAnsi="Arial" w:cs="Arial"/>
                <w:sz w:val="16"/>
                <w:szCs w:val="16"/>
              </w:rPr>
            </w:pPr>
            <w:r>
              <w:rPr>
                <w:rFonts w:ascii="Arial" w:hAnsi="Arial" w:cs="Arial"/>
                <w:sz w:val="16"/>
                <w:szCs w:val="16"/>
              </w:rPr>
              <w:t xml:space="preserve">PERSLEIDING </w:t>
            </w:r>
          </w:p>
        </w:tc>
      </w:tr>
      <w:tr w:rsidR="00D31374" w14:paraId="2BB213E6" w14:textId="77777777" w:rsidTr="00D31374">
        <w:trPr>
          <w:trHeight w:val="255"/>
        </w:trPr>
        <w:tc>
          <w:tcPr>
            <w:tcW w:w="8560" w:type="dxa"/>
            <w:tcBorders>
              <w:top w:val="nil"/>
              <w:left w:val="nil"/>
              <w:bottom w:val="nil"/>
              <w:right w:val="nil"/>
            </w:tcBorders>
            <w:noWrap/>
            <w:vAlign w:val="bottom"/>
            <w:hideMark/>
          </w:tcPr>
          <w:p w14:paraId="14877577" w14:textId="77777777" w:rsidR="00D31374" w:rsidRDefault="00D31374">
            <w:pPr>
              <w:rPr>
                <w:rFonts w:ascii="Arial" w:hAnsi="Arial" w:cs="Arial"/>
                <w:sz w:val="16"/>
                <w:szCs w:val="16"/>
              </w:rPr>
            </w:pPr>
            <w:r>
              <w:rPr>
                <w:rFonts w:ascii="Arial" w:hAnsi="Arial" w:cs="Arial"/>
                <w:sz w:val="16"/>
                <w:szCs w:val="16"/>
              </w:rPr>
              <w:t xml:space="preserve">SWA_TRANSPORTLEIDING </w:t>
            </w:r>
          </w:p>
        </w:tc>
      </w:tr>
      <w:tr w:rsidR="00D31374" w14:paraId="723C0E1D" w14:textId="77777777" w:rsidTr="00D31374">
        <w:trPr>
          <w:trHeight w:val="255"/>
        </w:trPr>
        <w:tc>
          <w:tcPr>
            <w:tcW w:w="8560" w:type="dxa"/>
            <w:tcBorders>
              <w:top w:val="nil"/>
              <w:left w:val="nil"/>
              <w:bottom w:val="nil"/>
              <w:right w:val="nil"/>
            </w:tcBorders>
            <w:noWrap/>
            <w:vAlign w:val="bottom"/>
            <w:hideMark/>
          </w:tcPr>
          <w:p w14:paraId="69B224D6" w14:textId="77777777" w:rsidR="00D31374" w:rsidRDefault="00D31374">
            <w:pPr>
              <w:rPr>
                <w:rFonts w:ascii="Arial" w:hAnsi="Arial" w:cs="Arial"/>
                <w:sz w:val="16"/>
                <w:szCs w:val="16"/>
              </w:rPr>
            </w:pPr>
            <w:r>
              <w:rPr>
                <w:rFonts w:ascii="Arial" w:hAnsi="Arial" w:cs="Arial"/>
                <w:sz w:val="16"/>
                <w:szCs w:val="16"/>
              </w:rPr>
              <w:t xml:space="preserve">VWA_TRANSPORTLEIDING </w:t>
            </w:r>
          </w:p>
        </w:tc>
      </w:tr>
      <w:tr w:rsidR="00D31374" w14:paraId="7D2878A6" w14:textId="77777777" w:rsidTr="00D31374">
        <w:trPr>
          <w:trHeight w:val="255"/>
        </w:trPr>
        <w:tc>
          <w:tcPr>
            <w:tcW w:w="8560" w:type="dxa"/>
            <w:tcBorders>
              <w:top w:val="nil"/>
              <w:left w:val="nil"/>
              <w:bottom w:val="nil"/>
              <w:right w:val="nil"/>
            </w:tcBorders>
            <w:noWrap/>
            <w:vAlign w:val="bottom"/>
            <w:hideMark/>
          </w:tcPr>
          <w:p w14:paraId="04F66FB7" w14:textId="77777777" w:rsidR="00D31374" w:rsidRDefault="00D31374">
            <w:pPr>
              <w:rPr>
                <w:rFonts w:ascii="Arial" w:hAnsi="Arial" w:cs="Arial"/>
                <w:sz w:val="16"/>
                <w:szCs w:val="16"/>
              </w:rPr>
            </w:pPr>
          </w:p>
        </w:tc>
      </w:tr>
      <w:tr w:rsidR="00D31374" w14:paraId="42282014" w14:textId="77777777" w:rsidTr="00D31374">
        <w:trPr>
          <w:trHeight w:val="270"/>
        </w:trPr>
        <w:tc>
          <w:tcPr>
            <w:tcW w:w="8560" w:type="dxa"/>
            <w:tcBorders>
              <w:top w:val="nil"/>
              <w:left w:val="nil"/>
              <w:bottom w:val="single" w:sz="8" w:space="0" w:color="95B3D7"/>
              <w:right w:val="nil"/>
            </w:tcBorders>
            <w:noWrap/>
            <w:vAlign w:val="bottom"/>
            <w:hideMark/>
          </w:tcPr>
          <w:p w14:paraId="14A968DA"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VH - </w:t>
            </w:r>
            <w:proofErr w:type="spellStart"/>
            <w:r>
              <w:rPr>
                <w:rFonts w:ascii="Verdana" w:hAnsi="Verdana" w:cs="Arial"/>
                <w:b/>
                <w:bCs/>
                <w:color w:val="1F497D"/>
                <w:sz w:val="16"/>
                <w:szCs w:val="16"/>
              </w:rPr>
              <w:t>VerHardingen</w:t>
            </w:r>
            <w:proofErr w:type="spellEnd"/>
          </w:p>
        </w:tc>
      </w:tr>
      <w:tr w:rsidR="00D31374" w14:paraId="3A077F8B" w14:textId="77777777" w:rsidTr="00D31374">
        <w:trPr>
          <w:trHeight w:val="255"/>
        </w:trPr>
        <w:tc>
          <w:tcPr>
            <w:tcW w:w="8560" w:type="dxa"/>
            <w:tcBorders>
              <w:top w:val="nil"/>
              <w:left w:val="nil"/>
              <w:bottom w:val="nil"/>
              <w:right w:val="nil"/>
            </w:tcBorders>
            <w:noWrap/>
            <w:vAlign w:val="bottom"/>
            <w:hideMark/>
          </w:tcPr>
          <w:p w14:paraId="1863718A" w14:textId="77777777" w:rsidR="00D31374" w:rsidRDefault="00D31374">
            <w:pPr>
              <w:rPr>
                <w:rFonts w:ascii="Arial" w:hAnsi="Arial" w:cs="Arial"/>
                <w:sz w:val="16"/>
                <w:szCs w:val="16"/>
              </w:rPr>
            </w:pPr>
            <w:r>
              <w:rPr>
                <w:rFonts w:ascii="Arial" w:hAnsi="Arial" w:cs="Arial"/>
                <w:sz w:val="16"/>
                <w:szCs w:val="16"/>
              </w:rPr>
              <w:t xml:space="preserve">GOOT </w:t>
            </w:r>
          </w:p>
        </w:tc>
      </w:tr>
      <w:tr w:rsidR="00D31374" w14:paraId="4EE10CA6" w14:textId="77777777" w:rsidTr="00D31374">
        <w:trPr>
          <w:trHeight w:val="255"/>
        </w:trPr>
        <w:tc>
          <w:tcPr>
            <w:tcW w:w="8560" w:type="dxa"/>
            <w:tcBorders>
              <w:top w:val="nil"/>
              <w:left w:val="nil"/>
              <w:bottom w:val="nil"/>
              <w:right w:val="nil"/>
            </w:tcBorders>
            <w:noWrap/>
            <w:vAlign w:val="bottom"/>
            <w:hideMark/>
          </w:tcPr>
          <w:p w14:paraId="4CB4CB1E" w14:textId="77777777" w:rsidR="00D31374" w:rsidRDefault="00D31374">
            <w:pPr>
              <w:rPr>
                <w:rFonts w:ascii="Arial" w:hAnsi="Arial" w:cs="Arial"/>
                <w:sz w:val="16"/>
                <w:szCs w:val="16"/>
              </w:rPr>
            </w:pPr>
            <w:r>
              <w:rPr>
                <w:rFonts w:ascii="Arial" w:hAnsi="Arial" w:cs="Arial"/>
                <w:sz w:val="16"/>
                <w:szCs w:val="16"/>
              </w:rPr>
              <w:t xml:space="preserve">KANTOPSLUITING </w:t>
            </w:r>
          </w:p>
        </w:tc>
      </w:tr>
      <w:tr w:rsidR="00D31374" w14:paraId="19648174" w14:textId="77777777" w:rsidTr="00D31374">
        <w:trPr>
          <w:trHeight w:val="255"/>
        </w:trPr>
        <w:tc>
          <w:tcPr>
            <w:tcW w:w="8560" w:type="dxa"/>
            <w:tcBorders>
              <w:top w:val="nil"/>
              <w:left w:val="nil"/>
              <w:bottom w:val="nil"/>
              <w:right w:val="nil"/>
            </w:tcBorders>
            <w:noWrap/>
            <w:vAlign w:val="bottom"/>
            <w:hideMark/>
          </w:tcPr>
          <w:p w14:paraId="2AAF1279" w14:textId="77777777" w:rsidR="00D31374" w:rsidRDefault="00D31374">
            <w:pPr>
              <w:rPr>
                <w:rFonts w:ascii="Arial" w:hAnsi="Arial" w:cs="Arial"/>
                <w:sz w:val="16"/>
                <w:szCs w:val="16"/>
              </w:rPr>
            </w:pPr>
            <w:r>
              <w:rPr>
                <w:rFonts w:ascii="Arial" w:hAnsi="Arial" w:cs="Arial"/>
                <w:sz w:val="16"/>
                <w:szCs w:val="16"/>
              </w:rPr>
              <w:t xml:space="preserve">KANTOPSLUITING_GAZONBAND </w:t>
            </w:r>
          </w:p>
        </w:tc>
      </w:tr>
      <w:tr w:rsidR="00D31374" w14:paraId="4FC93863" w14:textId="77777777" w:rsidTr="00D31374">
        <w:trPr>
          <w:trHeight w:val="255"/>
        </w:trPr>
        <w:tc>
          <w:tcPr>
            <w:tcW w:w="8560" w:type="dxa"/>
            <w:tcBorders>
              <w:top w:val="nil"/>
              <w:left w:val="nil"/>
              <w:bottom w:val="nil"/>
              <w:right w:val="nil"/>
            </w:tcBorders>
            <w:noWrap/>
            <w:vAlign w:val="bottom"/>
            <w:hideMark/>
          </w:tcPr>
          <w:p w14:paraId="3FC6FC48" w14:textId="77777777" w:rsidR="00D31374" w:rsidRDefault="00D31374">
            <w:pPr>
              <w:rPr>
                <w:rFonts w:ascii="Arial" w:hAnsi="Arial" w:cs="Arial"/>
                <w:sz w:val="16"/>
                <w:szCs w:val="16"/>
              </w:rPr>
            </w:pPr>
            <w:r>
              <w:rPr>
                <w:rFonts w:ascii="Arial" w:hAnsi="Arial" w:cs="Arial"/>
                <w:sz w:val="16"/>
                <w:szCs w:val="16"/>
              </w:rPr>
              <w:t xml:space="preserve">KANTOPSLUITING_INRITBAND </w:t>
            </w:r>
          </w:p>
        </w:tc>
      </w:tr>
      <w:tr w:rsidR="00D31374" w14:paraId="0C49D2D9" w14:textId="77777777" w:rsidTr="00D31374">
        <w:trPr>
          <w:trHeight w:val="255"/>
        </w:trPr>
        <w:tc>
          <w:tcPr>
            <w:tcW w:w="8560" w:type="dxa"/>
            <w:tcBorders>
              <w:top w:val="nil"/>
              <w:left w:val="nil"/>
              <w:bottom w:val="nil"/>
              <w:right w:val="nil"/>
            </w:tcBorders>
            <w:noWrap/>
            <w:vAlign w:val="bottom"/>
            <w:hideMark/>
          </w:tcPr>
          <w:p w14:paraId="75850CD2" w14:textId="77777777" w:rsidR="00D31374" w:rsidRDefault="00D31374">
            <w:pPr>
              <w:rPr>
                <w:rFonts w:ascii="Arial" w:hAnsi="Arial" w:cs="Arial"/>
                <w:sz w:val="16"/>
                <w:szCs w:val="16"/>
              </w:rPr>
            </w:pPr>
            <w:r>
              <w:rPr>
                <w:rFonts w:ascii="Arial" w:hAnsi="Arial" w:cs="Arial"/>
                <w:sz w:val="16"/>
                <w:szCs w:val="16"/>
              </w:rPr>
              <w:t xml:space="preserve">KANTOPSLUITING_OPSLUITBAND </w:t>
            </w:r>
          </w:p>
        </w:tc>
      </w:tr>
      <w:tr w:rsidR="00D31374" w14:paraId="03A53015" w14:textId="77777777" w:rsidTr="00D31374">
        <w:trPr>
          <w:trHeight w:val="255"/>
        </w:trPr>
        <w:tc>
          <w:tcPr>
            <w:tcW w:w="8560" w:type="dxa"/>
            <w:tcBorders>
              <w:top w:val="nil"/>
              <w:left w:val="nil"/>
              <w:bottom w:val="nil"/>
              <w:right w:val="nil"/>
            </w:tcBorders>
            <w:noWrap/>
            <w:vAlign w:val="bottom"/>
            <w:hideMark/>
          </w:tcPr>
          <w:p w14:paraId="072A7A5F" w14:textId="77777777" w:rsidR="00D31374" w:rsidRDefault="00D31374">
            <w:pPr>
              <w:rPr>
                <w:rFonts w:ascii="Arial" w:hAnsi="Arial" w:cs="Arial"/>
                <w:sz w:val="16"/>
                <w:szCs w:val="16"/>
              </w:rPr>
            </w:pPr>
            <w:r>
              <w:rPr>
                <w:rFonts w:ascii="Arial" w:hAnsi="Arial" w:cs="Arial"/>
                <w:sz w:val="16"/>
                <w:szCs w:val="16"/>
              </w:rPr>
              <w:t xml:space="preserve">KANTOPSLUITING_TROTTOIRBAND </w:t>
            </w:r>
          </w:p>
        </w:tc>
      </w:tr>
      <w:tr w:rsidR="00D31374" w14:paraId="6D5349A6" w14:textId="77777777" w:rsidTr="00D31374">
        <w:trPr>
          <w:trHeight w:val="255"/>
        </w:trPr>
        <w:tc>
          <w:tcPr>
            <w:tcW w:w="8560" w:type="dxa"/>
            <w:tcBorders>
              <w:top w:val="nil"/>
              <w:left w:val="nil"/>
              <w:bottom w:val="nil"/>
              <w:right w:val="nil"/>
            </w:tcBorders>
            <w:noWrap/>
            <w:vAlign w:val="bottom"/>
            <w:hideMark/>
          </w:tcPr>
          <w:p w14:paraId="7332577D" w14:textId="77777777" w:rsidR="00D31374" w:rsidRDefault="00D31374">
            <w:pPr>
              <w:rPr>
                <w:rFonts w:ascii="Arial" w:hAnsi="Arial" w:cs="Arial"/>
                <w:sz w:val="16"/>
                <w:szCs w:val="16"/>
              </w:rPr>
            </w:pPr>
            <w:r>
              <w:rPr>
                <w:rFonts w:ascii="Arial" w:hAnsi="Arial" w:cs="Arial"/>
                <w:sz w:val="16"/>
                <w:szCs w:val="16"/>
              </w:rPr>
              <w:t xml:space="preserve">MATERIAALGRENS </w:t>
            </w:r>
          </w:p>
        </w:tc>
      </w:tr>
      <w:tr w:rsidR="00D31374" w14:paraId="5DC8A7E0" w14:textId="77777777" w:rsidTr="00D31374">
        <w:trPr>
          <w:trHeight w:val="255"/>
        </w:trPr>
        <w:tc>
          <w:tcPr>
            <w:tcW w:w="8560" w:type="dxa"/>
            <w:tcBorders>
              <w:top w:val="nil"/>
              <w:left w:val="nil"/>
              <w:bottom w:val="nil"/>
              <w:right w:val="nil"/>
            </w:tcBorders>
            <w:noWrap/>
            <w:vAlign w:val="bottom"/>
            <w:hideMark/>
          </w:tcPr>
          <w:p w14:paraId="2F3D4D3B" w14:textId="77777777" w:rsidR="00D31374" w:rsidRDefault="00D31374">
            <w:pPr>
              <w:rPr>
                <w:rFonts w:ascii="Arial" w:hAnsi="Arial" w:cs="Arial"/>
                <w:sz w:val="16"/>
                <w:szCs w:val="16"/>
              </w:rPr>
            </w:pPr>
            <w:r>
              <w:rPr>
                <w:rFonts w:ascii="Arial" w:hAnsi="Arial" w:cs="Arial"/>
                <w:sz w:val="16"/>
                <w:szCs w:val="16"/>
              </w:rPr>
              <w:t xml:space="preserve">ONVERHARD </w:t>
            </w:r>
          </w:p>
        </w:tc>
      </w:tr>
      <w:tr w:rsidR="00D31374" w14:paraId="3D84AF56" w14:textId="77777777" w:rsidTr="00D31374">
        <w:trPr>
          <w:trHeight w:val="255"/>
        </w:trPr>
        <w:tc>
          <w:tcPr>
            <w:tcW w:w="8560" w:type="dxa"/>
            <w:tcBorders>
              <w:top w:val="nil"/>
              <w:left w:val="nil"/>
              <w:bottom w:val="nil"/>
              <w:right w:val="nil"/>
            </w:tcBorders>
            <w:noWrap/>
            <w:vAlign w:val="bottom"/>
            <w:hideMark/>
          </w:tcPr>
          <w:p w14:paraId="75DD153D" w14:textId="77777777" w:rsidR="00D31374" w:rsidRDefault="00D31374">
            <w:pPr>
              <w:rPr>
                <w:rFonts w:ascii="Arial" w:hAnsi="Arial" w:cs="Arial"/>
                <w:sz w:val="16"/>
                <w:szCs w:val="16"/>
              </w:rPr>
            </w:pPr>
            <w:r>
              <w:rPr>
                <w:rFonts w:ascii="Arial" w:hAnsi="Arial" w:cs="Arial"/>
                <w:sz w:val="16"/>
                <w:szCs w:val="16"/>
              </w:rPr>
              <w:t xml:space="preserve">VERHARDING </w:t>
            </w:r>
          </w:p>
        </w:tc>
      </w:tr>
      <w:tr w:rsidR="00D31374" w14:paraId="15516FE9" w14:textId="77777777" w:rsidTr="00D31374">
        <w:trPr>
          <w:trHeight w:val="255"/>
        </w:trPr>
        <w:tc>
          <w:tcPr>
            <w:tcW w:w="8560" w:type="dxa"/>
            <w:tcBorders>
              <w:top w:val="nil"/>
              <w:left w:val="nil"/>
              <w:bottom w:val="nil"/>
              <w:right w:val="nil"/>
            </w:tcBorders>
            <w:noWrap/>
            <w:vAlign w:val="bottom"/>
            <w:hideMark/>
          </w:tcPr>
          <w:p w14:paraId="2647388E" w14:textId="77777777" w:rsidR="00D31374" w:rsidRDefault="00D31374">
            <w:pPr>
              <w:rPr>
                <w:rFonts w:ascii="Arial" w:hAnsi="Arial" w:cs="Arial"/>
                <w:sz w:val="16"/>
                <w:szCs w:val="16"/>
              </w:rPr>
            </w:pPr>
            <w:r>
              <w:rPr>
                <w:rFonts w:ascii="Arial" w:hAnsi="Arial" w:cs="Arial"/>
                <w:sz w:val="16"/>
                <w:szCs w:val="16"/>
              </w:rPr>
              <w:t xml:space="preserve">VERHARDING_ASFALT </w:t>
            </w:r>
          </w:p>
        </w:tc>
      </w:tr>
      <w:tr w:rsidR="00D31374" w14:paraId="3DD6D458" w14:textId="77777777" w:rsidTr="00D31374">
        <w:trPr>
          <w:trHeight w:val="255"/>
        </w:trPr>
        <w:tc>
          <w:tcPr>
            <w:tcW w:w="8560" w:type="dxa"/>
            <w:tcBorders>
              <w:top w:val="nil"/>
              <w:left w:val="nil"/>
              <w:bottom w:val="nil"/>
              <w:right w:val="nil"/>
            </w:tcBorders>
            <w:noWrap/>
            <w:vAlign w:val="bottom"/>
            <w:hideMark/>
          </w:tcPr>
          <w:p w14:paraId="703F0CB1" w14:textId="77777777" w:rsidR="00D31374" w:rsidRDefault="00D31374">
            <w:pPr>
              <w:rPr>
                <w:rFonts w:ascii="Arial" w:hAnsi="Arial" w:cs="Arial"/>
                <w:sz w:val="16"/>
                <w:szCs w:val="16"/>
              </w:rPr>
            </w:pPr>
            <w:r>
              <w:rPr>
                <w:rFonts w:ascii="Arial" w:hAnsi="Arial" w:cs="Arial"/>
                <w:sz w:val="16"/>
                <w:szCs w:val="16"/>
              </w:rPr>
              <w:t xml:space="preserve">VERHARDING_BETONSTRAATSTEEN </w:t>
            </w:r>
          </w:p>
        </w:tc>
      </w:tr>
      <w:tr w:rsidR="00D31374" w14:paraId="220E3391" w14:textId="77777777" w:rsidTr="00D31374">
        <w:trPr>
          <w:trHeight w:val="255"/>
        </w:trPr>
        <w:tc>
          <w:tcPr>
            <w:tcW w:w="8560" w:type="dxa"/>
            <w:tcBorders>
              <w:top w:val="nil"/>
              <w:left w:val="nil"/>
              <w:bottom w:val="nil"/>
              <w:right w:val="nil"/>
            </w:tcBorders>
            <w:noWrap/>
            <w:vAlign w:val="bottom"/>
            <w:hideMark/>
          </w:tcPr>
          <w:p w14:paraId="759CF920" w14:textId="77777777" w:rsidR="00D31374" w:rsidRDefault="00D31374">
            <w:pPr>
              <w:rPr>
                <w:rFonts w:ascii="Arial" w:hAnsi="Arial" w:cs="Arial"/>
                <w:sz w:val="16"/>
                <w:szCs w:val="16"/>
              </w:rPr>
            </w:pPr>
            <w:r>
              <w:rPr>
                <w:rFonts w:ascii="Arial" w:hAnsi="Arial" w:cs="Arial"/>
                <w:sz w:val="16"/>
                <w:szCs w:val="16"/>
              </w:rPr>
              <w:t xml:space="preserve">VERHARDING_FLOWBLOCK </w:t>
            </w:r>
          </w:p>
        </w:tc>
      </w:tr>
      <w:tr w:rsidR="00D31374" w14:paraId="5C64806B" w14:textId="77777777" w:rsidTr="00D31374">
        <w:trPr>
          <w:trHeight w:val="255"/>
        </w:trPr>
        <w:tc>
          <w:tcPr>
            <w:tcW w:w="8560" w:type="dxa"/>
            <w:tcBorders>
              <w:top w:val="nil"/>
              <w:left w:val="nil"/>
              <w:bottom w:val="nil"/>
              <w:right w:val="nil"/>
            </w:tcBorders>
            <w:noWrap/>
            <w:vAlign w:val="bottom"/>
            <w:hideMark/>
          </w:tcPr>
          <w:p w14:paraId="15DD0DBB" w14:textId="77777777" w:rsidR="00D31374" w:rsidRDefault="00D31374">
            <w:pPr>
              <w:rPr>
                <w:rFonts w:ascii="Arial" w:hAnsi="Arial" w:cs="Arial"/>
                <w:sz w:val="16"/>
                <w:szCs w:val="16"/>
              </w:rPr>
            </w:pPr>
            <w:r>
              <w:rPr>
                <w:rFonts w:ascii="Arial" w:hAnsi="Arial" w:cs="Arial"/>
                <w:sz w:val="16"/>
                <w:szCs w:val="16"/>
              </w:rPr>
              <w:t xml:space="preserve">VERHARDING_GESLOTEN </w:t>
            </w:r>
          </w:p>
        </w:tc>
      </w:tr>
      <w:tr w:rsidR="00D31374" w14:paraId="7FF03FDE" w14:textId="77777777" w:rsidTr="00D31374">
        <w:trPr>
          <w:trHeight w:val="255"/>
        </w:trPr>
        <w:tc>
          <w:tcPr>
            <w:tcW w:w="8560" w:type="dxa"/>
            <w:tcBorders>
              <w:top w:val="nil"/>
              <w:left w:val="nil"/>
              <w:bottom w:val="nil"/>
              <w:right w:val="nil"/>
            </w:tcBorders>
            <w:noWrap/>
            <w:vAlign w:val="bottom"/>
            <w:hideMark/>
          </w:tcPr>
          <w:p w14:paraId="169F7FA3" w14:textId="77777777" w:rsidR="00D31374" w:rsidRDefault="00D31374">
            <w:pPr>
              <w:rPr>
                <w:rFonts w:ascii="Arial" w:hAnsi="Arial" w:cs="Arial"/>
                <w:sz w:val="16"/>
                <w:szCs w:val="16"/>
              </w:rPr>
            </w:pPr>
            <w:r>
              <w:rPr>
                <w:rFonts w:ascii="Arial" w:hAnsi="Arial" w:cs="Arial"/>
                <w:sz w:val="16"/>
                <w:szCs w:val="16"/>
              </w:rPr>
              <w:t xml:space="preserve">VERHARDING_GRASBETONSTEEN </w:t>
            </w:r>
          </w:p>
        </w:tc>
      </w:tr>
      <w:tr w:rsidR="00D31374" w14:paraId="297B4780" w14:textId="77777777" w:rsidTr="00D31374">
        <w:trPr>
          <w:trHeight w:val="255"/>
        </w:trPr>
        <w:tc>
          <w:tcPr>
            <w:tcW w:w="8560" w:type="dxa"/>
            <w:tcBorders>
              <w:top w:val="nil"/>
              <w:left w:val="nil"/>
              <w:bottom w:val="nil"/>
              <w:right w:val="nil"/>
            </w:tcBorders>
            <w:noWrap/>
            <w:vAlign w:val="bottom"/>
            <w:hideMark/>
          </w:tcPr>
          <w:p w14:paraId="3ECF1592" w14:textId="77777777" w:rsidR="00D31374" w:rsidRDefault="00D31374">
            <w:pPr>
              <w:rPr>
                <w:rFonts w:ascii="Arial" w:hAnsi="Arial" w:cs="Arial"/>
                <w:sz w:val="16"/>
                <w:szCs w:val="16"/>
              </w:rPr>
            </w:pPr>
            <w:r>
              <w:rPr>
                <w:rFonts w:ascii="Arial" w:hAnsi="Arial" w:cs="Arial"/>
                <w:sz w:val="16"/>
                <w:szCs w:val="16"/>
              </w:rPr>
              <w:t xml:space="preserve">VERHARDING_GRASPLAAT </w:t>
            </w:r>
          </w:p>
        </w:tc>
      </w:tr>
      <w:tr w:rsidR="00D31374" w14:paraId="41934B46" w14:textId="77777777" w:rsidTr="00D31374">
        <w:trPr>
          <w:trHeight w:val="255"/>
        </w:trPr>
        <w:tc>
          <w:tcPr>
            <w:tcW w:w="8560" w:type="dxa"/>
            <w:tcBorders>
              <w:top w:val="nil"/>
              <w:left w:val="nil"/>
              <w:bottom w:val="nil"/>
              <w:right w:val="nil"/>
            </w:tcBorders>
            <w:noWrap/>
            <w:vAlign w:val="bottom"/>
            <w:hideMark/>
          </w:tcPr>
          <w:p w14:paraId="7972BB95" w14:textId="77777777" w:rsidR="00D31374" w:rsidRDefault="00D31374">
            <w:pPr>
              <w:rPr>
                <w:rFonts w:ascii="Arial" w:hAnsi="Arial" w:cs="Arial"/>
                <w:sz w:val="16"/>
                <w:szCs w:val="16"/>
              </w:rPr>
            </w:pPr>
            <w:r>
              <w:rPr>
                <w:rFonts w:ascii="Arial" w:hAnsi="Arial" w:cs="Arial"/>
                <w:sz w:val="16"/>
                <w:szCs w:val="16"/>
              </w:rPr>
              <w:t xml:space="preserve">VERHARDING_HALFOPEN </w:t>
            </w:r>
          </w:p>
        </w:tc>
      </w:tr>
      <w:tr w:rsidR="00D31374" w14:paraId="19BFE3E5" w14:textId="77777777" w:rsidTr="00D31374">
        <w:trPr>
          <w:trHeight w:val="255"/>
        </w:trPr>
        <w:tc>
          <w:tcPr>
            <w:tcW w:w="8560" w:type="dxa"/>
            <w:tcBorders>
              <w:top w:val="nil"/>
              <w:left w:val="nil"/>
              <w:bottom w:val="nil"/>
              <w:right w:val="nil"/>
            </w:tcBorders>
            <w:noWrap/>
            <w:vAlign w:val="bottom"/>
            <w:hideMark/>
          </w:tcPr>
          <w:p w14:paraId="4ABB97EB" w14:textId="77777777" w:rsidR="00D31374" w:rsidRDefault="00D31374">
            <w:pPr>
              <w:rPr>
                <w:rFonts w:ascii="Arial" w:hAnsi="Arial" w:cs="Arial"/>
                <w:sz w:val="16"/>
                <w:szCs w:val="16"/>
              </w:rPr>
            </w:pPr>
            <w:r>
              <w:rPr>
                <w:rFonts w:ascii="Arial" w:hAnsi="Arial" w:cs="Arial"/>
                <w:sz w:val="16"/>
                <w:szCs w:val="16"/>
              </w:rPr>
              <w:t xml:space="preserve">VERHARDING_KNIPLIJN </w:t>
            </w:r>
          </w:p>
        </w:tc>
      </w:tr>
      <w:tr w:rsidR="00D31374" w14:paraId="38AAF769" w14:textId="77777777" w:rsidTr="00D31374">
        <w:trPr>
          <w:trHeight w:val="255"/>
        </w:trPr>
        <w:tc>
          <w:tcPr>
            <w:tcW w:w="8560" w:type="dxa"/>
            <w:tcBorders>
              <w:top w:val="nil"/>
              <w:left w:val="nil"/>
              <w:bottom w:val="nil"/>
              <w:right w:val="nil"/>
            </w:tcBorders>
            <w:noWrap/>
            <w:vAlign w:val="bottom"/>
            <w:hideMark/>
          </w:tcPr>
          <w:p w14:paraId="719693A4" w14:textId="77777777" w:rsidR="00D31374" w:rsidRDefault="00D31374">
            <w:pPr>
              <w:rPr>
                <w:rFonts w:ascii="Arial" w:hAnsi="Arial" w:cs="Arial"/>
                <w:sz w:val="16"/>
                <w:szCs w:val="16"/>
              </w:rPr>
            </w:pPr>
            <w:r>
              <w:rPr>
                <w:rFonts w:ascii="Arial" w:hAnsi="Arial" w:cs="Arial"/>
                <w:sz w:val="16"/>
                <w:szCs w:val="16"/>
              </w:rPr>
              <w:t xml:space="preserve">VERHARDING_OPEN </w:t>
            </w:r>
          </w:p>
        </w:tc>
      </w:tr>
      <w:tr w:rsidR="00D31374" w14:paraId="30163E91" w14:textId="77777777" w:rsidTr="00D31374">
        <w:trPr>
          <w:trHeight w:val="255"/>
        </w:trPr>
        <w:tc>
          <w:tcPr>
            <w:tcW w:w="8560" w:type="dxa"/>
            <w:tcBorders>
              <w:top w:val="nil"/>
              <w:left w:val="nil"/>
              <w:bottom w:val="nil"/>
              <w:right w:val="nil"/>
            </w:tcBorders>
            <w:noWrap/>
            <w:vAlign w:val="bottom"/>
            <w:hideMark/>
          </w:tcPr>
          <w:p w14:paraId="11E2424D" w14:textId="77777777" w:rsidR="00D31374" w:rsidRDefault="00D31374">
            <w:pPr>
              <w:rPr>
                <w:rFonts w:ascii="Arial" w:hAnsi="Arial" w:cs="Arial"/>
                <w:sz w:val="16"/>
                <w:szCs w:val="16"/>
              </w:rPr>
            </w:pPr>
          </w:p>
        </w:tc>
      </w:tr>
      <w:tr w:rsidR="00D31374" w14:paraId="082448C9" w14:textId="77777777" w:rsidTr="00D31374">
        <w:trPr>
          <w:trHeight w:val="270"/>
        </w:trPr>
        <w:tc>
          <w:tcPr>
            <w:tcW w:w="8560" w:type="dxa"/>
            <w:tcBorders>
              <w:top w:val="nil"/>
              <w:left w:val="nil"/>
              <w:bottom w:val="single" w:sz="8" w:space="0" w:color="95B3D7"/>
              <w:right w:val="nil"/>
            </w:tcBorders>
            <w:noWrap/>
            <w:vAlign w:val="bottom"/>
            <w:hideMark/>
          </w:tcPr>
          <w:p w14:paraId="606B1C29"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VW - </w:t>
            </w:r>
            <w:proofErr w:type="spellStart"/>
            <w:r>
              <w:rPr>
                <w:rFonts w:ascii="Verdana" w:hAnsi="Verdana" w:cs="Arial"/>
                <w:b/>
                <w:bCs/>
                <w:color w:val="1F497D"/>
                <w:sz w:val="16"/>
                <w:szCs w:val="16"/>
              </w:rPr>
              <w:t>Verkeerdkunde</w:t>
            </w:r>
            <w:proofErr w:type="spellEnd"/>
            <w:r>
              <w:rPr>
                <w:rFonts w:ascii="Verdana" w:hAnsi="Verdana" w:cs="Arial"/>
                <w:b/>
                <w:bCs/>
                <w:color w:val="1F497D"/>
                <w:sz w:val="16"/>
                <w:szCs w:val="16"/>
              </w:rPr>
              <w:t xml:space="preserve"> Wegen</w:t>
            </w:r>
          </w:p>
        </w:tc>
      </w:tr>
      <w:tr w:rsidR="00D31374" w14:paraId="3856C4A4" w14:textId="77777777" w:rsidTr="00D31374">
        <w:trPr>
          <w:trHeight w:val="255"/>
        </w:trPr>
        <w:tc>
          <w:tcPr>
            <w:tcW w:w="8560" w:type="dxa"/>
            <w:tcBorders>
              <w:top w:val="nil"/>
              <w:left w:val="nil"/>
              <w:bottom w:val="nil"/>
              <w:right w:val="nil"/>
            </w:tcBorders>
            <w:noWrap/>
            <w:vAlign w:val="bottom"/>
            <w:hideMark/>
          </w:tcPr>
          <w:p w14:paraId="7308EC1B" w14:textId="77777777" w:rsidR="00D31374" w:rsidRDefault="00D31374">
            <w:pPr>
              <w:rPr>
                <w:rFonts w:ascii="Arial" w:hAnsi="Arial" w:cs="Arial"/>
                <w:sz w:val="16"/>
                <w:szCs w:val="16"/>
              </w:rPr>
            </w:pPr>
            <w:r>
              <w:rPr>
                <w:rFonts w:ascii="Arial" w:hAnsi="Arial" w:cs="Arial"/>
                <w:sz w:val="16"/>
                <w:szCs w:val="16"/>
              </w:rPr>
              <w:t xml:space="preserve">AFZETTING_POLLER </w:t>
            </w:r>
          </w:p>
        </w:tc>
      </w:tr>
      <w:tr w:rsidR="00D31374" w14:paraId="0A83F0E5" w14:textId="77777777" w:rsidTr="00D31374">
        <w:trPr>
          <w:trHeight w:val="255"/>
        </w:trPr>
        <w:tc>
          <w:tcPr>
            <w:tcW w:w="8560" w:type="dxa"/>
            <w:tcBorders>
              <w:top w:val="nil"/>
              <w:left w:val="nil"/>
              <w:bottom w:val="nil"/>
              <w:right w:val="nil"/>
            </w:tcBorders>
            <w:noWrap/>
            <w:vAlign w:val="bottom"/>
            <w:hideMark/>
          </w:tcPr>
          <w:p w14:paraId="73C292BA" w14:textId="77777777" w:rsidR="00D31374" w:rsidRDefault="00D31374">
            <w:pPr>
              <w:rPr>
                <w:rFonts w:ascii="Arial" w:hAnsi="Arial" w:cs="Arial"/>
                <w:sz w:val="16"/>
                <w:szCs w:val="16"/>
              </w:rPr>
            </w:pPr>
            <w:r>
              <w:rPr>
                <w:rFonts w:ascii="Arial" w:hAnsi="Arial" w:cs="Arial"/>
                <w:sz w:val="16"/>
                <w:szCs w:val="16"/>
              </w:rPr>
              <w:t xml:space="preserve">AFZETTING_POLLER_BEWEEGBAAR </w:t>
            </w:r>
          </w:p>
        </w:tc>
      </w:tr>
      <w:tr w:rsidR="00D31374" w14:paraId="2FDF52B1" w14:textId="77777777" w:rsidTr="00D31374">
        <w:trPr>
          <w:trHeight w:val="255"/>
        </w:trPr>
        <w:tc>
          <w:tcPr>
            <w:tcW w:w="8560" w:type="dxa"/>
            <w:tcBorders>
              <w:top w:val="nil"/>
              <w:left w:val="nil"/>
              <w:bottom w:val="nil"/>
              <w:right w:val="nil"/>
            </w:tcBorders>
            <w:noWrap/>
            <w:vAlign w:val="bottom"/>
            <w:hideMark/>
          </w:tcPr>
          <w:p w14:paraId="02BD3678" w14:textId="77777777" w:rsidR="00D31374" w:rsidRDefault="00D31374">
            <w:pPr>
              <w:rPr>
                <w:rFonts w:ascii="Arial" w:hAnsi="Arial" w:cs="Arial"/>
                <w:sz w:val="16"/>
                <w:szCs w:val="16"/>
              </w:rPr>
            </w:pPr>
            <w:r>
              <w:rPr>
                <w:rFonts w:ascii="Arial" w:hAnsi="Arial" w:cs="Arial"/>
                <w:sz w:val="16"/>
                <w:szCs w:val="16"/>
              </w:rPr>
              <w:t xml:space="preserve">AFZETTING_POLLER_PUT </w:t>
            </w:r>
          </w:p>
        </w:tc>
      </w:tr>
      <w:tr w:rsidR="00D31374" w14:paraId="711D76CF" w14:textId="77777777" w:rsidTr="00D31374">
        <w:trPr>
          <w:trHeight w:val="255"/>
        </w:trPr>
        <w:tc>
          <w:tcPr>
            <w:tcW w:w="8560" w:type="dxa"/>
            <w:tcBorders>
              <w:top w:val="nil"/>
              <w:left w:val="nil"/>
              <w:bottom w:val="nil"/>
              <w:right w:val="nil"/>
            </w:tcBorders>
            <w:noWrap/>
            <w:vAlign w:val="bottom"/>
            <w:hideMark/>
          </w:tcPr>
          <w:p w14:paraId="25741384" w14:textId="77777777" w:rsidR="00D31374" w:rsidRDefault="00D31374">
            <w:pPr>
              <w:rPr>
                <w:rFonts w:ascii="Arial" w:hAnsi="Arial" w:cs="Arial"/>
                <w:sz w:val="16"/>
                <w:szCs w:val="16"/>
              </w:rPr>
            </w:pPr>
            <w:r>
              <w:rPr>
                <w:rFonts w:ascii="Arial" w:hAnsi="Arial" w:cs="Arial"/>
                <w:sz w:val="16"/>
                <w:szCs w:val="16"/>
              </w:rPr>
              <w:t xml:space="preserve">AFZETTING_POLLER_SCANPAAL </w:t>
            </w:r>
          </w:p>
        </w:tc>
      </w:tr>
      <w:tr w:rsidR="00D31374" w14:paraId="18748DA7" w14:textId="77777777" w:rsidTr="00D31374">
        <w:trPr>
          <w:trHeight w:val="255"/>
        </w:trPr>
        <w:tc>
          <w:tcPr>
            <w:tcW w:w="8560" w:type="dxa"/>
            <w:tcBorders>
              <w:top w:val="nil"/>
              <w:left w:val="nil"/>
              <w:bottom w:val="nil"/>
              <w:right w:val="nil"/>
            </w:tcBorders>
            <w:noWrap/>
            <w:vAlign w:val="bottom"/>
            <w:hideMark/>
          </w:tcPr>
          <w:p w14:paraId="1263C476" w14:textId="77777777" w:rsidR="00D31374" w:rsidRDefault="00D31374">
            <w:pPr>
              <w:rPr>
                <w:rFonts w:ascii="Arial" w:hAnsi="Arial" w:cs="Arial"/>
                <w:sz w:val="16"/>
                <w:szCs w:val="16"/>
              </w:rPr>
            </w:pPr>
            <w:r>
              <w:rPr>
                <w:rFonts w:ascii="Arial" w:hAnsi="Arial" w:cs="Arial"/>
                <w:sz w:val="16"/>
                <w:szCs w:val="16"/>
              </w:rPr>
              <w:t xml:space="preserve">AFZETTING_POLLER_VAST </w:t>
            </w:r>
          </w:p>
        </w:tc>
      </w:tr>
      <w:tr w:rsidR="00D31374" w14:paraId="081D94A8" w14:textId="77777777" w:rsidTr="00D31374">
        <w:trPr>
          <w:trHeight w:val="255"/>
        </w:trPr>
        <w:tc>
          <w:tcPr>
            <w:tcW w:w="8560" w:type="dxa"/>
            <w:tcBorders>
              <w:top w:val="nil"/>
              <w:left w:val="nil"/>
              <w:bottom w:val="nil"/>
              <w:right w:val="nil"/>
            </w:tcBorders>
            <w:noWrap/>
            <w:vAlign w:val="bottom"/>
            <w:hideMark/>
          </w:tcPr>
          <w:p w14:paraId="4A6B0EA4" w14:textId="77777777" w:rsidR="00D31374" w:rsidRDefault="00D31374">
            <w:pPr>
              <w:rPr>
                <w:rFonts w:ascii="Arial" w:hAnsi="Arial" w:cs="Arial"/>
                <w:sz w:val="16"/>
                <w:szCs w:val="16"/>
              </w:rPr>
            </w:pPr>
            <w:r>
              <w:rPr>
                <w:rFonts w:ascii="Arial" w:hAnsi="Arial" w:cs="Arial"/>
                <w:sz w:val="16"/>
                <w:szCs w:val="16"/>
              </w:rPr>
              <w:t xml:space="preserve">BLINDENGELEIDEROUTE </w:t>
            </w:r>
          </w:p>
        </w:tc>
      </w:tr>
      <w:tr w:rsidR="00D31374" w14:paraId="361EDDBD" w14:textId="77777777" w:rsidTr="00D31374">
        <w:trPr>
          <w:trHeight w:val="255"/>
        </w:trPr>
        <w:tc>
          <w:tcPr>
            <w:tcW w:w="8560" w:type="dxa"/>
            <w:tcBorders>
              <w:top w:val="nil"/>
              <w:left w:val="nil"/>
              <w:bottom w:val="nil"/>
              <w:right w:val="nil"/>
            </w:tcBorders>
            <w:noWrap/>
            <w:vAlign w:val="bottom"/>
            <w:hideMark/>
          </w:tcPr>
          <w:p w14:paraId="71DC93CC" w14:textId="77777777" w:rsidR="00D31374" w:rsidRDefault="00D31374">
            <w:pPr>
              <w:rPr>
                <w:rFonts w:ascii="Arial" w:hAnsi="Arial" w:cs="Arial"/>
                <w:sz w:val="16"/>
                <w:szCs w:val="16"/>
              </w:rPr>
            </w:pPr>
            <w:r>
              <w:rPr>
                <w:rFonts w:ascii="Arial" w:hAnsi="Arial" w:cs="Arial"/>
                <w:sz w:val="16"/>
                <w:szCs w:val="16"/>
              </w:rPr>
              <w:t xml:space="preserve">MARKERING </w:t>
            </w:r>
          </w:p>
        </w:tc>
      </w:tr>
      <w:tr w:rsidR="00D31374" w14:paraId="3FB104CB" w14:textId="77777777" w:rsidTr="00D31374">
        <w:trPr>
          <w:trHeight w:val="255"/>
        </w:trPr>
        <w:tc>
          <w:tcPr>
            <w:tcW w:w="8560" w:type="dxa"/>
            <w:tcBorders>
              <w:top w:val="nil"/>
              <w:left w:val="nil"/>
              <w:bottom w:val="nil"/>
              <w:right w:val="nil"/>
            </w:tcBorders>
            <w:noWrap/>
            <w:vAlign w:val="bottom"/>
            <w:hideMark/>
          </w:tcPr>
          <w:p w14:paraId="592D7366" w14:textId="77777777" w:rsidR="00D31374" w:rsidRDefault="00D31374">
            <w:pPr>
              <w:rPr>
                <w:rFonts w:ascii="Arial" w:hAnsi="Arial" w:cs="Arial"/>
                <w:sz w:val="16"/>
                <w:szCs w:val="16"/>
              </w:rPr>
            </w:pPr>
            <w:r>
              <w:rPr>
                <w:rFonts w:ascii="Arial" w:hAnsi="Arial" w:cs="Arial"/>
                <w:sz w:val="16"/>
                <w:szCs w:val="16"/>
              </w:rPr>
              <w:t xml:space="preserve">MARKERING_LANGS_STREEP_11 </w:t>
            </w:r>
          </w:p>
        </w:tc>
      </w:tr>
      <w:tr w:rsidR="00D31374" w14:paraId="1403C16D" w14:textId="77777777" w:rsidTr="00D31374">
        <w:trPr>
          <w:trHeight w:val="255"/>
        </w:trPr>
        <w:tc>
          <w:tcPr>
            <w:tcW w:w="8560" w:type="dxa"/>
            <w:tcBorders>
              <w:top w:val="nil"/>
              <w:left w:val="nil"/>
              <w:bottom w:val="nil"/>
              <w:right w:val="nil"/>
            </w:tcBorders>
            <w:noWrap/>
            <w:vAlign w:val="bottom"/>
            <w:hideMark/>
          </w:tcPr>
          <w:p w14:paraId="0511B970" w14:textId="77777777" w:rsidR="00D31374" w:rsidRDefault="00D31374">
            <w:pPr>
              <w:rPr>
                <w:rFonts w:ascii="Arial" w:hAnsi="Arial" w:cs="Arial"/>
                <w:sz w:val="16"/>
                <w:szCs w:val="16"/>
              </w:rPr>
            </w:pPr>
            <w:r>
              <w:rPr>
                <w:rFonts w:ascii="Arial" w:hAnsi="Arial" w:cs="Arial"/>
                <w:sz w:val="16"/>
                <w:szCs w:val="16"/>
              </w:rPr>
              <w:t xml:space="preserve">MARKERING_LANGS_STREEP_13 </w:t>
            </w:r>
          </w:p>
        </w:tc>
      </w:tr>
      <w:tr w:rsidR="00D31374" w14:paraId="408C6B20" w14:textId="77777777" w:rsidTr="00D31374">
        <w:trPr>
          <w:trHeight w:val="255"/>
        </w:trPr>
        <w:tc>
          <w:tcPr>
            <w:tcW w:w="8560" w:type="dxa"/>
            <w:tcBorders>
              <w:top w:val="nil"/>
              <w:left w:val="nil"/>
              <w:bottom w:val="nil"/>
              <w:right w:val="nil"/>
            </w:tcBorders>
            <w:noWrap/>
            <w:vAlign w:val="bottom"/>
            <w:hideMark/>
          </w:tcPr>
          <w:p w14:paraId="6F202DDD" w14:textId="77777777" w:rsidR="00D31374" w:rsidRDefault="00D31374">
            <w:pPr>
              <w:rPr>
                <w:rFonts w:ascii="Arial" w:hAnsi="Arial" w:cs="Arial"/>
                <w:sz w:val="16"/>
                <w:szCs w:val="16"/>
              </w:rPr>
            </w:pPr>
            <w:r>
              <w:rPr>
                <w:rFonts w:ascii="Arial" w:hAnsi="Arial" w:cs="Arial"/>
                <w:sz w:val="16"/>
                <w:szCs w:val="16"/>
              </w:rPr>
              <w:t xml:space="preserve">MARKERING_LANGS_STREEP_30270 </w:t>
            </w:r>
          </w:p>
        </w:tc>
      </w:tr>
      <w:tr w:rsidR="00D31374" w14:paraId="3C3C26CD" w14:textId="77777777" w:rsidTr="00D31374">
        <w:trPr>
          <w:trHeight w:val="255"/>
        </w:trPr>
        <w:tc>
          <w:tcPr>
            <w:tcW w:w="8560" w:type="dxa"/>
            <w:tcBorders>
              <w:top w:val="nil"/>
              <w:left w:val="nil"/>
              <w:bottom w:val="nil"/>
              <w:right w:val="nil"/>
            </w:tcBorders>
            <w:noWrap/>
            <w:vAlign w:val="bottom"/>
            <w:hideMark/>
          </w:tcPr>
          <w:p w14:paraId="65F67D92" w14:textId="77777777" w:rsidR="00D31374" w:rsidRDefault="00D31374">
            <w:pPr>
              <w:rPr>
                <w:rFonts w:ascii="Arial" w:hAnsi="Arial" w:cs="Arial"/>
                <w:sz w:val="16"/>
                <w:szCs w:val="16"/>
              </w:rPr>
            </w:pPr>
            <w:r>
              <w:rPr>
                <w:rFonts w:ascii="Arial" w:hAnsi="Arial" w:cs="Arial"/>
                <w:sz w:val="16"/>
                <w:szCs w:val="16"/>
              </w:rPr>
              <w:t xml:space="preserve">MARKERING_LANGS_STREEP_31 </w:t>
            </w:r>
          </w:p>
        </w:tc>
      </w:tr>
      <w:tr w:rsidR="00D31374" w14:paraId="7E22F744" w14:textId="77777777" w:rsidTr="00D31374">
        <w:trPr>
          <w:trHeight w:val="255"/>
        </w:trPr>
        <w:tc>
          <w:tcPr>
            <w:tcW w:w="8560" w:type="dxa"/>
            <w:tcBorders>
              <w:top w:val="nil"/>
              <w:left w:val="nil"/>
              <w:bottom w:val="nil"/>
              <w:right w:val="nil"/>
            </w:tcBorders>
            <w:noWrap/>
            <w:vAlign w:val="bottom"/>
            <w:hideMark/>
          </w:tcPr>
          <w:p w14:paraId="6AA95B5D" w14:textId="77777777" w:rsidR="00D31374" w:rsidRDefault="00D31374">
            <w:pPr>
              <w:rPr>
                <w:rFonts w:ascii="Arial" w:hAnsi="Arial" w:cs="Arial"/>
                <w:sz w:val="16"/>
                <w:szCs w:val="16"/>
              </w:rPr>
            </w:pPr>
            <w:r>
              <w:rPr>
                <w:rFonts w:ascii="Arial" w:hAnsi="Arial" w:cs="Arial"/>
                <w:sz w:val="16"/>
                <w:szCs w:val="16"/>
              </w:rPr>
              <w:t xml:space="preserve">MARKERING_LANGS_STREEP_39 </w:t>
            </w:r>
          </w:p>
        </w:tc>
      </w:tr>
      <w:tr w:rsidR="00D31374" w14:paraId="06FDEFDC" w14:textId="77777777" w:rsidTr="00D31374">
        <w:trPr>
          <w:trHeight w:val="255"/>
        </w:trPr>
        <w:tc>
          <w:tcPr>
            <w:tcW w:w="8560" w:type="dxa"/>
            <w:tcBorders>
              <w:top w:val="nil"/>
              <w:left w:val="nil"/>
              <w:bottom w:val="nil"/>
              <w:right w:val="nil"/>
            </w:tcBorders>
            <w:noWrap/>
            <w:vAlign w:val="bottom"/>
            <w:hideMark/>
          </w:tcPr>
          <w:p w14:paraId="1E74EEE8" w14:textId="77777777" w:rsidR="00D31374" w:rsidRDefault="00D31374">
            <w:pPr>
              <w:rPr>
                <w:rFonts w:ascii="Arial" w:hAnsi="Arial" w:cs="Arial"/>
                <w:sz w:val="16"/>
                <w:szCs w:val="16"/>
              </w:rPr>
            </w:pPr>
            <w:r>
              <w:rPr>
                <w:rFonts w:ascii="Arial" w:hAnsi="Arial" w:cs="Arial"/>
                <w:sz w:val="16"/>
                <w:szCs w:val="16"/>
              </w:rPr>
              <w:t xml:space="preserve">MARKERING_LANGS_STREEP_93 </w:t>
            </w:r>
          </w:p>
        </w:tc>
      </w:tr>
      <w:tr w:rsidR="00D31374" w14:paraId="092E0923" w14:textId="77777777" w:rsidTr="00D31374">
        <w:trPr>
          <w:trHeight w:val="255"/>
        </w:trPr>
        <w:tc>
          <w:tcPr>
            <w:tcW w:w="8560" w:type="dxa"/>
            <w:tcBorders>
              <w:top w:val="nil"/>
              <w:left w:val="nil"/>
              <w:bottom w:val="nil"/>
              <w:right w:val="nil"/>
            </w:tcBorders>
            <w:noWrap/>
            <w:vAlign w:val="bottom"/>
            <w:hideMark/>
          </w:tcPr>
          <w:p w14:paraId="56E77987" w14:textId="77777777" w:rsidR="00D31374" w:rsidRDefault="00D31374">
            <w:pPr>
              <w:rPr>
                <w:rFonts w:ascii="Arial" w:hAnsi="Arial" w:cs="Arial"/>
                <w:sz w:val="16"/>
                <w:szCs w:val="16"/>
              </w:rPr>
            </w:pPr>
            <w:r>
              <w:rPr>
                <w:rFonts w:ascii="Arial" w:hAnsi="Arial" w:cs="Arial"/>
                <w:sz w:val="16"/>
                <w:szCs w:val="16"/>
              </w:rPr>
              <w:t xml:space="preserve">MARKERING_LANGS_STREEP_DOORGETROKKEN </w:t>
            </w:r>
          </w:p>
        </w:tc>
      </w:tr>
      <w:tr w:rsidR="00D31374" w14:paraId="0324066B" w14:textId="77777777" w:rsidTr="00D31374">
        <w:trPr>
          <w:trHeight w:val="255"/>
        </w:trPr>
        <w:tc>
          <w:tcPr>
            <w:tcW w:w="8560" w:type="dxa"/>
            <w:tcBorders>
              <w:top w:val="nil"/>
              <w:left w:val="nil"/>
              <w:bottom w:val="nil"/>
              <w:right w:val="nil"/>
            </w:tcBorders>
            <w:noWrap/>
            <w:vAlign w:val="bottom"/>
            <w:hideMark/>
          </w:tcPr>
          <w:p w14:paraId="46213611" w14:textId="77777777" w:rsidR="00D31374" w:rsidRDefault="00D31374">
            <w:pPr>
              <w:rPr>
                <w:rFonts w:ascii="Arial" w:hAnsi="Arial" w:cs="Arial"/>
                <w:sz w:val="16"/>
                <w:szCs w:val="16"/>
              </w:rPr>
            </w:pPr>
            <w:r>
              <w:rPr>
                <w:rFonts w:ascii="Arial" w:hAnsi="Arial" w:cs="Arial"/>
                <w:sz w:val="16"/>
                <w:szCs w:val="16"/>
              </w:rPr>
              <w:t xml:space="preserve">VERKEERSSPIEGEL </w:t>
            </w:r>
          </w:p>
        </w:tc>
      </w:tr>
      <w:tr w:rsidR="00D31374" w14:paraId="3FDBE485" w14:textId="77777777" w:rsidTr="00D31374">
        <w:trPr>
          <w:trHeight w:val="255"/>
        </w:trPr>
        <w:tc>
          <w:tcPr>
            <w:tcW w:w="8560" w:type="dxa"/>
            <w:tcBorders>
              <w:top w:val="nil"/>
              <w:left w:val="nil"/>
              <w:bottom w:val="nil"/>
              <w:right w:val="nil"/>
            </w:tcBorders>
            <w:noWrap/>
            <w:vAlign w:val="bottom"/>
            <w:hideMark/>
          </w:tcPr>
          <w:p w14:paraId="1816DAFD" w14:textId="77777777" w:rsidR="00D31374" w:rsidRDefault="00D31374">
            <w:pPr>
              <w:rPr>
                <w:rFonts w:ascii="Arial" w:hAnsi="Arial" w:cs="Arial"/>
                <w:sz w:val="16"/>
                <w:szCs w:val="16"/>
              </w:rPr>
            </w:pPr>
            <w:r>
              <w:rPr>
                <w:rFonts w:ascii="Arial" w:hAnsi="Arial" w:cs="Arial"/>
                <w:sz w:val="16"/>
                <w:szCs w:val="16"/>
              </w:rPr>
              <w:lastRenderedPageBreak/>
              <w:t xml:space="preserve">VERKEERSSPIEGEL_DRAAGCONSTRUCTIE </w:t>
            </w:r>
          </w:p>
        </w:tc>
      </w:tr>
      <w:tr w:rsidR="00D31374" w14:paraId="68669611" w14:textId="77777777" w:rsidTr="00D31374">
        <w:trPr>
          <w:trHeight w:val="255"/>
        </w:trPr>
        <w:tc>
          <w:tcPr>
            <w:tcW w:w="8560" w:type="dxa"/>
            <w:tcBorders>
              <w:top w:val="nil"/>
              <w:left w:val="nil"/>
              <w:bottom w:val="nil"/>
              <w:right w:val="nil"/>
            </w:tcBorders>
            <w:noWrap/>
            <w:vAlign w:val="bottom"/>
            <w:hideMark/>
          </w:tcPr>
          <w:p w14:paraId="71DA8D2B" w14:textId="77777777" w:rsidR="00D31374" w:rsidRDefault="00D31374">
            <w:pPr>
              <w:rPr>
                <w:rFonts w:ascii="Arial" w:hAnsi="Arial" w:cs="Arial"/>
                <w:sz w:val="16"/>
                <w:szCs w:val="16"/>
              </w:rPr>
            </w:pPr>
            <w:r>
              <w:rPr>
                <w:rFonts w:ascii="Arial" w:hAnsi="Arial" w:cs="Arial"/>
                <w:sz w:val="16"/>
                <w:szCs w:val="16"/>
              </w:rPr>
              <w:t xml:space="preserve">VERKEERSTEKEN_BORD </w:t>
            </w:r>
          </w:p>
        </w:tc>
      </w:tr>
      <w:tr w:rsidR="00D31374" w14:paraId="5AD09F91" w14:textId="77777777" w:rsidTr="00D31374">
        <w:trPr>
          <w:trHeight w:val="255"/>
        </w:trPr>
        <w:tc>
          <w:tcPr>
            <w:tcW w:w="8560" w:type="dxa"/>
            <w:tcBorders>
              <w:top w:val="nil"/>
              <w:left w:val="nil"/>
              <w:bottom w:val="nil"/>
              <w:right w:val="nil"/>
            </w:tcBorders>
            <w:noWrap/>
            <w:vAlign w:val="bottom"/>
            <w:hideMark/>
          </w:tcPr>
          <w:p w14:paraId="4297F64C" w14:textId="77777777" w:rsidR="00D31374" w:rsidRDefault="00D31374">
            <w:pPr>
              <w:rPr>
                <w:rFonts w:ascii="Arial" w:hAnsi="Arial" w:cs="Arial"/>
                <w:sz w:val="16"/>
                <w:szCs w:val="16"/>
              </w:rPr>
            </w:pPr>
            <w:r>
              <w:rPr>
                <w:rFonts w:ascii="Arial" w:hAnsi="Arial" w:cs="Arial"/>
                <w:sz w:val="16"/>
                <w:szCs w:val="16"/>
              </w:rPr>
              <w:t xml:space="preserve">VERKEERSTEKEN_TRAMSIGNALERING </w:t>
            </w:r>
          </w:p>
        </w:tc>
      </w:tr>
      <w:tr w:rsidR="00D31374" w14:paraId="11504128" w14:textId="77777777" w:rsidTr="00D31374">
        <w:trPr>
          <w:trHeight w:val="255"/>
        </w:trPr>
        <w:tc>
          <w:tcPr>
            <w:tcW w:w="8560" w:type="dxa"/>
            <w:tcBorders>
              <w:top w:val="nil"/>
              <w:left w:val="nil"/>
              <w:bottom w:val="nil"/>
              <w:right w:val="nil"/>
            </w:tcBorders>
            <w:noWrap/>
            <w:vAlign w:val="bottom"/>
            <w:hideMark/>
          </w:tcPr>
          <w:p w14:paraId="10867557" w14:textId="77777777" w:rsidR="00D31374" w:rsidRDefault="00D31374">
            <w:pPr>
              <w:rPr>
                <w:rFonts w:ascii="Arial" w:hAnsi="Arial" w:cs="Arial"/>
                <w:sz w:val="16"/>
                <w:szCs w:val="16"/>
              </w:rPr>
            </w:pPr>
            <w:r>
              <w:rPr>
                <w:rFonts w:ascii="Arial" w:hAnsi="Arial" w:cs="Arial"/>
                <w:sz w:val="16"/>
                <w:szCs w:val="16"/>
              </w:rPr>
              <w:t>VRI_DRAAGCONSTRUCTIE_PAAL</w:t>
            </w:r>
          </w:p>
        </w:tc>
      </w:tr>
      <w:tr w:rsidR="00D31374" w14:paraId="0F9CC1E2" w14:textId="77777777" w:rsidTr="00D31374">
        <w:trPr>
          <w:trHeight w:val="255"/>
        </w:trPr>
        <w:tc>
          <w:tcPr>
            <w:tcW w:w="8560" w:type="dxa"/>
            <w:tcBorders>
              <w:top w:val="nil"/>
              <w:left w:val="nil"/>
              <w:bottom w:val="nil"/>
              <w:right w:val="nil"/>
            </w:tcBorders>
            <w:noWrap/>
            <w:vAlign w:val="bottom"/>
            <w:hideMark/>
          </w:tcPr>
          <w:p w14:paraId="4EE057FF" w14:textId="77777777" w:rsidR="00D31374" w:rsidRDefault="00D31374">
            <w:pPr>
              <w:rPr>
                <w:rFonts w:ascii="Arial" w:hAnsi="Arial" w:cs="Arial"/>
                <w:sz w:val="16"/>
                <w:szCs w:val="16"/>
              </w:rPr>
            </w:pPr>
            <w:r>
              <w:rPr>
                <w:rFonts w:ascii="Arial" w:hAnsi="Arial" w:cs="Arial"/>
                <w:sz w:val="16"/>
                <w:szCs w:val="16"/>
              </w:rPr>
              <w:t>VRI_DRAAGCONSTRUCTIE_PORTAAL</w:t>
            </w:r>
          </w:p>
        </w:tc>
      </w:tr>
      <w:tr w:rsidR="00D31374" w14:paraId="60B3EEF8" w14:textId="77777777" w:rsidTr="00D31374">
        <w:trPr>
          <w:trHeight w:val="255"/>
        </w:trPr>
        <w:tc>
          <w:tcPr>
            <w:tcW w:w="8560" w:type="dxa"/>
            <w:tcBorders>
              <w:top w:val="nil"/>
              <w:left w:val="nil"/>
              <w:bottom w:val="nil"/>
              <w:right w:val="nil"/>
            </w:tcBorders>
            <w:noWrap/>
            <w:vAlign w:val="bottom"/>
            <w:hideMark/>
          </w:tcPr>
          <w:p w14:paraId="0BC6B254" w14:textId="77777777" w:rsidR="00D31374" w:rsidRDefault="00D31374">
            <w:pPr>
              <w:rPr>
                <w:rFonts w:ascii="Arial" w:hAnsi="Arial" w:cs="Arial"/>
                <w:sz w:val="16"/>
                <w:szCs w:val="16"/>
              </w:rPr>
            </w:pPr>
            <w:r>
              <w:rPr>
                <w:rFonts w:ascii="Arial" w:hAnsi="Arial" w:cs="Arial"/>
                <w:sz w:val="16"/>
                <w:szCs w:val="16"/>
              </w:rPr>
              <w:t xml:space="preserve">VRI_POLLER </w:t>
            </w:r>
          </w:p>
        </w:tc>
      </w:tr>
      <w:tr w:rsidR="00D31374" w14:paraId="4255EEA1" w14:textId="77777777" w:rsidTr="00D31374">
        <w:trPr>
          <w:trHeight w:val="255"/>
        </w:trPr>
        <w:tc>
          <w:tcPr>
            <w:tcW w:w="8560" w:type="dxa"/>
            <w:tcBorders>
              <w:top w:val="nil"/>
              <w:left w:val="nil"/>
              <w:bottom w:val="nil"/>
              <w:right w:val="nil"/>
            </w:tcBorders>
            <w:noWrap/>
            <w:vAlign w:val="bottom"/>
            <w:hideMark/>
          </w:tcPr>
          <w:p w14:paraId="71E3919B" w14:textId="77777777" w:rsidR="00D31374" w:rsidRDefault="00D31374">
            <w:pPr>
              <w:rPr>
                <w:rFonts w:ascii="Arial" w:hAnsi="Arial" w:cs="Arial"/>
                <w:sz w:val="16"/>
                <w:szCs w:val="16"/>
              </w:rPr>
            </w:pPr>
          </w:p>
        </w:tc>
      </w:tr>
      <w:tr w:rsidR="00D31374" w14:paraId="0D171516" w14:textId="77777777" w:rsidTr="00D31374">
        <w:trPr>
          <w:trHeight w:val="270"/>
        </w:trPr>
        <w:tc>
          <w:tcPr>
            <w:tcW w:w="8560" w:type="dxa"/>
            <w:tcBorders>
              <w:top w:val="nil"/>
              <w:left w:val="nil"/>
              <w:bottom w:val="single" w:sz="8" w:space="0" w:color="95B3D7"/>
              <w:right w:val="nil"/>
            </w:tcBorders>
            <w:noWrap/>
            <w:vAlign w:val="bottom"/>
            <w:hideMark/>
          </w:tcPr>
          <w:p w14:paraId="75B0721F" w14:textId="77777777" w:rsidR="00D31374" w:rsidRDefault="00D31374">
            <w:pPr>
              <w:rPr>
                <w:rFonts w:ascii="Verdana" w:hAnsi="Verdana" w:cs="Arial"/>
                <w:b/>
                <w:bCs/>
                <w:color w:val="1F497D"/>
                <w:sz w:val="16"/>
                <w:szCs w:val="16"/>
              </w:rPr>
            </w:pPr>
            <w:r>
              <w:rPr>
                <w:rFonts w:ascii="Verdana" w:hAnsi="Verdana" w:cs="Arial"/>
                <w:b/>
                <w:bCs/>
                <w:color w:val="1F497D"/>
                <w:sz w:val="16"/>
                <w:szCs w:val="16"/>
              </w:rPr>
              <w:t xml:space="preserve">WH - </w:t>
            </w:r>
            <w:proofErr w:type="spellStart"/>
            <w:r>
              <w:rPr>
                <w:rFonts w:ascii="Verdana" w:hAnsi="Verdana" w:cs="Arial"/>
                <w:b/>
                <w:bCs/>
                <w:color w:val="1F497D"/>
                <w:sz w:val="16"/>
                <w:szCs w:val="16"/>
              </w:rPr>
              <w:t>WaterHuishouding</w:t>
            </w:r>
            <w:proofErr w:type="spellEnd"/>
          </w:p>
        </w:tc>
      </w:tr>
      <w:tr w:rsidR="00D31374" w14:paraId="4ECA51D9" w14:textId="77777777" w:rsidTr="00D31374">
        <w:trPr>
          <w:trHeight w:val="255"/>
        </w:trPr>
        <w:tc>
          <w:tcPr>
            <w:tcW w:w="8560" w:type="dxa"/>
            <w:tcBorders>
              <w:top w:val="nil"/>
              <w:left w:val="nil"/>
              <w:bottom w:val="nil"/>
              <w:right w:val="nil"/>
            </w:tcBorders>
            <w:noWrap/>
            <w:vAlign w:val="bottom"/>
            <w:hideMark/>
          </w:tcPr>
          <w:p w14:paraId="4990B05A" w14:textId="77777777" w:rsidR="00D31374" w:rsidRDefault="00D31374">
            <w:pPr>
              <w:rPr>
                <w:rFonts w:ascii="Arial" w:hAnsi="Arial" w:cs="Arial"/>
                <w:sz w:val="16"/>
                <w:szCs w:val="16"/>
              </w:rPr>
            </w:pPr>
            <w:r>
              <w:rPr>
                <w:rFonts w:ascii="Arial" w:hAnsi="Arial" w:cs="Arial"/>
                <w:sz w:val="16"/>
                <w:szCs w:val="16"/>
              </w:rPr>
              <w:t xml:space="preserve">OVERSTORT </w:t>
            </w:r>
          </w:p>
        </w:tc>
      </w:tr>
      <w:tr w:rsidR="00D31374" w14:paraId="617888EE" w14:textId="77777777" w:rsidTr="00D31374">
        <w:trPr>
          <w:trHeight w:val="255"/>
        </w:trPr>
        <w:tc>
          <w:tcPr>
            <w:tcW w:w="8560" w:type="dxa"/>
            <w:tcBorders>
              <w:top w:val="nil"/>
              <w:left w:val="nil"/>
              <w:bottom w:val="nil"/>
              <w:right w:val="nil"/>
            </w:tcBorders>
            <w:noWrap/>
            <w:vAlign w:val="bottom"/>
            <w:hideMark/>
          </w:tcPr>
          <w:p w14:paraId="42B2D3EA" w14:textId="77777777" w:rsidR="00D31374" w:rsidRDefault="00D31374">
            <w:pPr>
              <w:rPr>
                <w:rFonts w:ascii="Arial" w:hAnsi="Arial" w:cs="Arial"/>
                <w:sz w:val="16"/>
                <w:szCs w:val="16"/>
              </w:rPr>
            </w:pPr>
            <w:r>
              <w:rPr>
                <w:rFonts w:ascii="Arial" w:hAnsi="Arial" w:cs="Arial"/>
                <w:sz w:val="16"/>
                <w:szCs w:val="16"/>
              </w:rPr>
              <w:t xml:space="preserve">WATERBODEM </w:t>
            </w:r>
          </w:p>
        </w:tc>
      </w:tr>
      <w:tr w:rsidR="00D31374" w14:paraId="2C580C44" w14:textId="77777777" w:rsidTr="00D31374">
        <w:trPr>
          <w:trHeight w:val="255"/>
        </w:trPr>
        <w:tc>
          <w:tcPr>
            <w:tcW w:w="8560" w:type="dxa"/>
            <w:tcBorders>
              <w:top w:val="nil"/>
              <w:left w:val="nil"/>
              <w:bottom w:val="nil"/>
              <w:right w:val="nil"/>
            </w:tcBorders>
            <w:noWrap/>
            <w:vAlign w:val="bottom"/>
            <w:hideMark/>
          </w:tcPr>
          <w:p w14:paraId="6829F2E4" w14:textId="77777777" w:rsidR="00D31374" w:rsidRDefault="00D31374">
            <w:pPr>
              <w:rPr>
                <w:rFonts w:ascii="Arial" w:hAnsi="Arial" w:cs="Arial"/>
                <w:sz w:val="16"/>
                <w:szCs w:val="16"/>
              </w:rPr>
            </w:pPr>
            <w:r>
              <w:rPr>
                <w:rFonts w:ascii="Arial" w:hAnsi="Arial" w:cs="Arial"/>
                <w:sz w:val="16"/>
                <w:szCs w:val="16"/>
              </w:rPr>
              <w:t xml:space="preserve">WATERLIJN </w:t>
            </w:r>
          </w:p>
        </w:tc>
      </w:tr>
    </w:tbl>
    <w:p w14:paraId="0084E158" w14:textId="77777777" w:rsidR="000C13D6" w:rsidRPr="007C7067" w:rsidRDefault="000C13D6">
      <w:pPr>
        <w:overflowPunct/>
        <w:autoSpaceDE/>
        <w:autoSpaceDN/>
        <w:adjustRightInd/>
        <w:spacing w:line="240" w:lineRule="auto"/>
        <w:textAlignment w:val="auto"/>
      </w:pPr>
      <w:r w:rsidRPr="007C7067">
        <w:br w:type="page"/>
      </w:r>
    </w:p>
    <w:p w14:paraId="0084E159" w14:textId="77777777" w:rsidR="00B25E01" w:rsidRPr="007C7067" w:rsidRDefault="000C13D6" w:rsidP="000C13D6">
      <w:pPr>
        <w:pStyle w:val="Kop1"/>
      </w:pPr>
      <w:bookmarkStart w:id="180" w:name="_Toc90923657"/>
      <w:r w:rsidRPr="007C7067">
        <w:lastRenderedPageBreak/>
        <w:t xml:space="preserve">BIJLAGE </w:t>
      </w:r>
      <w:r w:rsidR="00304D3E" w:rsidRPr="007C7067">
        <w:t>3</w:t>
      </w:r>
      <w:r w:rsidRPr="007C7067">
        <w:t>: Omzetten van een NLCS-</w:t>
      </w:r>
      <w:r w:rsidR="00803F23">
        <w:t>model</w:t>
      </w:r>
      <w:r w:rsidRPr="007C7067">
        <w:t xml:space="preserve"> naar een </w:t>
      </w:r>
      <w:r w:rsidRPr="007C7067">
        <w:br/>
        <w:t>GIS-</w:t>
      </w:r>
      <w:r w:rsidR="00803F23">
        <w:t>model</w:t>
      </w:r>
      <w:r w:rsidRPr="007C7067">
        <w:t xml:space="preserve"> conform IMGEO</w:t>
      </w:r>
      <w:bookmarkEnd w:id="180"/>
    </w:p>
    <w:p w14:paraId="0084E15A" w14:textId="77777777" w:rsidR="000C13D6" w:rsidRPr="007C7067" w:rsidRDefault="000C13D6" w:rsidP="000C13D6"/>
    <w:p w14:paraId="0084E15B" w14:textId="77777777" w:rsidR="00D46DB3" w:rsidRPr="007C7067" w:rsidRDefault="00D46DB3" w:rsidP="00D46DB3">
      <w:r w:rsidRPr="007C7067">
        <w:t xml:space="preserve">De NLCS is standaard voor het vervaardigen van ontwerptekeningen en bestaat voor het grootste deel uit lijngeometrie, waarbij de lijnen grenzen van objecten kunnen voorstellen. Het informatiemodel IMGEO/BGT bestaat uit topologische objecten (vlak- en lijnobjecten) die zijn ontstaan uit de lijngeometrie. Om vanuit NLCS naar IMGEO/BGT geautomatiseerd objectgeometrie te kunnen genereren, worden eisen gesteld aan de geometrie in NLCS met betrekking tot de structuur van het lijnenwerk en het plaatsen van symbolen en teksten ten bate van het vullen van attributen. </w:t>
      </w:r>
    </w:p>
    <w:p w14:paraId="0084E15C" w14:textId="77777777" w:rsidR="00D46DB3" w:rsidRPr="007C7067" w:rsidRDefault="00D46DB3" w:rsidP="00D46DB3"/>
    <w:p w14:paraId="0084E15D" w14:textId="77777777" w:rsidR="00D46DB3" w:rsidRPr="007C7067" w:rsidRDefault="00D46DB3" w:rsidP="00D46DB3">
      <w:r w:rsidRPr="007C7067">
        <w:t xml:space="preserve">Bij het omzetten van een ontwerp in NLCS naar het IMGEO/BGT model, wordt een deel van het lijnenwerk in het NLCS-ontwerp omgezet naar BGT/IMGEO vlakobjecten. Aan vlakobjecten wordt in de BGT de eis gesteld dat deze topologisch gestructureerd dienen te zijn. Verder mogen vlakobjecten elkaar niet overlappen en moeten zij onderling naadloos aansluiten, zodat op maaiveldniveau geen gaten ontstaan. Daartoe moet het lijnenwerk van BGT-/IMGEO-vlakgrenzen ten minste voldoen aan de volgende voorwaarden: </w:t>
      </w:r>
    </w:p>
    <w:p w14:paraId="0084E15E" w14:textId="77777777" w:rsidR="00D46DB3" w:rsidRPr="007C7067" w:rsidRDefault="00D46DB3" w:rsidP="00D46DB3"/>
    <w:p w14:paraId="0084E15F" w14:textId="77777777" w:rsidR="001A586E" w:rsidRPr="007C7067" w:rsidRDefault="00D46DB3" w:rsidP="00231F6C">
      <w:pPr>
        <w:pStyle w:val="Lijstalinea"/>
        <w:numPr>
          <w:ilvl w:val="0"/>
          <w:numId w:val="101"/>
        </w:numPr>
        <w:ind w:left="378" w:hanging="378"/>
      </w:pPr>
      <w:r w:rsidRPr="007C7067">
        <w:t xml:space="preserve">kruisende lijnen moeten met elkaar </w:t>
      </w:r>
      <w:r w:rsidR="001A586E" w:rsidRPr="007C7067">
        <w:t xml:space="preserve">zijn </w:t>
      </w:r>
      <w:r w:rsidRPr="007C7067">
        <w:t>versneden (geknipt)</w:t>
      </w:r>
      <w:r w:rsidR="001A586E" w:rsidRPr="007C7067">
        <w:t>;</w:t>
      </w:r>
    </w:p>
    <w:p w14:paraId="0084E160" w14:textId="77777777" w:rsidR="001A586E" w:rsidRPr="007C7067" w:rsidRDefault="001A586E" w:rsidP="00231F6C">
      <w:pPr>
        <w:pStyle w:val="Lijstalinea"/>
        <w:numPr>
          <w:ilvl w:val="0"/>
          <w:numId w:val="101"/>
        </w:numPr>
        <w:ind w:left="378" w:hanging="378"/>
      </w:pPr>
      <w:r w:rsidRPr="007C7067">
        <w:t>e</w:t>
      </w:r>
      <w:r w:rsidR="00D46DB3" w:rsidRPr="007C7067">
        <w:t>lementen dienen in knooppunten op elkaar aan te sluiten</w:t>
      </w:r>
      <w:r w:rsidRPr="007C7067">
        <w:t xml:space="preserve">; </w:t>
      </w:r>
    </w:p>
    <w:p w14:paraId="0084E161" w14:textId="77777777" w:rsidR="001A586E" w:rsidRPr="007C7067" w:rsidRDefault="001A586E" w:rsidP="00231F6C">
      <w:pPr>
        <w:pStyle w:val="Lijstalinea"/>
        <w:numPr>
          <w:ilvl w:val="0"/>
          <w:numId w:val="101"/>
        </w:numPr>
        <w:ind w:left="378" w:hanging="378"/>
      </w:pPr>
      <w:r w:rsidRPr="007C7067">
        <w:t>e</w:t>
      </w:r>
      <w:r w:rsidR="00D46DB3" w:rsidRPr="007C7067">
        <w:t xml:space="preserve">r mogen geen </w:t>
      </w:r>
      <w:proofErr w:type="spellStart"/>
      <w:r w:rsidR="00D46DB3" w:rsidRPr="007C7067">
        <w:rPr>
          <w:i/>
        </w:rPr>
        <w:t>overshoots</w:t>
      </w:r>
      <w:proofErr w:type="spellEnd"/>
      <w:r w:rsidR="00D46DB3" w:rsidRPr="007C7067">
        <w:t xml:space="preserve"> en </w:t>
      </w:r>
      <w:proofErr w:type="spellStart"/>
      <w:r w:rsidR="00D46DB3" w:rsidRPr="007C7067">
        <w:rPr>
          <w:i/>
        </w:rPr>
        <w:t>undershoots</w:t>
      </w:r>
      <w:proofErr w:type="spellEnd"/>
      <w:r w:rsidR="00D46DB3" w:rsidRPr="007C7067">
        <w:t xml:space="preserve"> voorkomen</w:t>
      </w:r>
      <w:r w:rsidRPr="007C7067">
        <w:t xml:space="preserve">; </w:t>
      </w:r>
    </w:p>
    <w:p w14:paraId="0084E162" w14:textId="77777777" w:rsidR="001A586E" w:rsidRPr="007C7067" w:rsidRDefault="001A586E" w:rsidP="00231F6C">
      <w:pPr>
        <w:pStyle w:val="Lijstalinea"/>
        <w:numPr>
          <w:ilvl w:val="0"/>
          <w:numId w:val="101"/>
        </w:numPr>
        <w:ind w:left="378" w:hanging="378"/>
      </w:pPr>
      <w:r w:rsidRPr="007C7067">
        <w:t>e</w:t>
      </w:r>
      <w:r w:rsidR="00D46DB3" w:rsidRPr="007C7067">
        <w:t>r mogen geen dubbele grenslijnen voorkomen</w:t>
      </w:r>
      <w:r w:rsidRPr="007C7067">
        <w:t>;</w:t>
      </w:r>
    </w:p>
    <w:p w14:paraId="0084E163" w14:textId="77777777" w:rsidR="00D46DB3" w:rsidRPr="007C7067" w:rsidRDefault="001A586E" w:rsidP="00231F6C">
      <w:pPr>
        <w:pStyle w:val="Lijstalinea"/>
        <w:numPr>
          <w:ilvl w:val="0"/>
          <w:numId w:val="101"/>
        </w:numPr>
        <w:ind w:left="378" w:hanging="378"/>
      </w:pPr>
      <w:r w:rsidRPr="007C7067">
        <w:t>e</w:t>
      </w:r>
      <w:r w:rsidR="00D46DB3" w:rsidRPr="007C7067">
        <w:t>r mogen geen grenslijnen voorkomen die links en rechts hetzelfde vlak begrenzen (brugelementen)</w:t>
      </w:r>
      <w:r w:rsidRPr="007C7067">
        <w:t>.</w:t>
      </w:r>
    </w:p>
    <w:p w14:paraId="0084E164" w14:textId="77777777" w:rsidR="001A586E" w:rsidRPr="007C7067" w:rsidRDefault="001A586E" w:rsidP="00D46DB3"/>
    <w:p w14:paraId="0084E165" w14:textId="77777777" w:rsidR="00D46DB3" w:rsidRPr="007C7067" w:rsidRDefault="001A586E" w:rsidP="00D46DB3">
      <w:r w:rsidRPr="007C7067">
        <w:t>Om vanuit een</w:t>
      </w:r>
      <w:r w:rsidR="00D46DB3" w:rsidRPr="007C7067">
        <w:t xml:space="preserve"> NLCS-</w:t>
      </w:r>
      <w:r w:rsidR="00803F23">
        <w:t>model</w:t>
      </w:r>
      <w:r w:rsidR="00D46DB3" w:rsidRPr="007C7067">
        <w:t xml:space="preserve"> </w:t>
      </w:r>
      <w:r w:rsidRPr="007C7067">
        <w:t xml:space="preserve">vlakobjecten te kunnen vormen en om </w:t>
      </w:r>
      <w:r w:rsidR="00803F23">
        <w:t>het model</w:t>
      </w:r>
      <w:r w:rsidRPr="007C7067">
        <w:t xml:space="preserve"> hierop te kunnen controleren, </w:t>
      </w:r>
      <w:r w:rsidR="00D46DB3" w:rsidRPr="007C7067">
        <w:t>is het van belang dat</w:t>
      </w:r>
      <w:r w:rsidRPr="007C7067">
        <w:t xml:space="preserve"> </w:t>
      </w:r>
      <w:r w:rsidR="00D46DB3" w:rsidRPr="007C7067">
        <w:t xml:space="preserve">per NLCS-laag kan worden </w:t>
      </w:r>
      <w:r w:rsidRPr="007C7067">
        <w:t>bepaald</w:t>
      </w:r>
      <w:r w:rsidR="00D46DB3" w:rsidRPr="007C7067">
        <w:t xml:space="preserve"> of alle elementen op d</w:t>
      </w:r>
      <w:r w:rsidRPr="007C7067">
        <w:t>ie</w:t>
      </w:r>
      <w:r w:rsidR="00D46DB3" w:rsidRPr="007C7067">
        <w:t xml:space="preserve"> laag een rol </w:t>
      </w:r>
      <w:r w:rsidRPr="007C7067">
        <w:t xml:space="preserve">hebben </w:t>
      </w:r>
      <w:r w:rsidR="00D46DB3" w:rsidRPr="007C7067">
        <w:t>als</w:t>
      </w:r>
      <w:r w:rsidRPr="007C7067">
        <w:t xml:space="preserve"> </w:t>
      </w:r>
      <w:r w:rsidR="00D46DB3" w:rsidRPr="007C7067">
        <w:t>vlakgrens</w:t>
      </w:r>
      <w:r w:rsidRPr="007C7067">
        <w:t xml:space="preserve">, dan wel </w:t>
      </w:r>
      <w:r w:rsidR="00D46DB3" w:rsidRPr="007C7067">
        <w:t xml:space="preserve">losse lijnvormige objecten zijn. </w:t>
      </w:r>
      <w:r w:rsidRPr="007C7067">
        <w:t xml:space="preserve">Hiertoe zijn in versie 4.0 van NLCS zogenaamde </w:t>
      </w:r>
      <w:r w:rsidR="00304D3E" w:rsidRPr="007C7067">
        <w:t>“</w:t>
      </w:r>
      <w:r w:rsidRPr="007C7067">
        <w:t>vlakvormende ELEMENTEN</w:t>
      </w:r>
      <w:r w:rsidR="00304D3E" w:rsidRPr="007C7067">
        <w:t>”</w:t>
      </w:r>
      <w:r w:rsidRPr="007C7067">
        <w:t xml:space="preserve"> toegevoegd: </w:t>
      </w:r>
    </w:p>
    <w:p w14:paraId="0084E166" w14:textId="77777777" w:rsidR="001A586E" w:rsidRPr="007C7067" w:rsidRDefault="001A586E" w:rsidP="00D46DB3"/>
    <w:p w14:paraId="0084E167" w14:textId="77777777" w:rsidR="001A586E" w:rsidRPr="007C7067" w:rsidRDefault="001A586E" w:rsidP="00231F6C">
      <w:pPr>
        <w:pStyle w:val="Lijstalinea"/>
        <w:numPr>
          <w:ilvl w:val="0"/>
          <w:numId w:val="102"/>
        </w:numPr>
        <w:ind w:left="406" w:hanging="406"/>
      </w:pPr>
      <w:r w:rsidRPr="007C7067">
        <w:t>GV: Geometrie Vlakvormend;</w:t>
      </w:r>
    </w:p>
    <w:p w14:paraId="0084E168" w14:textId="77777777" w:rsidR="001A586E" w:rsidRPr="007C7067" w:rsidRDefault="001A586E" w:rsidP="00231F6C">
      <w:pPr>
        <w:pStyle w:val="Lijstalinea"/>
        <w:numPr>
          <w:ilvl w:val="0"/>
          <w:numId w:val="102"/>
        </w:numPr>
        <w:ind w:left="406" w:hanging="406"/>
      </w:pPr>
      <w:r w:rsidRPr="007C7067">
        <w:t>SV: Symbool Vlakvormend;</w:t>
      </w:r>
    </w:p>
    <w:p w14:paraId="0084E169" w14:textId="77777777" w:rsidR="001A586E" w:rsidRPr="007C7067" w:rsidRDefault="001A586E" w:rsidP="00231F6C">
      <w:pPr>
        <w:pStyle w:val="Lijstalinea"/>
        <w:numPr>
          <w:ilvl w:val="0"/>
          <w:numId w:val="102"/>
        </w:numPr>
        <w:ind w:left="406" w:hanging="406"/>
      </w:pPr>
      <w:r w:rsidRPr="007C7067">
        <w:t>T**V: Tekst (+ teksthoogte) Vlakvormend.</w:t>
      </w:r>
    </w:p>
    <w:p w14:paraId="0084E16A" w14:textId="77777777" w:rsidR="001A586E" w:rsidRPr="007C7067" w:rsidRDefault="001A586E" w:rsidP="001A586E">
      <w:pPr>
        <w:pStyle w:val="Lijstalinea"/>
        <w:ind w:left="406"/>
      </w:pPr>
    </w:p>
    <w:p w14:paraId="0084E16B" w14:textId="77777777" w:rsidR="000C13D6" w:rsidRPr="007C7067" w:rsidRDefault="000C13D6" w:rsidP="006D1770">
      <w:r w:rsidRPr="007C7067">
        <w:t>Door hier</w:t>
      </w:r>
      <w:r w:rsidR="006D1770" w:rsidRPr="007C7067">
        <w:t xml:space="preserve">van </w:t>
      </w:r>
      <w:r w:rsidRPr="007C7067">
        <w:t>gebruik te maken</w:t>
      </w:r>
      <w:r w:rsidR="001A586E" w:rsidRPr="007C7067">
        <w:t>,</w:t>
      </w:r>
      <w:r w:rsidRPr="007C7067">
        <w:t xml:space="preserve"> is het eenvoudig om alle </w:t>
      </w:r>
      <w:r w:rsidR="006D1770" w:rsidRPr="007C7067">
        <w:t>“</w:t>
      </w:r>
      <w:r w:rsidRPr="007C7067">
        <w:t>vlakvormende objecten</w:t>
      </w:r>
      <w:r w:rsidR="006D1770" w:rsidRPr="007C7067">
        <w:t>”</w:t>
      </w:r>
      <w:r w:rsidR="003B0C1B" w:rsidRPr="007C7067">
        <w:t xml:space="preserve"> in een NLCS-</w:t>
      </w:r>
      <w:r w:rsidR="00803F23">
        <w:t>model</w:t>
      </w:r>
      <w:r w:rsidRPr="007C7067">
        <w:t xml:space="preserve"> te </w:t>
      </w:r>
      <w:r w:rsidR="006D1770" w:rsidRPr="007C7067">
        <w:t>selecteren</w:t>
      </w:r>
      <w:r w:rsidRPr="007C7067">
        <w:t xml:space="preserve"> via de </w:t>
      </w:r>
      <w:r w:rsidR="003B0C1B" w:rsidRPr="007C7067">
        <w:t xml:space="preserve">filtermethoden die zijn ingebouwd in </w:t>
      </w:r>
      <w:proofErr w:type="spellStart"/>
      <w:r w:rsidRPr="007C7067">
        <w:t>AutoCAD</w:t>
      </w:r>
      <w:proofErr w:type="spellEnd"/>
      <w:r w:rsidRPr="007C7067">
        <w:t xml:space="preserve"> en </w:t>
      </w:r>
      <w:proofErr w:type="spellStart"/>
      <w:r w:rsidRPr="007C7067">
        <w:t>MicroStation</w:t>
      </w:r>
      <w:proofErr w:type="spellEnd"/>
      <w:r w:rsidR="003B0C1B" w:rsidRPr="007C7067">
        <w:t xml:space="preserve">. Vervolgens kunnen vanuit de grenslijnen gericht vlakobjecten worden gevormd. Hiervoor wordt gebruik gemaakt van zogenaamde </w:t>
      </w:r>
      <w:r w:rsidR="006D1770" w:rsidRPr="007C7067">
        <w:t>‘</w:t>
      </w:r>
      <w:proofErr w:type="spellStart"/>
      <w:r w:rsidRPr="007C7067">
        <w:t>centroïde</w:t>
      </w:r>
      <w:r w:rsidR="003B0C1B" w:rsidRPr="007C7067">
        <w:t>n</w:t>
      </w:r>
      <w:proofErr w:type="spellEnd"/>
      <w:r w:rsidR="006D1770" w:rsidRPr="007C7067">
        <w:t>’</w:t>
      </w:r>
      <w:r w:rsidRPr="007C7067">
        <w:t xml:space="preserve">. </w:t>
      </w:r>
      <w:r w:rsidR="006D1770" w:rsidRPr="007C7067">
        <w:t>Dit</w:t>
      </w:r>
      <w:r w:rsidRPr="007C7067">
        <w:t xml:space="preserve"> </w:t>
      </w:r>
      <w:r w:rsidR="003B0C1B" w:rsidRPr="007C7067">
        <w:t xml:space="preserve">zijn </w:t>
      </w:r>
      <w:r w:rsidRPr="007C7067">
        <w:t>symbool-, tekst- of puntobject</w:t>
      </w:r>
      <w:r w:rsidR="003B0C1B" w:rsidRPr="007C7067">
        <w:t xml:space="preserve">en, waaraan </w:t>
      </w:r>
      <w:r w:rsidRPr="007C7067">
        <w:t xml:space="preserve">kenmerken, data en eigenschappen </w:t>
      </w:r>
      <w:r w:rsidR="00D96D63" w:rsidRPr="007C7067">
        <w:t xml:space="preserve">zijn </w:t>
      </w:r>
      <w:r w:rsidR="003B0C1B" w:rsidRPr="007C7067">
        <w:t xml:space="preserve">of kunnen worden </w:t>
      </w:r>
      <w:r w:rsidR="00D96D63" w:rsidRPr="007C7067">
        <w:t>gekoppeld</w:t>
      </w:r>
      <w:r w:rsidR="00C37F4C" w:rsidRPr="007C7067">
        <w:t xml:space="preserve">. Via GIS-tools wordt van de grenslijnen en de bijbehorende </w:t>
      </w:r>
      <w:proofErr w:type="spellStart"/>
      <w:r w:rsidRPr="007C7067">
        <w:t>centroïde</w:t>
      </w:r>
      <w:proofErr w:type="spellEnd"/>
      <w:r w:rsidRPr="007C7067">
        <w:t xml:space="preserve"> een </w:t>
      </w:r>
      <w:r w:rsidR="00C37F4C" w:rsidRPr="007C7067">
        <w:t>GIS-vlakobject gemaakt</w:t>
      </w:r>
      <w:r w:rsidRPr="007C7067">
        <w:t xml:space="preserve">. </w:t>
      </w:r>
      <w:r w:rsidR="00C37F4C" w:rsidRPr="007C7067">
        <w:t xml:space="preserve">Hieraan kunnen vanuit de </w:t>
      </w:r>
      <w:proofErr w:type="spellStart"/>
      <w:r w:rsidR="00C37F4C" w:rsidRPr="007C7067">
        <w:t>centroïde</w:t>
      </w:r>
      <w:proofErr w:type="spellEnd"/>
      <w:r w:rsidRPr="007C7067">
        <w:t xml:space="preserve"> bijvoorbeeld </w:t>
      </w:r>
      <w:r w:rsidR="00D96D63" w:rsidRPr="007C7067">
        <w:t xml:space="preserve">de volgende gegevens </w:t>
      </w:r>
      <w:r w:rsidRPr="007C7067">
        <w:t>worden meegegeven:</w:t>
      </w:r>
    </w:p>
    <w:p w14:paraId="0084E16C" w14:textId="77777777" w:rsidR="00D96D63" w:rsidRPr="007C7067" w:rsidRDefault="00D96D63" w:rsidP="006D1770"/>
    <w:p w14:paraId="0084E16D" w14:textId="77777777" w:rsidR="000C13D6" w:rsidRPr="007C7067" w:rsidRDefault="000C13D6" w:rsidP="00231F6C">
      <w:pPr>
        <w:pStyle w:val="Lijstalinea"/>
        <w:numPr>
          <w:ilvl w:val="0"/>
          <w:numId w:val="99"/>
        </w:numPr>
      </w:pPr>
      <w:r w:rsidRPr="007C7067">
        <w:t xml:space="preserve">de laag van de </w:t>
      </w:r>
      <w:proofErr w:type="spellStart"/>
      <w:r w:rsidRPr="007C7067">
        <w:t>centroïde</w:t>
      </w:r>
      <w:proofErr w:type="spellEnd"/>
      <w:r w:rsidR="00D96D63" w:rsidRPr="007C7067">
        <w:t>;</w:t>
      </w:r>
      <w:r w:rsidRPr="007C7067">
        <w:t xml:space="preserve"> </w:t>
      </w:r>
    </w:p>
    <w:p w14:paraId="0084E16E" w14:textId="77777777" w:rsidR="000C13D6" w:rsidRPr="007C7067" w:rsidRDefault="000C13D6" w:rsidP="00231F6C">
      <w:pPr>
        <w:pStyle w:val="Lijstalinea"/>
        <w:numPr>
          <w:ilvl w:val="0"/>
          <w:numId w:val="99"/>
        </w:numPr>
      </w:pPr>
      <w:r w:rsidRPr="007C7067">
        <w:t xml:space="preserve">de symboolnaam van de </w:t>
      </w:r>
      <w:proofErr w:type="spellStart"/>
      <w:r w:rsidRPr="007C7067">
        <w:t>centroïde</w:t>
      </w:r>
      <w:proofErr w:type="spellEnd"/>
      <w:r w:rsidR="00D96D63" w:rsidRPr="007C7067">
        <w:t>;</w:t>
      </w:r>
    </w:p>
    <w:p w14:paraId="0084E16F" w14:textId="77777777" w:rsidR="000C13D6" w:rsidRPr="007C7067" w:rsidRDefault="000C13D6" w:rsidP="00231F6C">
      <w:pPr>
        <w:pStyle w:val="Lijstalinea"/>
        <w:numPr>
          <w:ilvl w:val="0"/>
          <w:numId w:val="99"/>
        </w:numPr>
      </w:pPr>
      <w:r w:rsidRPr="007C7067">
        <w:t>de attribuutgegevens</w:t>
      </w:r>
      <w:r w:rsidR="00C37F4C" w:rsidRPr="007C7067">
        <w:t xml:space="preserve">; </w:t>
      </w:r>
      <w:r w:rsidRPr="007C7067">
        <w:t xml:space="preserve"> </w:t>
      </w:r>
    </w:p>
    <w:p w14:paraId="0084E170" w14:textId="77777777" w:rsidR="000C13D6" w:rsidRPr="007C7067" w:rsidRDefault="00C37F4C" w:rsidP="00231F6C">
      <w:pPr>
        <w:pStyle w:val="Lijstalinea"/>
        <w:numPr>
          <w:ilvl w:val="0"/>
          <w:numId w:val="99"/>
        </w:numPr>
      </w:pPr>
      <w:r w:rsidRPr="007C7067">
        <w:t>eventuele objectdata</w:t>
      </w:r>
      <w:r w:rsidR="00D96D63" w:rsidRPr="007C7067">
        <w:t>.</w:t>
      </w:r>
    </w:p>
    <w:p w14:paraId="0084E171" w14:textId="77777777" w:rsidR="00D96D63" w:rsidRPr="007C7067" w:rsidRDefault="00D96D63" w:rsidP="000C13D6"/>
    <w:p w14:paraId="0084E172" w14:textId="77777777" w:rsidR="000C13D6" w:rsidRPr="007C7067" w:rsidRDefault="00C37F4C" w:rsidP="000C13D6">
      <w:r w:rsidRPr="007C7067">
        <w:lastRenderedPageBreak/>
        <w:t xml:space="preserve">Aan NLCS-symbolen die kunnen fungeren als </w:t>
      </w:r>
      <w:proofErr w:type="spellStart"/>
      <w:r w:rsidRPr="007C7067">
        <w:t>centroïden</w:t>
      </w:r>
      <w:proofErr w:type="spellEnd"/>
      <w:r w:rsidRPr="007C7067">
        <w:t>, is</w:t>
      </w:r>
      <w:r w:rsidR="00D96D63" w:rsidRPr="007C7067">
        <w:t xml:space="preserve"> </w:t>
      </w:r>
      <w:r w:rsidR="000C13D6" w:rsidRPr="007C7067">
        <w:t xml:space="preserve">een attribuut </w:t>
      </w:r>
      <w:r w:rsidR="00D96D63" w:rsidRPr="007C7067">
        <w:t>toegevoegd</w:t>
      </w:r>
      <w:r w:rsidR="000C13D6" w:rsidRPr="007C7067">
        <w:t xml:space="preserve"> met de naam FUNCTIE. Deze </w:t>
      </w:r>
      <w:r w:rsidR="00D96D63" w:rsidRPr="007C7067">
        <w:t>moet</w:t>
      </w:r>
      <w:r w:rsidR="000C13D6" w:rsidRPr="007C7067">
        <w:t xml:space="preserve"> bij het plaatsen </w:t>
      </w:r>
      <w:r w:rsidR="00D96D63" w:rsidRPr="007C7067">
        <w:t xml:space="preserve">van zo’n symbool </w:t>
      </w:r>
      <w:r w:rsidR="000C13D6" w:rsidRPr="007C7067">
        <w:t xml:space="preserve">worden </w:t>
      </w:r>
      <w:r w:rsidRPr="007C7067">
        <w:t>in</w:t>
      </w:r>
      <w:r w:rsidR="000C13D6" w:rsidRPr="007C7067">
        <w:t xml:space="preserve">gevuld met een in IMGEO afgesproken </w:t>
      </w:r>
      <w:r w:rsidRPr="007C7067">
        <w:t>waarde (</w:t>
      </w:r>
      <w:r w:rsidR="00C4544B" w:rsidRPr="007C7067">
        <w:t xml:space="preserve">of </w:t>
      </w:r>
      <w:r w:rsidRPr="007C7067">
        <w:t>functieomschrijving)</w:t>
      </w:r>
      <w:r w:rsidR="000C13D6" w:rsidRPr="007C7067">
        <w:t xml:space="preserve">. Hierdoor kan </w:t>
      </w:r>
      <w:r w:rsidR="00D96D63" w:rsidRPr="007C7067">
        <w:t xml:space="preserve">ook </w:t>
      </w:r>
      <w:r w:rsidR="000C13D6" w:rsidRPr="007C7067">
        <w:t xml:space="preserve">in de BGT </w:t>
      </w:r>
      <w:r w:rsidR="00C4544B" w:rsidRPr="007C7067">
        <w:t>automatisch de</w:t>
      </w:r>
      <w:r w:rsidR="000C13D6" w:rsidRPr="007C7067">
        <w:t xml:space="preserve"> functie </w:t>
      </w:r>
      <w:r w:rsidR="00C4544B" w:rsidRPr="007C7067">
        <w:t xml:space="preserve">van het betreffende object worden vastgelegd. </w:t>
      </w:r>
      <w:r w:rsidR="00D96D63" w:rsidRPr="007C7067">
        <w:t>In IMGEO worden d</w:t>
      </w:r>
      <w:r w:rsidRPr="007C7067">
        <w:t xml:space="preserve">e volgende mogelijke </w:t>
      </w:r>
      <w:r w:rsidR="00C4544B" w:rsidRPr="007C7067">
        <w:t>waarden voor FUNCTIE</w:t>
      </w:r>
      <w:r w:rsidR="000C13D6" w:rsidRPr="007C7067">
        <w:t xml:space="preserve"> onderscheiden:</w:t>
      </w:r>
    </w:p>
    <w:p w14:paraId="0084E173" w14:textId="77777777" w:rsidR="006D1770" w:rsidRPr="007C7067" w:rsidRDefault="006D1770" w:rsidP="000C13D6"/>
    <w:p w14:paraId="16387CB2" w14:textId="77777777" w:rsidR="00AF076A" w:rsidRDefault="00AF076A" w:rsidP="00AF076A">
      <w:pPr>
        <w:pStyle w:val="Lijstalinea"/>
        <w:numPr>
          <w:ilvl w:val="0"/>
          <w:numId w:val="112"/>
        </w:numPr>
        <w:overflowPunct/>
        <w:autoSpaceDE/>
        <w:autoSpaceDN/>
        <w:adjustRightInd/>
        <w:spacing w:line="240" w:lineRule="auto"/>
        <w:textAlignment w:val="auto"/>
        <w:rPr>
          <w:rFonts w:ascii="Calibri" w:hAnsi="Calibri"/>
        </w:rPr>
      </w:pPr>
      <w:r>
        <w:t>baan voor vliegverkeer</w:t>
      </w:r>
    </w:p>
    <w:p w14:paraId="10148791" w14:textId="77777777" w:rsidR="00AF076A" w:rsidRDefault="00AF076A" w:rsidP="00AF076A">
      <w:pPr>
        <w:pStyle w:val="Lijstalinea"/>
        <w:numPr>
          <w:ilvl w:val="0"/>
          <w:numId w:val="112"/>
        </w:numPr>
        <w:overflowPunct/>
        <w:autoSpaceDE/>
        <w:autoSpaceDN/>
        <w:adjustRightInd/>
        <w:spacing w:line="240" w:lineRule="auto"/>
        <w:textAlignment w:val="auto"/>
      </w:pPr>
      <w:r>
        <w:t>berm</w:t>
      </w:r>
    </w:p>
    <w:p w14:paraId="7EA1836A" w14:textId="7FEA87BB" w:rsidR="00AF076A" w:rsidRDefault="00AF076A" w:rsidP="00AF076A">
      <w:pPr>
        <w:pStyle w:val="Lijstalinea"/>
        <w:numPr>
          <w:ilvl w:val="0"/>
          <w:numId w:val="112"/>
        </w:numPr>
        <w:overflowPunct/>
        <w:autoSpaceDE/>
        <w:autoSpaceDN/>
        <w:adjustRightInd/>
        <w:spacing w:line="240" w:lineRule="auto"/>
        <w:textAlignment w:val="auto"/>
      </w:pPr>
      <w:r>
        <w:t>fietspad</w:t>
      </w:r>
    </w:p>
    <w:p w14:paraId="63660718" w14:textId="18E66E57" w:rsidR="00280D72" w:rsidRDefault="00280D72" w:rsidP="00AF076A">
      <w:pPr>
        <w:pStyle w:val="Lijstalinea"/>
        <w:numPr>
          <w:ilvl w:val="0"/>
          <w:numId w:val="112"/>
        </w:numPr>
        <w:overflowPunct/>
        <w:autoSpaceDE/>
        <w:autoSpaceDN/>
        <w:adjustRightInd/>
        <w:spacing w:line="240" w:lineRule="auto"/>
        <w:textAlignment w:val="auto"/>
      </w:pPr>
      <w:r>
        <w:t>groenvoorziening</w:t>
      </w:r>
    </w:p>
    <w:p w14:paraId="153B6D20" w14:textId="77777777" w:rsidR="00AF076A" w:rsidRDefault="00AF076A" w:rsidP="00AF076A">
      <w:pPr>
        <w:pStyle w:val="Lijstalinea"/>
        <w:numPr>
          <w:ilvl w:val="0"/>
          <w:numId w:val="112"/>
        </w:numPr>
        <w:overflowPunct/>
        <w:autoSpaceDE/>
        <w:autoSpaceDN/>
        <w:adjustRightInd/>
        <w:spacing w:line="240" w:lineRule="auto"/>
        <w:textAlignment w:val="auto"/>
      </w:pPr>
      <w:r>
        <w:t>inrit</w:t>
      </w:r>
    </w:p>
    <w:p w14:paraId="23D62298" w14:textId="09207264" w:rsidR="00AF076A" w:rsidRDefault="00AF076A" w:rsidP="00AF076A">
      <w:pPr>
        <w:pStyle w:val="Lijstalinea"/>
        <w:numPr>
          <w:ilvl w:val="0"/>
          <w:numId w:val="112"/>
        </w:numPr>
        <w:overflowPunct/>
        <w:autoSpaceDE/>
        <w:autoSpaceDN/>
        <w:adjustRightInd/>
        <w:spacing w:line="240" w:lineRule="auto"/>
        <w:textAlignment w:val="auto"/>
      </w:pPr>
      <w:r>
        <w:t>OV-baan</w:t>
      </w:r>
    </w:p>
    <w:p w14:paraId="68F9DD02" w14:textId="77777777" w:rsidR="00AF076A" w:rsidRDefault="00AF076A" w:rsidP="00AF076A">
      <w:pPr>
        <w:pStyle w:val="Lijstalinea"/>
        <w:numPr>
          <w:ilvl w:val="0"/>
          <w:numId w:val="112"/>
        </w:numPr>
        <w:overflowPunct/>
        <w:autoSpaceDE/>
        <w:autoSpaceDN/>
        <w:adjustRightInd/>
        <w:spacing w:line="240" w:lineRule="auto"/>
        <w:textAlignment w:val="auto"/>
      </w:pPr>
      <w:r>
        <w:t>overweg</w:t>
      </w:r>
    </w:p>
    <w:p w14:paraId="54A093FB" w14:textId="77777777" w:rsidR="00AF076A" w:rsidRDefault="00AF076A" w:rsidP="00AF076A">
      <w:pPr>
        <w:pStyle w:val="Lijstalinea"/>
        <w:numPr>
          <w:ilvl w:val="0"/>
          <w:numId w:val="112"/>
        </w:numPr>
        <w:overflowPunct/>
        <w:autoSpaceDE/>
        <w:autoSpaceDN/>
        <w:adjustRightInd/>
        <w:spacing w:line="240" w:lineRule="auto"/>
        <w:textAlignment w:val="auto"/>
      </w:pPr>
      <w:r>
        <w:t>parkeervlak</w:t>
      </w:r>
    </w:p>
    <w:p w14:paraId="2F59E07F" w14:textId="77777777" w:rsidR="00AF076A" w:rsidRDefault="00AF076A" w:rsidP="00AF076A">
      <w:pPr>
        <w:pStyle w:val="Lijstalinea"/>
        <w:numPr>
          <w:ilvl w:val="0"/>
          <w:numId w:val="112"/>
        </w:numPr>
        <w:overflowPunct/>
        <w:autoSpaceDE/>
        <w:autoSpaceDN/>
        <w:adjustRightInd/>
        <w:spacing w:line="240" w:lineRule="auto"/>
        <w:textAlignment w:val="auto"/>
      </w:pPr>
      <w:r>
        <w:t>rijbaan autosnelweg</w:t>
      </w:r>
    </w:p>
    <w:p w14:paraId="26063996" w14:textId="77777777" w:rsidR="00AF076A" w:rsidRDefault="00AF076A" w:rsidP="00AF076A">
      <w:pPr>
        <w:pStyle w:val="Lijstalinea"/>
        <w:numPr>
          <w:ilvl w:val="0"/>
          <w:numId w:val="112"/>
        </w:numPr>
        <w:overflowPunct/>
        <w:autoSpaceDE/>
        <w:autoSpaceDN/>
        <w:adjustRightInd/>
        <w:spacing w:line="240" w:lineRule="auto"/>
        <w:textAlignment w:val="auto"/>
      </w:pPr>
      <w:r>
        <w:t>rijbaan autosnelweg: verbindingsweg</w:t>
      </w:r>
    </w:p>
    <w:p w14:paraId="57DBF3FA" w14:textId="77777777" w:rsidR="00AF076A" w:rsidRDefault="00AF076A" w:rsidP="00AF076A">
      <w:pPr>
        <w:pStyle w:val="Lijstalinea"/>
        <w:numPr>
          <w:ilvl w:val="0"/>
          <w:numId w:val="112"/>
        </w:numPr>
        <w:overflowPunct/>
        <w:autoSpaceDE/>
        <w:autoSpaceDN/>
        <w:adjustRightInd/>
        <w:spacing w:line="240" w:lineRule="auto"/>
        <w:textAlignment w:val="auto"/>
      </w:pPr>
      <w:r>
        <w:t>rijbaan autosnelweg: calamiteitendoorsteek</w:t>
      </w:r>
    </w:p>
    <w:p w14:paraId="2C2B9869" w14:textId="77777777" w:rsidR="00AF076A" w:rsidRDefault="00AF076A" w:rsidP="00AF076A">
      <w:pPr>
        <w:pStyle w:val="Lijstalinea"/>
        <w:numPr>
          <w:ilvl w:val="0"/>
          <w:numId w:val="112"/>
        </w:numPr>
        <w:overflowPunct/>
        <w:autoSpaceDE/>
        <w:autoSpaceDN/>
        <w:adjustRightInd/>
        <w:spacing w:line="240" w:lineRule="auto"/>
        <w:textAlignment w:val="auto"/>
      </w:pPr>
      <w:r>
        <w:t>rijbaan autoweg</w:t>
      </w:r>
    </w:p>
    <w:p w14:paraId="1F82BEC7" w14:textId="77777777" w:rsidR="00AF076A" w:rsidRDefault="00AF076A" w:rsidP="00AF076A">
      <w:pPr>
        <w:pStyle w:val="Lijstalinea"/>
        <w:numPr>
          <w:ilvl w:val="0"/>
          <w:numId w:val="112"/>
        </w:numPr>
        <w:overflowPunct/>
        <w:autoSpaceDE/>
        <w:autoSpaceDN/>
        <w:adjustRightInd/>
        <w:spacing w:line="240" w:lineRule="auto"/>
        <w:textAlignment w:val="auto"/>
      </w:pPr>
      <w:r>
        <w:t>rijbaan autoweg: verbindingsweg</w:t>
      </w:r>
    </w:p>
    <w:p w14:paraId="75DD8878" w14:textId="77777777" w:rsidR="00AF076A" w:rsidRDefault="00AF076A" w:rsidP="00AF076A">
      <w:pPr>
        <w:pStyle w:val="Lijstalinea"/>
        <w:numPr>
          <w:ilvl w:val="0"/>
          <w:numId w:val="112"/>
        </w:numPr>
        <w:overflowPunct/>
        <w:autoSpaceDE/>
        <w:autoSpaceDN/>
        <w:adjustRightInd/>
        <w:spacing w:line="240" w:lineRule="auto"/>
        <w:textAlignment w:val="auto"/>
      </w:pPr>
      <w:r>
        <w:t>rijbaan autoweg: calamiteitendoorsteek</w:t>
      </w:r>
    </w:p>
    <w:p w14:paraId="4EC95BEE" w14:textId="77777777" w:rsidR="00AF076A" w:rsidRDefault="00AF076A" w:rsidP="00AF076A">
      <w:pPr>
        <w:pStyle w:val="Lijstalinea"/>
        <w:numPr>
          <w:ilvl w:val="0"/>
          <w:numId w:val="112"/>
        </w:numPr>
        <w:overflowPunct/>
        <w:autoSpaceDE/>
        <w:autoSpaceDN/>
        <w:adjustRightInd/>
        <w:spacing w:line="240" w:lineRule="auto"/>
        <w:textAlignment w:val="auto"/>
      </w:pPr>
      <w:r>
        <w:t>rijbaan regionale weg</w:t>
      </w:r>
    </w:p>
    <w:p w14:paraId="1DD88883" w14:textId="77777777" w:rsidR="00AF076A" w:rsidRDefault="00AF076A" w:rsidP="00AF076A">
      <w:pPr>
        <w:pStyle w:val="Lijstalinea"/>
        <w:numPr>
          <w:ilvl w:val="0"/>
          <w:numId w:val="112"/>
        </w:numPr>
        <w:overflowPunct/>
        <w:autoSpaceDE/>
        <w:autoSpaceDN/>
        <w:adjustRightInd/>
        <w:spacing w:line="240" w:lineRule="auto"/>
        <w:textAlignment w:val="auto"/>
      </w:pPr>
      <w:r>
        <w:t>rijbaan regionale weg: verbindingsweg</w:t>
      </w:r>
    </w:p>
    <w:p w14:paraId="16F9D545" w14:textId="77777777" w:rsidR="00AF076A" w:rsidRDefault="00AF076A" w:rsidP="00AF076A">
      <w:pPr>
        <w:pStyle w:val="Lijstalinea"/>
        <w:numPr>
          <w:ilvl w:val="0"/>
          <w:numId w:val="112"/>
        </w:numPr>
        <w:overflowPunct/>
        <w:autoSpaceDE/>
        <w:autoSpaceDN/>
        <w:adjustRightInd/>
        <w:spacing w:line="240" w:lineRule="auto"/>
        <w:textAlignment w:val="auto"/>
      </w:pPr>
      <w:r>
        <w:t>rijbaan regionale weg: verkeersdrempel</w:t>
      </w:r>
    </w:p>
    <w:p w14:paraId="09777D14" w14:textId="77777777" w:rsidR="00AF076A" w:rsidRDefault="00AF076A" w:rsidP="00AF076A">
      <w:pPr>
        <w:pStyle w:val="Lijstalinea"/>
        <w:numPr>
          <w:ilvl w:val="0"/>
          <w:numId w:val="112"/>
        </w:numPr>
        <w:overflowPunct/>
        <w:autoSpaceDE/>
        <w:autoSpaceDN/>
        <w:adjustRightInd/>
        <w:spacing w:line="240" w:lineRule="auto"/>
        <w:textAlignment w:val="auto"/>
      </w:pPr>
      <w:r>
        <w:t>rijbaan lokale weg</w:t>
      </w:r>
    </w:p>
    <w:p w14:paraId="480626E8" w14:textId="77777777" w:rsidR="00AF076A" w:rsidRDefault="00AF076A" w:rsidP="00AF076A">
      <w:pPr>
        <w:pStyle w:val="Lijstalinea"/>
        <w:numPr>
          <w:ilvl w:val="0"/>
          <w:numId w:val="112"/>
        </w:numPr>
        <w:overflowPunct/>
        <w:autoSpaceDE/>
        <w:autoSpaceDN/>
        <w:adjustRightInd/>
        <w:spacing w:line="240" w:lineRule="auto"/>
        <w:textAlignment w:val="auto"/>
      </w:pPr>
      <w:r>
        <w:t>rijbaan lokale weg: verkeersdrempel</w:t>
      </w:r>
    </w:p>
    <w:p w14:paraId="2F0F666D" w14:textId="77777777" w:rsidR="00AF076A" w:rsidRDefault="00AF076A" w:rsidP="00AF076A">
      <w:pPr>
        <w:pStyle w:val="Lijstalinea"/>
        <w:numPr>
          <w:ilvl w:val="0"/>
          <w:numId w:val="112"/>
        </w:numPr>
        <w:overflowPunct/>
        <w:autoSpaceDE/>
        <w:autoSpaceDN/>
        <w:adjustRightInd/>
        <w:spacing w:line="240" w:lineRule="auto"/>
        <w:textAlignment w:val="auto"/>
      </w:pPr>
      <w:r>
        <w:t>ruiterpad</w:t>
      </w:r>
    </w:p>
    <w:p w14:paraId="7CD93CC2" w14:textId="77777777" w:rsidR="00AF076A" w:rsidRDefault="00AF076A" w:rsidP="00AF076A">
      <w:pPr>
        <w:pStyle w:val="Lijstalinea"/>
        <w:numPr>
          <w:ilvl w:val="0"/>
          <w:numId w:val="112"/>
        </w:numPr>
        <w:overflowPunct/>
        <w:autoSpaceDE/>
        <w:autoSpaceDN/>
        <w:adjustRightInd/>
        <w:spacing w:line="240" w:lineRule="auto"/>
        <w:textAlignment w:val="auto"/>
      </w:pPr>
      <w:r>
        <w:t>spoorbaan</w:t>
      </w:r>
    </w:p>
    <w:p w14:paraId="34FCE486" w14:textId="77777777" w:rsidR="00AF076A" w:rsidRDefault="00AF076A" w:rsidP="00AF076A">
      <w:pPr>
        <w:pStyle w:val="Lijstalinea"/>
        <w:numPr>
          <w:ilvl w:val="0"/>
          <w:numId w:val="112"/>
        </w:numPr>
        <w:overflowPunct/>
        <w:autoSpaceDE/>
        <w:autoSpaceDN/>
        <w:adjustRightInd/>
        <w:spacing w:line="240" w:lineRule="auto"/>
        <w:textAlignment w:val="auto"/>
      </w:pPr>
      <w:r>
        <w:t>verkeerseiland</w:t>
      </w:r>
    </w:p>
    <w:p w14:paraId="64D7C0DE" w14:textId="77777777" w:rsidR="00AF076A" w:rsidRDefault="00AF076A" w:rsidP="00AF076A">
      <w:pPr>
        <w:pStyle w:val="Lijstalinea"/>
        <w:numPr>
          <w:ilvl w:val="0"/>
          <w:numId w:val="112"/>
        </w:numPr>
        <w:overflowPunct/>
        <w:autoSpaceDE/>
        <w:autoSpaceDN/>
        <w:adjustRightInd/>
        <w:spacing w:line="240" w:lineRule="auto"/>
        <w:textAlignment w:val="auto"/>
      </w:pPr>
      <w:r>
        <w:t>voetpad</w:t>
      </w:r>
    </w:p>
    <w:p w14:paraId="440EFCD5" w14:textId="77777777" w:rsidR="00AF076A" w:rsidRDefault="00AF076A" w:rsidP="00AF076A">
      <w:pPr>
        <w:pStyle w:val="Lijstalinea"/>
        <w:numPr>
          <w:ilvl w:val="0"/>
          <w:numId w:val="112"/>
        </w:numPr>
        <w:overflowPunct/>
        <w:autoSpaceDE/>
        <w:autoSpaceDN/>
        <w:adjustRightInd/>
        <w:spacing w:line="240" w:lineRule="auto"/>
        <w:textAlignment w:val="auto"/>
      </w:pPr>
      <w:r>
        <w:t>voetpad op trap</w:t>
      </w:r>
    </w:p>
    <w:p w14:paraId="0E065EB5" w14:textId="77777777" w:rsidR="00AF076A" w:rsidRDefault="00AF076A" w:rsidP="00AF076A">
      <w:pPr>
        <w:pStyle w:val="Lijstalinea"/>
        <w:numPr>
          <w:ilvl w:val="0"/>
          <w:numId w:val="112"/>
        </w:numPr>
        <w:overflowPunct/>
        <w:autoSpaceDE/>
        <w:autoSpaceDN/>
        <w:adjustRightInd/>
        <w:spacing w:line="240" w:lineRule="auto"/>
        <w:textAlignment w:val="auto"/>
      </w:pPr>
      <w:r>
        <w:t>voetgangersgebied</w:t>
      </w:r>
    </w:p>
    <w:p w14:paraId="256C0BBD" w14:textId="77777777" w:rsidR="00AF076A" w:rsidRDefault="00AF076A" w:rsidP="00AF076A">
      <w:pPr>
        <w:pStyle w:val="Lijstalinea"/>
        <w:numPr>
          <w:ilvl w:val="0"/>
          <w:numId w:val="112"/>
        </w:numPr>
        <w:overflowPunct/>
        <w:autoSpaceDE/>
        <w:autoSpaceDN/>
        <w:adjustRightInd/>
        <w:spacing w:line="240" w:lineRule="auto"/>
        <w:textAlignment w:val="auto"/>
        <w:rPr>
          <w:lang w:val="en-US"/>
        </w:rPr>
      </w:pPr>
      <w:r>
        <w:t>woonerf</w:t>
      </w:r>
    </w:p>
    <w:p w14:paraId="0084E18D" w14:textId="77777777" w:rsidR="000C13D6" w:rsidRPr="007C7067" w:rsidRDefault="000C13D6" w:rsidP="000C13D6"/>
    <w:p w14:paraId="0084E18E" w14:textId="77777777" w:rsidR="000C13D6" w:rsidRPr="007C7067" w:rsidRDefault="000C13D6" w:rsidP="000C13D6">
      <w:r w:rsidRPr="007C7067">
        <w:t>Software die wordt gebruikt om NLCS</w:t>
      </w:r>
      <w:r w:rsidR="003A44FA" w:rsidRPr="007C7067">
        <w:t>-</w:t>
      </w:r>
      <w:r w:rsidRPr="007C7067">
        <w:t>objecten te plaatsen</w:t>
      </w:r>
      <w:r w:rsidR="003A44FA" w:rsidRPr="007C7067">
        <w:t>,</w:t>
      </w:r>
      <w:r w:rsidRPr="007C7067">
        <w:t xml:space="preserve"> moet in staat zijn om deze lijst met functie</w:t>
      </w:r>
      <w:r w:rsidR="00C4544B" w:rsidRPr="007C7067">
        <w:t>omschrijvingen</w:t>
      </w:r>
      <w:r w:rsidRPr="007C7067">
        <w:t xml:space="preserve"> aan te bieden</w:t>
      </w:r>
      <w:r w:rsidR="00C4544B" w:rsidRPr="007C7067">
        <w:t xml:space="preserve">, zodra een </w:t>
      </w:r>
      <w:r w:rsidRPr="007C7067">
        <w:t>vlakvormend object</w:t>
      </w:r>
      <w:r w:rsidR="00C4544B" w:rsidRPr="007C7067">
        <w:t xml:space="preserve"> wordt geplaatst, bijvoorbeeld via een drop down menu</w:t>
      </w:r>
      <w:r w:rsidRPr="007C7067">
        <w:t xml:space="preserve">. </w:t>
      </w:r>
      <w:r w:rsidR="00C4544B" w:rsidRPr="007C7067">
        <w:t xml:space="preserve">De software moet voorzien in een ‘schakelaar’, waarmee kan worden bepaald of een te plaatsen object vlakvormend is of niet. Wanneer de schakelaar op ‘vlakvormend’ staat, zorgt de software ervoor dat in de laagnaam een ‘V’ wordt geplaatst achter het ELEMENT </w:t>
      </w:r>
      <w:r w:rsidRPr="007C7067">
        <w:t xml:space="preserve">G, S </w:t>
      </w:r>
      <w:r w:rsidR="00C4544B" w:rsidRPr="007C7067">
        <w:t>of</w:t>
      </w:r>
      <w:r w:rsidRPr="007C7067">
        <w:t xml:space="preserve"> T</w:t>
      </w:r>
      <w:r w:rsidR="00C4544B" w:rsidRPr="007C7067">
        <w:t xml:space="preserve">** (afhankelijk van welk ELEMENT van toepassing is). </w:t>
      </w:r>
      <w:r w:rsidR="00030553" w:rsidRPr="007C7067">
        <w:t>Tevens</w:t>
      </w:r>
      <w:r w:rsidR="008F0F00" w:rsidRPr="007C7067">
        <w:t xml:space="preserve"> wordt het attribuut FUNCTIE geactiveerd. De tekenaar dient de waarde van de FUNCTIE in te vullen</w:t>
      </w:r>
      <w:r w:rsidR="00030553" w:rsidRPr="007C7067">
        <w:t xml:space="preserve"> door een waarde </w:t>
      </w:r>
      <w:r w:rsidR="008F0F00" w:rsidRPr="007C7067">
        <w:t xml:space="preserve">te kiezen uit de bovenstaande lijst. </w:t>
      </w:r>
    </w:p>
    <w:p w14:paraId="0084E18F" w14:textId="77777777" w:rsidR="008F0F00" w:rsidRPr="007C7067" w:rsidRDefault="008F0F00" w:rsidP="000C13D6"/>
    <w:p w14:paraId="0084E190" w14:textId="77777777" w:rsidR="000C13D6" w:rsidRPr="007C7067" w:rsidRDefault="000C13D6" w:rsidP="000C13D6">
      <w:pPr>
        <w:rPr>
          <w:b/>
        </w:rPr>
      </w:pPr>
      <w:r w:rsidRPr="007C7067">
        <w:rPr>
          <w:b/>
        </w:rPr>
        <w:t xml:space="preserve">Voorbeeld van </w:t>
      </w:r>
      <w:r w:rsidR="008F0F00" w:rsidRPr="007C7067">
        <w:rPr>
          <w:b/>
        </w:rPr>
        <w:t>het</w:t>
      </w:r>
      <w:r w:rsidRPr="007C7067">
        <w:rPr>
          <w:b/>
        </w:rPr>
        <w:t xml:space="preserve"> ge</w:t>
      </w:r>
      <w:r w:rsidR="008F0F00" w:rsidRPr="007C7067">
        <w:rPr>
          <w:b/>
        </w:rPr>
        <w:t>bruik van vlakvormende objecten</w:t>
      </w:r>
    </w:p>
    <w:p w14:paraId="0084E191" w14:textId="77777777" w:rsidR="008F0F00" w:rsidRPr="007C7067" w:rsidRDefault="008F0F00" w:rsidP="000C13D6"/>
    <w:p w14:paraId="0084E192" w14:textId="77777777" w:rsidR="008F0F00" w:rsidRPr="007C7067" w:rsidRDefault="000C13D6" w:rsidP="000C13D6">
      <w:r w:rsidRPr="007C7067">
        <w:t xml:space="preserve">In een vlak dat </w:t>
      </w:r>
      <w:r w:rsidR="008F0F00" w:rsidRPr="007C7067">
        <w:t xml:space="preserve">een </w:t>
      </w:r>
      <w:r w:rsidRPr="007C7067">
        <w:t>trottoir voorstelt</w:t>
      </w:r>
      <w:r w:rsidR="008F0F00" w:rsidRPr="007C7067">
        <w:t>,</w:t>
      </w:r>
      <w:r w:rsidRPr="007C7067">
        <w:t xml:space="preserve"> wordt een symbool geplaats met de naam </w:t>
      </w:r>
    </w:p>
    <w:p w14:paraId="0084E193" w14:textId="77777777" w:rsidR="000C13D6" w:rsidRPr="007C7067" w:rsidRDefault="000C13D6" w:rsidP="000C13D6">
      <w:r w:rsidRPr="007C7067">
        <w:t>“SVH-TEGEL_400X400_HALFST-SO”. De naam van het symbool geeft al veel informatie over het vlak.</w:t>
      </w:r>
    </w:p>
    <w:p w14:paraId="0084E194" w14:textId="77777777" w:rsidR="000C13D6" w:rsidRPr="007C7067" w:rsidRDefault="000C13D6" w:rsidP="000C13D6">
      <w:r w:rsidRPr="007C7067">
        <w:t xml:space="preserve">Doordat het een vlakvormend object is </w:t>
      </w:r>
      <w:r w:rsidR="008F0F00" w:rsidRPr="007C7067">
        <w:t>(de schakelaar in de software is op ‘vlak</w:t>
      </w:r>
      <w:r w:rsidR="00030553" w:rsidRPr="007C7067">
        <w:t>vormend</w:t>
      </w:r>
      <w:r w:rsidR="008F0F00" w:rsidRPr="007C7067">
        <w:t xml:space="preserve">’ gezet), </w:t>
      </w:r>
      <w:r w:rsidRPr="007C7067">
        <w:t xml:space="preserve">zal dit symbool op de laag “N-WE-VH-VERHARDING_TEGEL-SV” komen te staan. </w:t>
      </w:r>
      <w:r w:rsidR="008F0F00" w:rsidRPr="007C7067">
        <w:t>A</w:t>
      </w:r>
      <w:r w:rsidRPr="007C7067">
        <w:t xml:space="preserve">an dit symbool </w:t>
      </w:r>
      <w:r w:rsidR="00BA2DAB" w:rsidRPr="007C7067">
        <w:t>worden</w:t>
      </w:r>
      <w:r w:rsidR="008F0F00" w:rsidRPr="007C7067">
        <w:t xml:space="preserve"> </w:t>
      </w:r>
      <w:r w:rsidRPr="007C7067">
        <w:t xml:space="preserve">de volgende attributen </w:t>
      </w:r>
      <w:r w:rsidR="00030553" w:rsidRPr="007C7067">
        <w:t>en waarden</w:t>
      </w:r>
      <w:r w:rsidR="008F0F00" w:rsidRPr="007C7067">
        <w:t xml:space="preserve"> </w:t>
      </w:r>
      <w:r w:rsidRPr="007C7067">
        <w:t>toegewezen:</w:t>
      </w:r>
    </w:p>
    <w:p w14:paraId="0084E195" w14:textId="77777777" w:rsidR="00BA2DAB" w:rsidRPr="007C7067" w:rsidRDefault="00BA2DAB" w:rsidP="000C13D6"/>
    <w:p w14:paraId="0084E196" w14:textId="77777777" w:rsidR="000C13D6" w:rsidRPr="007C7067" w:rsidRDefault="000C13D6" w:rsidP="00BA2DAB">
      <w:pPr>
        <w:ind w:left="350" w:hanging="350"/>
      </w:pPr>
      <w:r w:rsidRPr="007C7067">
        <w:t>•</w:t>
      </w:r>
      <w:r w:rsidRPr="007C7067">
        <w:tab/>
        <w:t>KLEUR                  &gt; “GR” (grijs)</w:t>
      </w:r>
    </w:p>
    <w:p w14:paraId="0084E197" w14:textId="77777777" w:rsidR="000C13D6" w:rsidRPr="007C7067" w:rsidRDefault="000C13D6" w:rsidP="00BA2DAB">
      <w:pPr>
        <w:ind w:left="350" w:hanging="350"/>
      </w:pPr>
      <w:r w:rsidRPr="007C7067">
        <w:t>•</w:t>
      </w:r>
      <w:r w:rsidRPr="007C7067">
        <w:tab/>
        <w:t>FORMAAT          &gt; “400x400”</w:t>
      </w:r>
    </w:p>
    <w:p w14:paraId="0084E198" w14:textId="77777777" w:rsidR="000C13D6" w:rsidRPr="007C7067" w:rsidRDefault="000C13D6" w:rsidP="00BA2DAB">
      <w:pPr>
        <w:ind w:left="350" w:hanging="350"/>
      </w:pPr>
      <w:r w:rsidRPr="007C7067">
        <w:t>•</w:t>
      </w:r>
      <w:r w:rsidRPr="007C7067">
        <w:tab/>
        <w:t>FUNCTIE             &gt; “voetpad”</w:t>
      </w:r>
    </w:p>
    <w:p w14:paraId="0084E199" w14:textId="77777777" w:rsidR="000C13D6" w:rsidRPr="007C7067" w:rsidRDefault="000C13D6" w:rsidP="000C13D6"/>
    <w:p w14:paraId="0084E19A" w14:textId="77777777" w:rsidR="000C13D6" w:rsidRPr="007C7067" w:rsidRDefault="00BA2DAB" w:rsidP="000C13D6">
      <w:r w:rsidRPr="007C7067">
        <w:t>Het</w:t>
      </w:r>
      <w:r w:rsidR="000C13D6" w:rsidRPr="007C7067">
        <w:t xml:space="preserve">zelfde symbool </w:t>
      </w:r>
      <w:r w:rsidR="00030553" w:rsidRPr="007C7067">
        <w:t>kan ook</w:t>
      </w:r>
      <w:r w:rsidRPr="007C7067">
        <w:t xml:space="preserve"> worden </w:t>
      </w:r>
      <w:r w:rsidR="000C13D6" w:rsidRPr="007C7067">
        <w:t xml:space="preserve">toegepast </w:t>
      </w:r>
      <w:r w:rsidR="00030553" w:rsidRPr="007C7067">
        <w:t xml:space="preserve">om bijvoorbeeld </w:t>
      </w:r>
      <w:r w:rsidR="000C13D6" w:rsidRPr="007C7067">
        <w:t xml:space="preserve">een fietspad </w:t>
      </w:r>
      <w:r w:rsidRPr="007C7067">
        <w:t>in rode uitvoering</w:t>
      </w:r>
      <w:r w:rsidR="00030553" w:rsidRPr="007C7067">
        <w:t xml:space="preserve"> aan te duiden</w:t>
      </w:r>
      <w:r w:rsidRPr="007C7067">
        <w:t xml:space="preserve">. </w:t>
      </w:r>
      <w:r w:rsidR="00030553" w:rsidRPr="007C7067">
        <w:t>Voor de attribu</w:t>
      </w:r>
      <w:r w:rsidR="004A49E7">
        <w:t>t</w:t>
      </w:r>
      <w:r w:rsidR="00030553" w:rsidRPr="007C7067">
        <w:t>en</w:t>
      </w:r>
      <w:r w:rsidRPr="007C7067">
        <w:t xml:space="preserve"> KLEUR en FUNCTIE worden </w:t>
      </w:r>
      <w:r w:rsidR="00030553" w:rsidRPr="007C7067">
        <w:t xml:space="preserve">dan andere waarden </w:t>
      </w:r>
      <w:r w:rsidRPr="007C7067">
        <w:t xml:space="preserve">ingevuld: </w:t>
      </w:r>
    </w:p>
    <w:p w14:paraId="0084E19B" w14:textId="77777777" w:rsidR="00BA2DAB" w:rsidRPr="007C7067" w:rsidRDefault="00BA2DAB" w:rsidP="000C13D6"/>
    <w:p w14:paraId="0084E19C" w14:textId="77777777" w:rsidR="00BA2DAB" w:rsidRPr="007C7067" w:rsidRDefault="00BA2DAB" w:rsidP="00BA2DAB">
      <w:pPr>
        <w:ind w:left="350" w:hanging="350"/>
      </w:pPr>
      <w:r w:rsidRPr="007C7067">
        <w:t>•</w:t>
      </w:r>
      <w:r w:rsidRPr="007C7067">
        <w:tab/>
        <w:t>KLEUR                  &gt; “RD” (rood)</w:t>
      </w:r>
    </w:p>
    <w:p w14:paraId="0084E19D" w14:textId="77777777" w:rsidR="00BA2DAB" w:rsidRPr="007C7067" w:rsidRDefault="00BA2DAB" w:rsidP="00BA2DAB">
      <w:pPr>
        <w:ind w:left="350" w:hanging="350"/>
      </w:pPr>
      <w:r w:rsidRPr="007C7067">
        <w:t>•</w:t>
      </w:r>
      <w:r w:rsidRPr="007C7067">
        <w:tab/>
        <w:t>FORMAAT          &gt; “400x400”</w:t>
      </w:r>
    </w:p>
    <w:p w14:paraId="0084E19E" w14:textId="77777777" w:rsidR="00BA2DAB" w:rsidRPr="007C7067" w:rsidRDefault="00BA2DAB" w:rsidP="00BA2DAB">
      <w:pPr>
        <w:ind w:left="350" w:hanging="350"/>
      </w:pPr>
      <w:r w:rsidRPr="007C7067">
        <w:t>•</w:t>
      </w:r>
      <w:r w:rsidRPr="007C7067">
        <w:tab/>
        <w:t>FUNCTIE             &gt; “fietspad”</w:t>
      </w:r>
    </w:p>
    <w:p w14:paraId="0084E19F" w14:textId="77777777" w:rsidR="00BA2DAB" w:rsidRPr="007C7067" w:rsidRDefault="00BA2DAB" w:rsidP="000C13D6"/>
    <w:p w14:paraId="0084E1A0" w14:textId="77777777" w:rsidR="000C13D6" w:rsidRPr="007C7067" w:rsidRDefault="000C13D6" w:rsidP="000C13D6">
      <w:r w:rsidRPr="007C7067">
        <w:t xml:space="preserve">In </w:t>
      </w:r>
      <w:r w:rsidR="00BA2DAB" w:rsidRPr="007C7067">
        <w:t>het</w:t>
      </w:r>
      <w:r w:rsidRPr="007C7067">
        <w:t xml:space="preserve">zelfde trottoirvlak </w:t>
      </w:r>
      <w:r w:rsidR="00030553" w:rsidRPr="007C7067">
        <w:t>kunnen</w:t>
      </w:r>
      <w:r w:rsidR="00BA2DAB" w:rsidRPr="007C7067">
        <w:t xml:space="preserve"> </w:t>
      </w:r>
      <w:r w:rsidR="00030553" w:rsidRPr="007C7067">
        <w:t xml:space="preserve">in NLCS </w:t>
      </w:r>
      <w:r w:rsidR="00BA2DAB" w:rsidRPr="007C7067">
        <w:t>bijvoorbeeld</w:t>
      </w:r>
      <w:r w:rsidRPr="007C7067">
        <w:t xml:space="preserve"> ook een lichtmast en een prullenbak</w:t>
      </w:r>
      <w:r w:rsidR="00BA2DAB" w:rsidRPr="007C7067">
        <w:t xml:space="preserve"> </w:t>
      </w:r>
      <w:r w:rsidR="00030553" w:rsidRPr="007C7067">
        <w:t>zijn getekend</w:t>
      </w:r>
      <w:r w:rsidR="00BA2DAB" w:rsidRPr="007C7067">
        <w:t>, b</w:t>
      </w:r>
      <w:r w:rsidRPr="007C7067">
        <w:t>eide als symbool</w:t>
      </w:r>
      <w:r w:rsidR="00BA2DAB" w:rsidRPr="007C7067">
        <w:t xml:space="preserve">. </w:t>
      </w:r>
      <w:r w:rsidRPr="007C7067">
        <w:t xml:space="preserve">Maar </w:t>
      </w:r>
      <w:r w:rsidR="00BA2DAB" w:rsidRPr="007C7067">
        <w:t>om</w:t>
      </w:r>
      <w:r w:rsidRPr="007C7067">
        <w:t xml:space="preserve">dat </w:t>
      </w:r>
      <w:r w:rsidR="00030553" w:rsidRPr="007C7067">
        <w:t>deze</w:t>
      </w:r>
      <w:r w:rsidRPr="007C7067">
        <w:t xml:space="preserve"> symbolen op een laag staan </w:t>
      </w:r>
      <w:r w:rsidR="00BA2DAB" w:rsidRPr="007C7067">
        <w:t>met</w:t>
      </w:r>
      <w:r w:rsidRPr="007C7067">
        <w:t xml:space="preserve"> het </w:t>
      </w:r>
      <w:r w:rsidR="00BA2DAB" w:rsidRPr="007C7067">
        <w:t>ELEMENT</w:t>
      </w:r>
      <w:r w:rsidRPr="007C7067">
        <w:t xml:space="preserve"> S</w:t>
      </w:r>
      <w:r w:rsidR="00030553" w:rsidRPr="007C7067">
        <w:t xml:space="preserve"> (in plaats van op een laag met het ELEMENT SV)</w:t>
      </w:r>
      <w:r w:rsidRPr="007C7067">
        <w:t xml:space="preserve">, </w:t>
      </w:r>
      <w:r w:rsidR="00030553" w:rsidRPr="007C7067">
        <w:t xml:space="preserve">doen zij geen dienst als </w:t>
      </w:r>
      <w:proofErr w:type="spellStart"/>
      <w:r w:rsidR="00030553" w:rsidRPr="007C7067">
        <w:t>centroïden</w:t>
      </w:r>
      <w:proofErr w:type="spellEnd"/>
      <w:r w:rsidR="00030553" w:rsidRPr="007C7067">
        <w:t xml:space="preserve"> en worden ze genegeerd bij het omzetten van de NLCS-</w:t>
      </w:r>
      <w:r w:rsidR="00803F23">
        <w:t>model</w:t>
      </w:r>
      <w:r w:rsidR="00030553" w:rsidRPr="007C7067">
        <w:t xml:space="preserve"> naar een </w:t>
      </w:r>
      <w:r w:rsidR="00803F23">
        <w:t>model</w:t>
      </w:r>
      <w:r w:rsidR="00030553" w:rsidRPr="007C7067">
        <w:t xml:space="preserve"> met vlakobjecten conform IMGEO/BGT. </w:t>
      </w:r>
    </w:p>
    <w:p w14:paraId="0084E1A1" w14:textId="77777777" w:rsidR="00B96BB9" w:rsidRPr="007C7067" w:rsidRDefault="00B96BB9" w:rsidP="000C13D6"/>
    <w:p w14:paraId="0084E1A2" w14:textId="77777777" w:rsidR="000C13D6" w:rsidRPr="007C7067" w:rsidRDefault="000C13D6" w:rsidP="000C13D6">
      <w:r w:rsidRPr="007C7067">
        <w:t>Ook</w:t>
      </w:r>
      <w:r w:rsidR="00B96BB9" w:rsidRPr="007C7067">
        <w:t xml:space="preserve"> kunnen e</w:t>
      </w:r>
      <w:r w:rsidRPr="007C7067">
        <w:t xml:space="preserve">r lijnen door </w:t>
      </w:r>
      <w:r w:rsidR="00B96BB9" w:rsidRPr="007C7067">
        <w:t>het trottoir</w:t>
      </w:r>
      <w:r w:rsidRPr="007C7067">
        <w:t xml:space="preserve">vlak </w:t>
      </w:r>
      <w:r w:rsidR="00B96BB9" w:rsidRPr="007C7067">
        <w:t xml:space="preserve">lopen, </w:t>
      </w:r>
      <w:r w:rsidRPr="007C7067">
        <w:t xml:space="preserve">die niet met het trottoir te maken hebben. Denk aan huisaansluitingen van het riool of kabels en leidingen. Deze zijn niet vlakvormend en hebben derhalve </w:t>
      </w:r>
      <w:r w:rsidR="00B96BB9" w:rsidRPr="007C7067">
        <w:t>het ELEMENT G (</w:t>
      </w:r>
      <w:r w:rsidRPr="007C7067">
        <w:t xml:space="preserve">van </w:t>
      </w:r>
      <w:r w:rsidR="00B96BB9" w:rsidRPr="007C7067">
        <w:t>G</w:t>
      </w:r>
      <w:r w:rsidRPr="007C7067">
        <w:t>eometrie</w:t>
      </w:r>
      <w:r w:rsidR="00695F7C" w:rsidRPr="007C7067">
        <w:t>). D</w:t>
      </w:r>
      <w:r w:rsidRPr="007C7067">
        <w:t xml:space="preserve">e </w:t>
      </w:r>
      <w:r w:rsidR="00695F7C" w:rsidRPr="007C7067">
        <w:t>grens</w:t>
      </w:r>
      <w:r w:rsidRPr="007C7067">
        <w:t xml:space="preserve">lijnen van het trottoir </w:t>
      </w:r>
      <w:r w:rsidR="00695F7C" w:rsidRPr="007C7067">
        <w:t xml:space="preserve">worden evenwel </w:t>
      </w:r>
      <w:r w:rsidRPr="007C7067">
        <w:t xml:space="preserve">op een laag geplaatst met het </w:t>
      </w:r>
      <w:r w:rsidR="00B96BB9" w:rsidRPr="007C7067">
        <w:t>ELEMENT</w:t>
      </w:r>
      <w:r w:rsidRPr="007C7067">
        <w:t xml:space="preserve"> GV.</w:t>
      </w:r>
    </w:p>
    <w:p w14:paraId="0084E1A3" w14:textId="77777777" w:rsidR="00B96BB9" w:rsidRPr="007C7067" w:rsidRDefault="00B96BB9" w:rsidP="000C13D6"/>
    <w:p w14:paraId="0878A25D" w14:textId="77777777" w:rsidR="00137F33" w:rsidRDefault="00137F33">
      <w:pPr>
        <w:overflowPunct/>
        <w:autoSpaceDE/>
        <w:autoSpaceDN/>
        <w:adjustRightInd/>
        <w:spacing w:line="240" w:lineRule="auto"/>
        <w:textAlignment w:val="auto"/>
        <w:sectPr w:rsidR="00137F33" w:rsidSect="00B808C7">
          <w:headerReference w:type="default" r:id="rId61"/>
          <w:footerReference w:type="default" r:id="rId62"/>
          <w:pgSz w:w="11907" w:h="16840" w:code="9"/>
          <w:pgMar w:top="2552" w:right="1418" w:bottom="1418" w:left="1701" w:header="1418" w:footer="669" w:gutter="0"/>
          <w:cols w:space="708"/>
        </w:sectPr>
      </w:pPr>
    </w:p>
    <w:tbl>
      <w:tblPr>
        <w:tblStyle w:val="Rastertabel1licht"/>
        <w:tblpPr w:leftFromText="141" w:rightFromText="141" w:vertAnchor="text" w:horzAnchor="margin" w:tblpY="649"/>
        <w:tblW w:w="12870" w:type="dxa"/>
        <w:tblLook w:val="0420" w:firstRow="1" w:lastRow="0" w:firstColumn="0" w:lastColumn="0" w:noHBand="0" w:noVBand="1"/>
      </w:tblPr>
      <w:tblGrid>
        <w:gridCol w:w="515"/>
        <w:gridCol w:w="1406"/>
        <w:gridCol w:w="2653"/>
        <w:gridCol w:w="676"/>
        <w:gridCol w:w="729"/>
        <w:gridCol w:w="3708"/>
        <w:gridCol w:w="836"/>
        <w:gridCol w:w="888"/>
        <w:gridCol w:w="1459"/>
      </w:tblGrid>
      <w:tr w:rsidR="00137F33" w:rsidRPr="00DA2F3A" w14:paraId="0B91A3E4" w14:textId="77777777" w:rsidTr="00957EDF">
        <w:trPr>
          <w:cnfStyle w:val="100000000000" w:firstRow="1" w:lastRow="0" w:firstColumn="0" w:lastColumn="0" w:oddVBand="0" w:evenVBand="0" w:oddHBand="0" w:evenHBand="0" w:firstRowFirstColumn="0" w:firstRowLastColumn="0" w:lastRowFirstColumn="0" w:lastRowLastColumn="0"/>
          <w:trHeight w:val="255"/>
        </w:trPr>
        <w:tc>
          <w:tcPr>
            <w:tcW w:w="0" w:type="dxa"/>
            <w:noWrap/>
            <w:hideMark/>
          </w:tcPr>
          <w:p w14:paraId="2B86AE5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lastRenderedPageBreak/>
              <w:t>ID</w:t>
            </w:r>
          </w:p>
        </w:tc>
        <w:tc>
          <w:tcPr>
            <w:tcW w:w="0" w:type="dxa"/>
            <w:noWrap/>
            <w:hideMark/>
          </w:tcPr>
          <w:p w14:paraId="68DA2DB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HOOFDGROEP</w:t>
            </w:r>
          </w:p>
        </w:tc>
        <w:tc>
          <w:tcPr>
            <w:tcW w:w="0" w:type="dxa"/>
            <w:noWrap/>
            <w:hideMark/>
          </w:tcPr>
          <w:p w14:paraId="1518D2F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LIJNTYPE</w:t>
            </w:r>
          </w:p>
        </w:tc>
        <w:tc>
          <w:tcPr>
            <w:tcW w:w="0" w:type="dxa"/>
            <w:noWrap/>
            <w:hideMark/>
          </w:tcPr>
          <w:p w14:paraId="7461655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FASE</w:t>
            </w:r>
          </w:p>
        </w:tc>
        <w:tc>
          <w:tcPr>
            <w:tcW w:w="0" w:type="dxa"/>
            <w:noWrap/>
            <w:hideMark/>
          </w:tcPr>
          <w:p w14:paraId="577A2CE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OPTIE</w:t>
            </w:r>
          </w:p>
        </w:tc>
        <w:tc>
          <w:tcPr>
            <w:tcW w:w="0" w:type="dxa"/>
            <w:noWrap/>
            <w:hideMark/>
          </w:tcPr>
          <w:p w14:paraId="051A441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DEFINITIE</w:t>
            </w:r>
          </w:p>
        </w:tc>
        <w:tc>
          <w:tcPr>
            <w:tcW w:w="0" w:type="dxa"/>
            <w:noWrap/>
            <w:hideMark/>
          </w:tcPr>
          <w:p w14:paraId="5BB1C39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VERSIE</w:t>
            </w:r>
          </w:p>
        </w:tc>
        <w:tc>
          <w:tcPr>
            <w:tcW w:w="0" w:type="dxa"/>
            <w:noWrap/>
            <w:hideMark/>
          </w:tcPr>
          <w:p w14:paraId="4DAA923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STATUS</w:t>
            </w:r>
          </w:p>
        </w:tc>
        <w:tc>
          <w:tcPr>
            <w:tcW w:w="0" w:type="dxa"/>
            <w:noWrap/>
            <w:hideMark/>
          </w:tcPr>
          <w:p w14:paraId="23B9021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OPMERKINGEN</w:t>
            </w:r>
          </w:p>
        </w:tc>
      </w:tr>
      <w:tr w:rsidR="00137F33" w:rsidRPr="00DA2F3A" w14:paraId="485BDB81" w14:textId="77777777" w:rsidTr="00957EDF">
        <w:trPr>
          <w:trHeight w:val="255"/>
        </w:trPr>
        <w:tc>
          <w:tcPr>
            <w:tcW w:w="0" w:type="dxa"/>
            <w:noWrap/>
            <w:hideMark/>
          </w:tcPr>
          <w:p w14:paraId="6D49278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712</w:t>
            </w:r>
          </w:p>
        </w:tc>
        <w:tc>
          <w:tcPr>
            <w:tcW w:w="0" w:type="dxa"/>
            <w:noWrap/>
            <w:hideMark/>
          </w:tcPr>
          <w:p w14:paraId="2A7DA39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30F960A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DWA_VARIANT01</w:t>
            </w:r>
          </w:p>
        </w:tc>
        <w:tc>
          <w:tcPr>
            <w:tcW w:w="0" w:type="dxa"/>
            <w:noWrap/>
            <w:hideMark/>
          </w:tcPr>
          <w:p w14:paraId="69FC974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1A43EDF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A,9,-5,0,-5</w:t>
            </w:r>
          </w:p>
        </w:tc>
        <w:tc>
          <w:tcPr>
            <w:tcW w:w="0" w:type="dxa"/>
            <w:noWrap/>
            <w:hideMark/>
          </w:tcPr>
          <w:p w14:paraId="3B0BC8A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4E1EB9C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0BC9660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28386F33" w14:textId="77777777" w:rsidTr="00957EDF">
        <w:trPr>
          <w:trHeight w:val="255"/>
        </w:trPr>
        <w:tc>
          <w:tcPr>
            <w:tcW w:w="0" w:type="dxa"/>
            <w:noWrap/>
            <w:hideMark/>
          </w:tcPr>
          <w:p w14:paraId="0700D03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713</w:t>
            </w:r>
          </w:p>
        </w:tc>
        <w:tc>
          <w:tcPr>
            <w:tcW w:w="0" w:type="dxa"/>
            <w:noWrap/>
            <w:hideMark/>
          </w:tcPr>
          <w:p w14:paraId="4540741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54B38E3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DWA_VARIANT01</w:t>
            </w:r>
          </w:p>
        </w:tc>
        <w:tc>
          <w:tcPr>
            <w:tcW w:w="0" w:type="dxa"/>
            <w:noWrap/>
            <w:hideMark/>
          </w:tcPr>
          <w:p w14:paraId="0762F23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79F266C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635E528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A,4.5,[VERWIJDEREN2,NLCS.SHX,s=1],4.5,-5,0,-5</w:t>
            </w:r>
          </w:p>
        </w:tc>
        <w:tc>
          <w:tcPr>
            <w:tcW w:w="0" w:type="dxa"/>
            <w:noWrap/>
            <w:hideMark/>
          </w:tcPr>
          <w:p w14:paraId="3491350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41AD010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250E149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3E3CC442" w14:textId="77777777" w:rsidTr="00957EDF">
        <w:trPr>
          <w:trHeight w:val="255"/>
        </w:trPr>
        <w:tc>
          <w:tcPr>
            <w:tcW w:w="0" w:type="dxa"/>
            <w:noWrap/>
            <w:hideMark/>
          </w:tcPr>
          <w:p w14:paraId="180EAD8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704</w:t>
            </w:r>
          </w:p>
        </w:tc>
        <w:tc>
          <w:tcPr>
            <w:tcW w:w="0" w:type="dxa"/>
            <w:noWrap/>
            <w:hideMark/>
          </w:tcPr>
          <w:p w14:paraId="0624D2A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4DB19DF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GWA_VARIANT01</w:t>
            </w:r>
          </w:p>
        </w:tc>
        <w:tc>
          <w:tcPr>
            <w:tcW w:w="0" w:type="dxa"/>
            <w:noWrap/>
            <w:hideMark/>
          </w:tcPr>
          <w:p w14:paraId="3205018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0517EC1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A,16,-2,2,-2</w:t>
            </w:r>
          </w:p>
        </w:tc>
        <w:tc>
          <w:tcPr>
            <w:tcW w:w="0" w:type="dxa"/>
            <w:noWrap/>
            <w:hideMark/>
          </w:tcPr>
          <w:p w14:paraId="01C7E3C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6C79109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7B7E7AD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3D869673" w14:textId="77777777" w:rsidTr="00957EDF">
        <w:trPr>
          <w:trHeight w:val="255"/>
        </w:trPr>
        <w:tc>
          <w:tcPr>
            <w:tcW w:w="0" w:type="dxa"/>
            <w:noWrap/>
            <w:hideMark/>
          </w:tcPr>
          <w:p w14:paraId="3C41EC9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705</w:t>
            </w:r>
          </w:p>
        </w:tc>
        <w:tc>
          <w:tcPr>
            <w:tcW w:w="0" w:type="dxa"/>
            <w:noWrap/>
            <w:hideMark/>
          </w:tcPr>
          <w:p w14:paraId="481D79A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2DD0C2A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GWA_VARIANT01</w:t>
            </w:r>
          </w:p>
        </w:tc>
        <w:tc>
          <w:tcPr>
            <w:tcW w:w="0" w:type="dxa"/>
            <w:noWrap/>
            <w:hideMark/>
          </w:tcPr>
          <w:p w14:paraId="3CC74E7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451AED7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516040B"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A,7.5,[VERWIJDEREN2,NLCS.SHX,s=1],7.5,-2,2,-2</w:t>
            </w:r>
          </w:p>
        </w:tc>
        <w:tc>
          <w:tcPr>
            <w:tcW w:w="0" w:type="dxa"/>
            <w:noWrap/>
            <w:hideMark/>
          </w:tcPr>
          <w:p w14:paraId="28A5EAD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002F39F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2ECE5B0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774F76F4" w14:textId="77777777" w:rsidTr="00957EDF">
        <w:trPr>
          <w:trHeight w:val="255"/>
        </w:trPr>
        <w:tc>
          <w:tcPr>
            <w:tcW w:w="0" w:type="dxa"/>
            <w:noWrap/>
            <w:hideMark/>
          </w:tcPr>
          <w:p w14:paraId="6F46948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706</w:t>
            </w:r>
          </w:p>
        </w:tc>
        <w:tc>
          <w:tcPr>
            <w:tcW w:w="0" w:type="dxa"/>
            <w:noWrap/>
            <w:hideMark/>
          </w:tcPr>
          <w:p w14:paraId="01BC648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336910C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HWA_VARIANT01</w:t>
            </w:r>
          </w:p>
        </w:tc>
        <w:tc>
          <w:tcPr>
            <w:tcW w:w="0" w:type="dxa"/>
            <w:noWrap/>
            <w:hideMark/>
          </w:tcPr>
          <w:p w14:paraId="60B50FD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1D2E67E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A,4,-2.4</w:t>
            </w:r>
          </w:p>
        </w:tc>
        <w:tc>
          <w:tcPr>
            <w:tcW w:w="0" w:type="dxa"/>
            <w:noWrap/>
            <w:hideMark/>
          </w:tcPr>
          <w:p w14:paraId="1854E1D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0B697FB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954DA8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4ECBF949" w14:textId="77777777" w:rsidTr="00957EDF">
        <w:trPr>
          <w:trHeight w:val="255"/>
        </w:trPr>
        <w:tc>
          <w:tcPr>
            <w:tcW w:w="0" w:type="dxa"/>
            <w:noWrap/>
            <w:hideMark/>
          </w:tcPr>
          <w:p w14:paraId="3E9364A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707</w:t>
            </w:r>
          </w:p>
        </w:tc>
        <w:tc>
          <w:tcPr>
            <w:tcW w:w="0" w:type="dxa"/>
            <w:noWrap/>
            <w:hideMark/>
          </w:tcPr>
          <w:p w14:paraId="378937C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262EAB3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HWA_VARIANT01</w:t>
            </w:r>
          </w:p>
        </w:tc>
        <w:tc>
          <w:tcPr>
            <w:tcW w:w="0" w:type="dxa"/>
            <w:noWrap/>
            <w:hideMark/>
          </w:tcPr>
          <w:p w14:paraId="676AF42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0D249B1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505D7F1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A,2,[VERWIJDEREN2,NLCS.SHX,s=1],2,-2.4</w:t>
            </w:r>
          </w:p>
        </w:tc>
        <w:tc>
          <w:tcPr>
            <w:tcW w:w="0" w:type="dxa"/>
            <w:noWrap/>
            <w:hideMark/>
          </w:tcPr>
          <w:p w14:paraId="2DE0893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19FDCFB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391752B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51820ED7" w14:textId="77777777" w:rsidTr="00957EDF">
        <w:trPr>
          <w:trHeight w:val="255"/>
        </w:trPr>
        <w:tc>
          <w:tcPr>
            <w:tcW w:w="0" w:type="dxa"/>
            <w:noWrap/>
            <w:hideMark/>
          </w:tcPr>
          <w:p w14:paraId="02274D1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708</w:t>
            </w:r>
          </w:p>
        </w:tc>
        <w:tc>
          <w:tcPr>
            <w:tcW w:w="0" w:type="dxa"/>
            <w:noWrap/>
            <w:hideMark/>
          </w:tcPr>
          <w:p w14:paraId="38C4866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6665EA1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ITR_VARIANT01</w:t>
            </w:r>
          </w:p>
        </w:tc>
        <w:tc>
          <w:tcPr>
            <w:tcW w:w="0" w:type="dxa"/>
            <w:noWrap/>
            <w:hideMark/>
          </w:tcPr>
          <w:p w14:paraId="6ED2C48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26C979A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A,15,-2,0,-2,0,-2</w:t>
            </w:r>
          </w:p>
        </w:tc>
        <w:tc>
          <w:tcPr>
            <w:tcW w:w="0" w:type="dxa"/>
            <w:noWrap/>
            <w:hideMark/>
          </w:tcPr>
          <w:p w14:paraId="1A4BFD9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704B629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1713110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454D14A5" w14:textId="77777777" w:rsidTr="00957EDF">
        <w:trPr>
          <w:trHeight w:val="255"/>
        </w:trPr>
        <w:tc>
          <w:tcPr>
            <w:tcW w:w="0" w:type="dxa"/>
            <w:noWrap/>
            <w:hideMark/>
          </w:tcPr>
          <w:p w14:paraId="0580364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709</w:t>
            </w:r>
          </w:p>
        </w:tc>
        <w:tc>
          <w:tcPr>
            <w:tcW w:w="0" w:type="dxa"/>
            <w:noWrap/>
            <w:hideMark/>
          </w:tcPr>
          <w:p w14:paraId="22AE47E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1308950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ITR_VARIANT01</w:t>
            </w:r>
          </w:p>
        </w:tc>
        <w:tc>
          <w:tcPr>
            <w:tcW w:w="0" w:type="dxa"/>
            <w:noWrap/>
            <w:hideMark/>
          </w:tcPr>
          <w:p w14:paraId="4B48EA0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4747F8B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2F1E932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A,7.5,[VERWIJDEREN2,NLCS.SHX,s=1],7.5,-2,0,-2,0,-2</w:t>
            </w:r>
          </w:p>
        </w:tc>
        <w:tc>
          <w:tcPr>
            <w:tcW w:w="0" w:type="dxa"/>
            <w:noWrap/>
            <w:hideMark/>
          </w:tcPr>
          <w:p w14:paraId="4300EC6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1579269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3C9870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5FCE50F7" w14:textId="77777777" w:rsidTr="00957EDF">
        <w:trPr>
          <w:trHeight w:val="255"/>
        </w:trPr>
        <w:tc>
          <w:tcPr>
            <w:tcW w:w="0" w:type="dxa"/>
            <w:noWrap/>
            <w:hideMark/>
          </w:tcPr>
          <w:p w14:paraId="391DCB4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710</w:t>
            </w:r>
          </w:p>
        </w:tc>
        <w:tc>
          <w:tcPr>
            <w:tcW w:w="0" w:type="dxa"/>
            <w:noWrap/>
            <w:hideMark/>
          </w:tcPr>
          <w:p w14:paraId="470BDAE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gridSpan w:val="2"/>
            <w:noWrap/>
            <w:hideMark/>
          </w:tcPr>
          <w:p w14:paraId="2CDA8D2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SWA_VARIANT01</w:t>
            </w:r>
          </w:p>
        </w:tc>
        <w:tc>
          <w:tcPr>
            <w:tcW w:w="0" w:type="dxa"/>
            <w:noWrap/>
            <w:hideMark/>
          </w:tcPr>
          <w:p w14:paraId="576660A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0D96725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A,15,-2,2,-2</w:t>
            </w:r>
          </w:p>
        </w:tc>
        <w:tc>
          <w:tcPr>
            <w:tcW w:w="0" w:type="dxa"/>
            <w:noWrap/>
            <w:hideMark/>
          </w:tcPr>
          <w:p w14:paraId="5FADF3C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2F6E40F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33BFCAA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6A44126A" w14:textId="77777777" w:rsidTr="00957EDF">
        <w:trPr>
          <w:trHeight w:val="255"/>
        </w:trPr>
        <w:tc>
          <w:tcPr>
            <w:tcW w:w="0" w:type="dxa"/>
            <w:noWrap/>
            <w:hideMark/>
          </w:tcPr>
          <w:p w14:paraId="09050DF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711</w:t>
            </w:r>
          </w:p>
        </w:tc>
        <w:tc>
          <w:tcPr>
            <w:tcW w:w="0" w:type="dxa"/>
            <w:noWrap/>
            <w:hideMark/>
          </w:tcPr>
          <w:p w14:paraId="21F493D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RI</w:t>
            </w:r>
          </w:p>
        </w:tc>
        <w:tc>
          <w:tcPr>
            <w:tcW w:w="0" w:type="dxa"/>
            <w:noWrap/>
            <w:hideMark/>
          </w:tcPr>
          <w:p w14:paraId="3ED88F4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SWA_VARIANT01</w:t>
            </w:r>
          </w:p>
        </w:tc>
        <w:tc>
          <w:tcPr>
            <w:tcW w:w="0" w:type="dxa"/>
            <w:noWrap/>
            <w:hideMark/>
          </w:tcPr>
          <w:p w14:paraId="14FD470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539B704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0D3004C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A,7.5,[VERWIJDEREN2,NLCS.SHX,s=1],7.5,-2,2,-2</w:t>
            </w:r>
          </w:p>
        </w:tc>
        <w:tc>
          <w:tcPr>
            <w:tcW w:w="0" w:type="dxa"/>
            <w:noWrap/>
            <w:hideMark/>
          </w:tcPr>
          <w:p w14:paraId="06331E3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721B872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251D25E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08B043CF" w14:textId="77777777" w:rsidTr="00957EDF">
        <w:trPr>
          <w:trHeight w:val="255"/>
        </w:trPr>
        <w:tc>
          <w:tcPr>
            <w:tcW w:w="0" w:type="dxa"/>
            <w:noWrap/>
            <w:hideMark/>
          </w:tcPr>
          <w:p w14:paraId="5083643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714</w:t>
            </w:r>
          </w:p>
        </w:tc>
        <w:tc>
          <w:tcPr>
            <w:tcW w:w="0" w:type="dxa"/>
            <w:noWrap/>
            <w:hideMark/>
          </w:tcPr>
          <w:p w14:paraId="5BA9826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10FC882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GAZONBAND_VARIANT01</w:t>
            </w:r>
          </w:p>
        </w:tc>
        <w:tc>
          <w:tcPr>
            <w:tcW w:w="0" w:type="dxa"/>
            <w:noWrap/>
            <w:hideMark/>
          </w:tcPr>
          <w:p w14:paraId="42FF243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511E389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A,7.5,-2</w:t>
            </w:r>
          </w:p>
        </w:tc>
        <w:tc>
          <w:tcPr>
            <w:tcW w:w="0" w:type="dxa"/>
            <w:noWrap/>
            <w:hideMark/>
          </w:tcPr>
          <w:p w14:paraId="0F6DB91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7F61B49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258EE0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4E1FD7F1" w14:textId="77777777" w:rsidTr="00957EDF">
        <w:trPr>
          <w:trHeight w:val="255"/>
        </w:trPr>
        <w:tc>
          <w:tcPr>
            <w:tcW w:w="0" w:type="dxa"/>
            <w:noWrap/>
            <w:hideMark/>
          </w:tcPr>
          <w:p w14:paraId="6D2617B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715</w:t>
            </w:r>
          </w:p>
        </w:tc>
        <w:tc>
          <w:tcPr>
            <w:tcW w:w="0" w:type="dxa"/>
            <w:noWrap/>
            <w:hideMark/>
          </w:tcPr>
          <w:p w14:paraId="6967C3A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4CCAD71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GAZONBAND_VARIANT01</w:t>
            </w:r>
          </w:p>
        </w:tc>
        <w:tc>
          <w:tcPr>
            <w:tcW w:w="0" w:type="dxa"/>
            <w:noWrap/>
            <w:hideMark/>
          </w:tcPr>
          <w:p w14:paraId="1CAA178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4456244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7BBCB5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A,3.75,[VERWIJDEREN2,NLCS.SHX,s=1],3.75,-2</w:t>
            </w:r>
          </w:p>
        </w:tc>
        <w:tc>
          <w:tcPr>
            <w:tcW w:w="0" w:type="dxa"/>
            <w:noWrap/>
            <w:hideMark/>
          </w:tcPr>
          <w:p w14:paraId="3A75480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4059634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404264B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6106C0CE" w14:textId="77777777" w:rsidTr="00957EDF">
        <w:trPr>
          <w:trHeight w:val="255"/>
        </w:trPr>
        <w:tc>
          <w:tcPr>
            <w:tcW w:w="0" w:type="dxa"/>
            <w:noWrap/>
            <w:hideMark/>
          </w:tcPr>
          <w:p w14:paraId="36AC094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716</w:t>
            </w:r>
          </w:p>
        </w:tc>
        <w:tc>
          <w:tcPr>
            <w:tcW w:w="0" w:type="dxa"/>
            <w:noWrap/>
            <w:hideMark/>
          </w:tcPr>
          <w:p w14:paraId="00EBA7C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6B905AB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GAZONBAND_VARIANT02</w:t>
            </w:r>
          </w:p>
        </w:tc>
        <w:tc>
          <w:tcPr>
            <w:tcW w:w="0" w:type="dxa"/>
            <w:noWrap/>
            <w:hideMark/>
          </w:tcPr>
          <w:p w14:paraId="1BF57ED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40EF6D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A,5,-5</w:t>
            </w:r>
          </w:p>
        </w:tc>
        <w:tc>
          <w:tcPr>
            <w:tcW w:w="0" w:type="dxa"/>
            <w:noWrap/>
            <w:hideMark/>
          </w:tcPr>
          <w:p w14:paraId="3D21351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3DFE345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5C2A623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Variant02</w:t>
            </w:r>
          </w:p>
        </w:tc>
      </w:tr>
      <w:tr w:rsidR="00137F33" w:rsidRPr="00DA2F3A" w14:paraId="0CA9A5DE" w14:textId="77777777" w:rsidTr="00957EDF">
        <w:trPr>
          <w:trHeight w:val="255"/>
        </w:trPr>
        <w:tc>
          <w:tcPr>
            <w:tcW w:w="0" w:type="dxa"/>
            <w:noWrap/>
            <w:hideMark/>
          </w:tcPr>
          <w:p w14:paraId="5B1F7D1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717</w:t>
            </w:r>
          </w:p>
        </w:tc>
        <w:tc>
          <w:tcPr>
            <w:tcW w:w="0" w:type="dxa"/>
            <w:noWrap/>
            <w:hideMark/>
          </w:tcPr>
          <w:p w14:paraId="620EEEE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71EF6D4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GAZONBAND_VARIANT02</w:t>
            </w:r>
          </w:p>
        </w:tc>
        <w:tc>
          <w:tcPr>
            <w:tcW w:w="0" w:type="dxa"/>
            <w:noWrap/>
            <w:hideMark/>
          </w:tcPr>
          <w:p w14:paraId="093F3AF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59C511C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7848048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A,2.5,[VERWIJDEREN2,NLCS.SHX,s=1],2.5,-5</w:t>
            </w:r>
          </w:p>
        </w:tc>
        <w:tc>
          <w:tcPr>
            <w:tcW w:w="0" w:type="dxa"/>
            <w:noWrap/>
            <w:hideMark/>
          </w:tcPr>
          <w:p w14:paraId="7DE2142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652BA15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55D94E9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Variant02</w:t>
            </w:r>
          </w:p>
        </w:tc>
      </w:tr>
      <w:tr w:rsidR="00137F33" w:rsidRPr="00DA2F3A" w14:paraId="394B5022" w14:textId="77777777" w:rsidTr="00957EDF">
        <w:trPr>
          <w:trHeight w:val="255"/>
        </w:trPr>
        <w:tc>
          <w:tcPr>
            <w:tcW w:w="0" w:type="dxa"/>
            <w:noWrap/>
            <w:hideMark/>
          </w:tcPr>
          <w:p w14:paraId="634CFE67"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718</w:t>
            </w:r>
          </w:p>
        </w:tc>
        <w:tc>
          <w:tcPr>
            <w:tcW w:w="0" w:type="dxa"/>
            <w:noWrap/>
            <w:hideMark/>
          </w:tcPr>
          <w:p w14:paraId="1BC89D9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7A51AFF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GELEIDEBAND_VARIANT01</w:t>
            </w:r>
          </w:p>
        </w:tc>
        <w:tc>
          <w:tcPr>
            <w:tcW w:w="0" w:type="dxa"/>
            <w:noWrap/>
            <w:hideMark/>
          </w:tcPr>
          <w:p w14:paraId="2AD7C2D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2596E9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A,4,-2,0,-2</w:t>
            </w:r>
          </w:p>
        </w:tc>
        <w:tc>
          <w:tcPr>
            <w:tcW w:w="0" w:type="dxa"/>
            <w:noWrap/>
            <w:hideMark/>
          </w:tcPr>
          <w:p w14:paraId="2BF5810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0464F83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3094033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717940CF" w14:textId="77777777" w:rsidTr="00957EDF">
        <w:trPr>
          <w:trHeight w:val="255"/>
        </w:trPr>
        <w:tc>
          <w:tcPr>
            <w:tcW w:w="0" w:type="dxa"/>
            <w:noWrap/>
            <w:hideMark/>
          </w:tcPr>
          <w:p w14:paraId="194E005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719</w:t>
            </w:r>
          </w:p>
        </w:tc>
        <w:tc>
          <w:tcPr>
            <w:tcW w:w="0" w:type="dxa"/>
            <w:noWrap/>
            <w:hideMark/>
          </w:tcPr>
          <w:p w14:paraId="606F06B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1E611B1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GELEIDEBAND_VARIANT01</w:t>
            </w:r>
          </w:p>
        </w:tc>
        <w:tc>
          <w:tcPr>
            <w:tcW w:w="0" w:type="dxa"/>
            <w:noWrap/>
            <w:hideMark/>
          </w:tcPr>
          <w:p w14:paraId="0E58B97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7CD0C779"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70816FB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A,4,-2,0,-2,2,[VERWIJDEREN2,NLCS.SHX,s=1],2,-2,0,-2</w:t>
            </w:r>
          </w:p>
        </w:tc>
        <w:tc>
          <w:tcPr>
            <w:tcW w:w="0" w:type="dxa"/>
            <w:noWrap/>
            <w:hideMark/>
          </w:tcPr>
          <w:p w14:paraId="30A74B3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1CFE774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933560E"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64715EC5" w14:textId="77777777" w:rsidTr="00957EDF">
        <w:trPr>
          <w:trHeight w:val="255"/>
        </w:trPr>
        <w:tc>
          <w:tcPr>
            <w:tcW w:w="0" w:type="dxa"/>
            <w:noWrap/>
            <w:hideMark/>
          </w:tcPr>
          <w:p w14:paraId="53B82A5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720</w:t>
            </w:r>
          </w:p>
        </w:tc>
        <w:tc>
          <w:tcPr>
            <w:tcW w:w="0" w:type="dxa"/>
            <w:noWrap/>
            <w:hideMark/>
          </w:tcPr>
          <w:p w14:paraId="5B3DA0E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665382F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OPSLUITBAND_VARIANT01</w:t>
            </w:r>
          </w:p>
        </w:tc>
        <w:tc>
          <w:tcPr>
            <w:tcW w:w="0" w:type="dxa"/>
            <w:noWrap/>
            <w:hideMark/>
          </w:tcPr>
          <w:p w14:paraId="2CD3C93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53DA54F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A,8,-2,2,-2</w:t>
            </w:r>
          </w:p>
        </w:tc>
        <w:tc>
          <w:tcPr>
            <w:tcW w:w="0" w:type="dxa"/>
            <w:noWrap/>
            <w:hideMark/>
          </w:tcPr>
          <w:p w14:paraId="79FB2ED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34420D5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5074F1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735D0D41" w14:textId="77777777" w:rsidTr="00957EDF">
        <w:trPr>
          <w:trHeight w:val="255"/>
        </w:trPr>
        <w:tc>
          <w:tcPr>
            <w:tcW w:w="0" w:type="dxa"/>
            <w:noWrap/>
            <w:hideMark/>
          </w:tcPr>
          <w:p w14:paraId="6C4DA7B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721</w:t>
            </w:r>
          </w:p>
        </w:tc>
        <w:tc>
          <w:tcPr>
            <w:tcW w:w="0" w:type="dxa"/>
            <w:noWrap/>
            <w:hideMark/>
          </w:tcPr>
          <w:p w14:paraId="7A283D3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74C1857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OPSLUITBAND_VARIANT01</w:t>
            </w:r>
          </w:p>
        </w:tc>
        <w:tc>
          <w:tcPr>
            <w:tcW w:w="0" w:type="dxa"/>
            <w:noWrap/>
            <w:hideMark/>
          </w:tcPr>
          <w:p w14:paraId="3F29939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390F3F8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1905D33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A,4,[VERWIJDEREN2,NLCS.SHX,s=1],4,-2,2,-2</w:t>
            </w:r>
          </w:p>
        </w:tc>
        <w:tc>
          <w:tcPr>
            <w:tcW w:w="0" w:type="dxa"/>
            <w:noWrap/>
            <w:hideMark/>
          </w:tcPr>
          <w:p w14:paraId="0F84103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586FBD4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51BDA48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391BB086" w14:textId="77777777" w:rsidTr="00957EDF">
        <w:trPr>
          <w:trHeight w:val="255"/>
        </w:trPr>
        <w:tc>
          <w:tcPr>
            <w:tcW w:w="0" w:type="dxa"/>
            <w:noWrap/>
            <w:hideMark/>
          </w:tcPr>
          <w:p w14:paraId="53D2646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722</w:t>
            </w:r>
          </w:p>
        </w:tc>
        <w:tc>
          <w:tcPr>
            <w:tcW w:w="0" w:type="dxa"/>
            <w:noWrap/>
            <w:hideMark/>
          </w:tcPr>
          <w:p w14:paraId="4961E17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4B1442B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SCHEIDINGSBAND_VARIANT01</w:t>
            </w:r>
          </w:p>
        </w:tc>
        <w:tc>
          <w:tcPr>
            <w:tcW w:w="0" w:type="dxa"/>
            <w:noWrap/>
            <w:hideMark/>
          </w:tcPr>
          <w:p w14:paraId="63512DB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3C52C1C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A,8,-2,0,-2,0,-2</w:t>
            </w:r>
          </w:p>
        </w:tc>
        <w:tc>
          <w:tcPr>
            <w:tcW w:w="0" w:type="dxa"/>
            <w:noWrap/>
            <w:hideMark/>
          </w:tcPr>
          <w:p w14:paraId="4DDFFCE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24F50F91"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863009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2C20DC57" w14:textId="77777777" w:rsidTr="00957EDF">
        <w:trPr>
          <w:trHeight w:val="255"/>
        </w:trPr>
        <w:tc>
          <w:tcPr>
            <w:tcW w:w="0" w:type="dxa"/>
            <w:noWrap/>
            <w:hideMark/>
          </w:tcPr>
          <w:p w14:paraId="764FD99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723</w:t>
            </w:r>
          </w:p>
        </w:tc>
        <w:tc>
          <w:tcPr>
            <w:tcW w:w="0" w:type="dxa"/>
            <w:noWrap/>
            <w:hideMark/>
          </w:tcPr>
          <w:p w14:paraId="705AAE8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61E6278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SCHEIDINGSBAND_VARIANT01</w:t>
            </w:r>
          </w:p>
        </w:tc>
        <w:tc>
          <w:tcPr>
            <w:tcW w:w="0" w:type="dxa"/>
            <w:noWrap/>
            <w:hideMark/>
          </w:tcPr>
          <w:p w14:paraId="5586CEE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2FBBD5C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5405CC3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A,4,[VERWIJDEREN2,NLCS.SHX,s=1],4,-2,0,-2,0,-2</w:t>
            </w:r>
          </w:p>
        </w:tc>
        <w:tc>
          <w:tcPr>
            <w:tcW w:w="0" w:type="dxa"/>
            <w:noWrap/>
            <w:hideMark/>
          </w:tcPr>
          <w:p w14:paraId="7D77993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703EBBC2"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31B5F26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4C23046D" w14:textId="77777777" w:rsidTr="00957EDF">
        <w:trPr>
          <w:trHeight w:val="255"/>
        </w:trPr>
        <w:tc>
          <w:tcPr>
            <w:tcW w:w="0" w:type="dxa"/>
            <w:noWrap/>
            <w:hideMark/>
          </w:tcPr>
          <w:p w14:paraId="03B1D2A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Pr>
                <w:rFonts w:ascii="Arial" w:hAnsi="Arial" w:cs="Arial"/>
                <w:color w:val="000000"/>
                <w:sz w:val="14"/>
                <w:szCs w:val="14"/>
              </w:rPr>
              <w:t>724</w:t>
            </w:r>
          </w:p>
        </w:tc>
        <w:tc>
          <w:tcPr>
            <w:tcW w:w="0" w:type="dxa"/>
            <w:noWrap/>
            <w:hideMark/>
          </w:tcPr>
          <w:p w14:paraId="57EBB486"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087960AF"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TROTTOIRBAND_VARIANT01</w:t>
            </w:r>
          </w:p>
        </w:tc>
        <w:tc>
          <w:tcPr>
            <w:tcW w:w="0" w:type="dxa"/>
            <w:noWrap/>
            <w:hideMark/>
          </w:tcPr>
          <w:p w14:paraId="337ED18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2339B5A3"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A,10,-2,2,-2,2,-2</w:t>
            </w:r>
          </w:p>
        </w:tc>
        <w:tc>
          <w:tcPr>
            <w:tcW w:w="0" w:type="dxa"/>
            <w:noWrap/>
            <w:hideMark/>
          </w:tcPr>
          <w:p w14:paraId="77F9F68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4B73310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1D2C6B7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155EF7F8" w14:textId="77777777" w:rsidTr="00957EDF">
        <w:trPr>
          <w:trHeight w:val="255"/>
        </w:trPr>
        <w:tc>
          <w:tcPr>
            <w:tcW w:w="0" w:type="dxa"/>
            <w:noWrap/>
            <w:hideMark/>
          </w:tcPr>
          <w:p w14:paraId="766DA7C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725</w:t>
            </w:r>
          </w:p>
        </w:tc>
        <w:tc>
          <w:tcPr>
            <w:tcW w:w="0" w:type="dxa"/>
            <w:noWrap/>
            <w:hideMark/>
          </w:tcPr>
          <w:p w14:paraId="67CA89DB"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noWrap/>
            <w:hideMark/>
          </w:tcPr>
          <w:p w14:paraId="60178D78"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TROTTOIRBAND_VARIANT01</w:t>
            </w:r>
          </w:p>
        </w:tc>
        <w:tc>
          <w:tcPr>
            <w:tcW w:w="0" w:type="dxa"/>
            <w:noWrap/>
            <w:hideMark/>
          </w:tcPr>
          <w:p w14:paraId="029B188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w:t>
            </w:r>
          </w:p>
        </w:tc>
        <w:tc>
          <w:tcPr>
            <w:tcW w:w="0" w:type="dxa"/>
            <w:noWrap/>
            <w:hideMark/>
          </w:tcPr>
          <w:p w14:paraId="1309988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722DAC4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A,5,[VERWIJDEREN2,NLCS.SHX,s=1],5,-2,2,-2,2,-2</w:t>
            </w:r>
          </w:p>
        </w:tc>
        <w:tc>
          <w:tcPr>
            <w:tcW w:w="0" w:type="dxa"/>
            <w:noWrap/>
            <w:hideMark/>
          </w:tcPr>
          <w:p w14:paraId="5D369E2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135DCB9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1057DA5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r w:rsidR="00137F33" w:rsidRPr="00DA2F3A" w14:paraId="5C06122E" w14:textId="77777777" w:rsidTr="00957EDF">
        <w:trPr>
          <w:trHeight w:val="255"/>
        </w:trPr>
        <w:tc>
          <w:tcPr>
            <w:tcW w:w="0" w:type="dxa"/>
            <w:noWrap/>
            <w:hideMark/>
          </w:tcPr>
          <w:p w14:paraId="775BB4D0"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726</w:t>
            </w:r>
          </w:p>
        </w:tc>
        <w:tc>
          <w:tcPr>
            <w:tcW w:w="0" w:type="dxa"/>
            <w:noWrap/>
            <w:hideMark/>
          </w:tcPr>
          <w:p w14:paraId="143499F5"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VH</w:t>
            </w:r>
          </w:p>
        </w:tc>
        <w:tc>
          <w:tcPr>
            <w:tcW w:w="0" w:type="dxa"/>
            <w:gridSpan w:val="2"/>
            <w:noWrap/>
            <w:hideMark/>
          </w:tcPr>
          <w:p w14:paraId="4103125D"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TROTTOIRBAND_VARIANT01_STELLEN</w:t>
            </w:r>
          </w:p>
        </w:tc>
        <w:tc>
          <w:tcPr>
            <w:tcW w:w="0" w:type="dxa"/>
            <w:noWrap/>
            <w:hideMark/>
          </w:tcPr>
          <w:p w14:paraId="2DE442C4"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SO</w:t>
            </w:r>
          </w:p>
        </w:tc>
        <w:tc>
          <w:tcPr>
            <w:tcW w:w="0" w:type="dxa"/>
            <w:noWrap/>
            <w:hideMark/>
          </w:tcPr>
          <w:p w14:paraId="28E22FE6" w14:textId="77777777" w:rsidR="00137F33" w:rsidRPr="00957EDF" w:rsidRDefault="00137F33" w:rsidP="00137F33">
            <w:pPr>
              <w:overflowPunct/>
              <w:autoSpaceDE/>
              <w:autoSpaceDN/>
              <w:adjustRightInd/>
              <w:spacing w:line="240" w:lineRule="auto"/>
              <w:textAlignment w:val="auto"/>
              <w:rPr>
                <w:rFonts w:ascii="Arial" w:hAnsi="Arial" w:cs="Arial"/>
                <w:color w:val="000000"/>
                <w:sz w:val="14"/>
                <w:szCs w:val="14"/>
                <w:lang w:val="en-GB"/>
              </w:rPr>
            </w:pPr>
            <w:r w:rsidRPr="00957EDF">
              <w:rPr>
                <w:rFonts w:ascii="Arial" w:hAnsi="Arial" w:cs="Arial"/>
                <w:color w:val="000000"/>
                <w:sz w:val="14"/>
                <w:szCs w:val="14"/>
                <w:lang w:val="en-GB"/>
              </w:rPr>
              <w:t>A,5,["S",</w:t>
            </w:r>
            <w:proofErr w:type="spellStart"/>
            <w:r w:rsidRPr="00957EDF">
              <w:rPr>
                <w:rFonts w:ascii="Arial" w:hAnsi="Arial" w:cs="Arial"/>
                <w:color w:val="000000"/>
                <w:sz w:val="14"/>
                <w:szCs w:val="14"/>
                <w:lang w:val="en-GB"/>
              </w:rPr>
              <w:t>standard,U</w:t>
            </w:r>
            <w:proofErr w:type="spellEnd"/>
            <w:r w:rsidRPr="00957EDF">
              <w:rPr>
                <w:rFonts w:ascii="Arial" w:hAnsi="Arial" w:cs="Arial"/>
                <w:color w:val="000000"/>
                <w:sz w:val="14"/>
                <w:szCs w:val="14"/>
                <w:lang w:val="en-GB"/>
              </w:rPr>
              <w:t>=0.0,x=-0.5,y=-.9,s=1.8],5,-2,2,-2,2,-2</w:t>
            </w:r>
          </w:p>
        </w:tc>
        <w:tc>
          <w:tcPr>
            <w:tcW w:w="0" w:type="dxa"/>
            <w:noWrap/>
            <w:hideMark/>
          </w:tcPr>
          <w:p w14:paraId="0854441A"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5.0</w:t>
            </w:r>
          </w:p>
        </w:tc>
        <w:tc>
          <w:tcPr>
            <w:tcW w:w="0" w:type="dxa"/>
            <w:noWrap/>
            <w:hideMark/>
          </w:tcPr>
          <w:p w14:paraId="23C5601B"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NIEUW</w:t>
            </w:r>
          </w:p>
        </w:tc>
        <w:tc>
          <w:tcPr>
            <w:tcW w:w="0" w:type="dxa"/>
            <w:noWrap/>
            <w:hideMark/>
          </w:tcPr>
          <w:p w14:paraId="6604AA4C" w14:textId="77777777" w:rsidR="00137F33" w:rsidRPr="0046193A" w:rsidRDefault="00137F33" w:rsidP="00137F33">
            <w:pPr>
              <w:overflowPunct/>
              <w:autoSpaceDE/>
              <w:autoSpaceDN/>
              <w:adjustRightInd/>
              <w:spacing w:line="240" w:lineRule="auto"/>
              <w:textAlignment w:val="auto"/>
              <w:rPr>
                <w:rFonts w:ascii="Arial" w:hAnsi="Arial" w:cs="Arial"/>
                <w:color w:val="000000"/>
                <w:sz w:val="14"/>
                <w:szCs w:val="14"/>
              </w:rPr>
            </w:pPr>
            <w:r w:rsidRPr="0046193A">
              <w:rPr>
                <w:rFonts w:ascii="Arial" w:hAnsi="Arial" w:cs="Arial"/>
                <w:color w:val="000000"/>
                <w:sz w:val="14"/>
                <w:szCs w:val="14"/>
              </w:rPr>
              <w:t>Variant01</w:t>
            </w:r>
          </w:p>
        </w:tc>
      </w:tr>
    </w:tbl>
    <w:p w14:paraId="560754A0" w14:textId="5855E6B9" w:rsidR="00266ABE" w:rsidRPr="0056573F" w:rsidRDefault="00137F33" w:rsidP="00957EDF">
      <w:pPr>
        <w:pStyle w:val="Kop1"/>
      </w:pPr>
      <w:bookmarkStart w:id="183" w:name="_Toc90923658"/>
      <w:r>
        <w:t>BIJLAGE 4: Lijnstijlen varianten</w:t>
      </w:r>
      <w:bookmarkEnd w:id="183"/>
    </w:p>
    <w:sectPr w:rsidR="00266ABE" w:rsidRPr="0056573F" w:rsidSect="00957EDF">
      <w:headerReference w:type="default" r:id="rId63"/>
      <w:footerReference w:type="default" r:id="rId64"/>
      <w:pgSz w:w="16840" w:h="11907" w:orient="landscape" w:code="9"/>
      <w:pgMar w:top="1701" w:right="2552" w:bottom="1418" w:left="1418" w:header="1418" w:footer="669" w:gutter="0"/>
      <w:cols w:space="708"/>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 w:author="Corné Helmons" w:date="2021-12-17T11:53:00Z" w:initials="CH">
    <w:p w14:paraId="7EDAB74C" w14:textId="14A3F04C" w:rsidR="00BF3AEF" w:rsidRDefault="00BF3AEF">
      <w:pPr>
        <w:pStyle w:val="Tekstopmerking"/>
      </w:pPr>
      <w:r>
        <w:rPr>
          <w:rStyle w:val="Verwijzingopmerking"/>
        </w:rPr>
        <w:annotationRef/>
      </w:r>
      <w:r>
        <w:t>Hyperlink aanpassen</w:t>
      </w:r>
    </w:p>
  </w:comment>
  <w:comment w:id="41" w:author="Corné Helmons" w:date="2021-12-17T12:01:00Z" w:initials="CH">
    <w:p w14:paraId="5B4F44B2" w14:textId="5CB5FC6E" w:rsidR="001130A0" w:rsidRDefault="001130A0">
      <w:pPr>
        <w:pStyle w:val="Tekstopmerking"/>
      </w:pPr>
      <w:r>
        <w:rPr>
          <w:rStyle w:val="Verwijzingopmerking"/>
        </w:rPr>
        <w:annotationRef/>
      </w:r>
      <w:r>
        <w:t>Release notes opnemen</w:t>
      </w:r>
    </w:p>
  </w:comment>
  <w:comment w:id="46" w:author="Corne Helmons [2]" w:date="2020-02-10T12:35:00Z" w:initials="CH">
    <w:p w14:paraId="3E6C1A6E" w14:textId="77777777" w:rsidR="003C145A" w:rsidRDefault="003C145A">
      <w:pPr>
        <w:pStyle w:val="Tekstopmerking"/>
      </w:pPr>
      <w:r>
        <w:rPr>
          <w:rStyle w:val="Verwijzingopmerking"/>
        </w:rPr>
        <w:annotationRef/>
      </w:r>
      <w:r>
        <w:t>Bespreken in EC</w:t>
      </w:r>
    </w:p>
    <w:p w14:paraId="05F358E9" w14:textId="64D4052D" w:rsidR="0059514D" w:rsidRDefault="0059514D">
      <w:pPr>
        <w:pStyle w:val="Tekstopmerking"/>
      </w:pPr>
      <w:r>
        <w:t xml:space="preserve">Voorkeur om keuze te maken voor </w:t>
      </w:r>
      <w:r w:rsidR="00052AA2">
        <w:t>BLADNUMMER / AANTAL_BLADEN</w:t>
      </w:r>
    </w:p>
  </w:comment>
  <w:comment w:id="47" w:author="Corné Helmons" w:date="2021-12-17T12:02:00Z" w:initials="CH">
    <w:p w14:paraId="2C4A36DD" w14:textId="46711B43" w:rsidR="00AE73A1" w:rsidRDefault="00AE73A1">
      <w:pPr>
        <w:pStyle w:val="Tekstopmerking"/>
      </w:pPr>
      <w:r>
        <w:rPr>
          <w:rStyle w:val="Verwijzingopmerking"/>
        </w:rPr>
        <w:annotationRef/>
      </w:r>
      <w:r w:rsidR="008748B0">
        <w:t>Kan blijven staan</w:t>
      </w:r>
    </w:p>
  </w:comment>
  <w:comment w:id="48" w:author="Corne Helmons [2]" w:date="2020-02-10T12:43:00Z" w:initials="CH">
    <w:p w14:paraId="1E431C93" w14:textId="5A32A226" w:rsidR="003F7808" w:rsidRDefault="003F7808">
      <w:pPr>
        <w:pStyle w:val="Tekstopmerking"/>
      </w:pPr>
      <w:r>
        <w:rPr>
          <w:rStyle w:val="Verwijzingopmerking"/>
        </w:rPr>
        <w:annotationRef/>
      </w:r>
      <w:r w:rsidR="007A1E06">
        <w:t>2 velden voorstellen?</w:t>
      </w:r>
    </w:p>
  </w:comment>
  <w:comment w:id="49" w:author="Corné Helmons" w:date="2021-12-17T12:03:00Z" w:initials="CH">
    <w:p w14:paraId="2A4ECA24" w14:textId="6DCEB73C" w:rsidR="008748B0" w:rsidRDefault="002B3F92">
      <w:pPr>
        <w:pStyle w:val="Tekstopmerking"/>
      </w:pPr>
      <w:r>
        <w:t xml:space="preserve">Er zijn al </w:t>
      </w:r>
      <w:r w:rsidR="008748B0">
        <w:rPr>
          <w:rStyle w:val="Verwijzingopmerking"/>
        </w:rPr>
        <w:annotationRef/>
      </w:r>
      <w:r>
        <w:t>2 regels</w:t>
      </w:r>
      <w:r w:rsidR="00EB00A3">
        <w:t xml:space="preserve"> opgenomen, zie aanbevolen tekens</w:t>
      </w:r>
    </w:p>
  </w:comment>
  <w:comment w:id="50" w:author="Corne Helmons [2]" w:date="2020-02-10T12:46:00Z" w:initials="CH">
    <w:p w14:paraId="79FAF4DF" w14:textId="77777777" w:rsidR="001913A2" w:rsidRDefault="001913A2">
      <w:pPr>
        <w:pStyle w:val="Tekstopmerking"/>
      </w:pPr>
      <w:r>
        <w:rPr>
          <w:rStyle w:val="Verwijzingopmerking"/>
        </w:rPr>
        <w:annotationRef/>
      </w:r>
      <w:r w:rsidR="007A0E82">
        <w:t>Achter project benaming zetten.</w:t>
      </w:r>
    </w:p>
    <w:p w14:paraId="66C7D3C4" w14:textId="1BC6C439" w:rsidR="007A0E82" w:rsidRDefault="007A0E82">
      <w:pPr>
        <w:pStyle w:val="Tekstopmerking"/>
      </w:pPr>
      <w:r>
        <w:t>Benaming vervangen door aanvullende benaming</w:t>
      </w:r>
    </w:p>
  </w:comment>
  <w:comment w:id="54" w:author="Corne Helmons [2]" w:date="2020-02-10T14:04:00Z" w:initials="CH">
    <w:p w14:paraId="251C8806" w14:textId="038EF335" w:rsidR="00B027D1" w:rsidRDefault="00B027D1">
      <w:pPr>
        <w:pStyle w:val="Tekstopmerking"/>
      </w:pPr>
      <w:r>
        <w:rPr>
          <w:rStyle w:val="Verwijzingopmerking"/>
        </w:rPr>
        <w:annotationRef/>
      </w:r>
      <w:r>
        <w:t>Nagaan</w:t>
      </w:r>
      <w:r w:rsidR="00465A30">
        <w:t xml:space="preserve"> welke dit is, schijnt nieuwe variant gelanceerd te zijn. </w:t>
      </w:r>
    </w:p>
  </w:comment>
  <w:comment w:id="58" w:author="Corne Helmons [2]" w:date="2020-02-10T14:34:00Z" w:initials="CH">
    <w:p w14:paraId="5D0C9BA5" w14:textId="15ACF81D" w:rsidR="0072561D" w:rsidRDefault="0072561D">
      <w:pPr>
        <w:pStyle w:val="Tekstopmerking"/>
      </w:pPr>
      <w:r>
        <w:rPr>
          <w:rStyle w:val="Verwijzingopmerking"/>
        </w:rPr>
        <w:annotationRef/>
      </w:r>
      <w:r w:rsidR="00CE41A4">
        <w:t xml:space="preserve">Verklaring hoe om te gaan met gebruikerswens om zelf aanpassingen te kunnen doen. </w:t>
      </w:r>
    </w:p>
  </w:comment>
  <w:comment w:id="59" w:author="Corné Helmons" w:date="2021-12-17T16:35:00Z" w:initials="CH">
    <w:p w14:paraId="577CF74A" w14:textId="5891E43B" w:rsidR="001325BC" w:rsidRDefault="001325BC">
      <w:pPr>
        <w:pStyle w:val="Tekstopmerking"/>
      </w:pPr>
      <w:r>
        <w:rPr>
          <w:rStyle w:val="Verwijzingopmerking"/>
        </w:rPr>
        <w:annotationRef/>
      </w:r>
      <w:r>
        <w:t>Onderdeel maken van software vereiste. Aanpassingen in kleur</w:t>
      </w:r>
      <w:r w:rsidR="00A05ABD">
        <w:t>, dikte etc. staan reeds toegelicht als toegestaan</w:t>
      </w:r>
    </w:p>
  </w:comment>
  <w:comment w:id="61" w:author="Corne Helmons [2]" w:date="2020-02-10T14:21:00Z" w:initials="CH">
    <w:p w14:paraId="0588035B" w14:textId="67B5F5C1" w:rsidR="00DC699A" w:rsidRDefault="00DC699A">
      <w:pPr>
        <w:pStyle w:val="Tekstopmerking"/>
      </w:pPr>
      <w:r>
        <w:rPr>
          <w:rStyle w:val="Verwijzingopmerking"/>
        </w:rPr>
        <w:annotationRef/>
      </w:r>
      <w:r w:rsidR="00143125">
        <w:t xml:space="preserve">Afstemmen met uitgangspunt NLCS als  basis, afwijken volgens regels is toegestaan. </w:t>
      </w:r>
    </w:p>
  </w:comment>
  <w:comment w:id="65" w:author="Corné Helmons" w:date="2022-10-12T11:59:00Z" w:initials="CH">
    <w:p w14:paraId="49E3E5D7" w14:textId="77777777" w:rsidR="005750FE" w:rsidRDefault="005750FE" w:rsidP="00436681">
      <w:pPr>
        <w:pStyle w:val="Tekstopmerking"/>
      </w:pPr>
      <w:r>
        <w:rPr>
          <w:rStyle w:val="Verwijzingopmerking"/>
        </w:rPr>
        <w:annotationRef/>
      </w:r>
      <w:r>
        <w:t>Kleur 0 in Microstation</w:t>
      </w:r>
    </w:p>
  </w:comment>
  <w:comment w:id="68" w:author="Corné Helmons [2]" w:date="2020-06-24T11:34:00Z" w:initials="CH">
    <w:p w14:paraId="42736BD5" w14:textId="01E0DCB9" w:rsidR="00BB141D" w:rsidRDefault="00BB141D">
      <w:pPr>
        <w:pStyle w:val="Tekstopmerking"/>
      </w:pPr>
      <w:r>
        <w:rPr>
          <w:rStyle w:val="Verwijzingopmerking"/>
        </w:rPr>
        <w:annotationRef/>
      </w:r>
      <w:r w:rsidR="00B56D1C">
        <w:t>Standaard definities symbolen (laag 0 alles bylayer</w:t>
      </w:r>
      <w:r w:rsidR="00A335DA">
        <w:t xml:space="preserve">) Weergave wordt geregeld op basis van de lagen, zie objectentabellen. </w:t>
      </w:r>
    </w:p>
  </w:comment>
  <w:comment w:id="69" w:author="Corné Helmons" w:date="2021-05-12T14:10:00Z" w:initials="CH">
    <w:p w14:paraId="2890EA47" w14:textId="666AE968" w:rsidR="00183B28" w:rsidRDefault="00183B28">
      <w:pPr>
        <w:pStyle w:val="Tekstopmerking"/>
      </w:pPr>
      <w:r>
        <w:rPr>
          <w:rStyle w:val="Verwijzingopmerking"/>
        </w:rPr>
        <w:annotationRef/>
      </w:r>
      <w:r>
        <w:t xml:space="preserve">Bespreken met </w:t>
      </w:r>
      <w:r w:rsidR="006D19F5">
        <w:t>Leveranciers</w:t>
      </w:r>
      <w:r w:rsidR="00362CB8">
        <w:t xml:space="preserve"> dat ze hiervoor de eigenschap van het element -G gebruiken</w:t>
      </w:r>
      <w:r w:rsidR="00C02828">
        <w:t xml:space="preserve">. Anders moet de database met 2 nieuwe elementen worden uitgebreid. </w:t>
      </w:r>
    </w:p>
  </w:comment>
  <w:comment w:id="70" w:author="Corne Helmons [2]" w:date="2020-02-10T15:15:00Z" w:initials="CH">
    <w:p w14:paraId="767AFD77" w14:textId="0819B1D6" w:rsidR="0004350D" w:rsidRDefault="0004350D">
      <w:pPr>
        <w:pStyle w:val="Tekstopmerking"/>
      </w:pPr>
      <w:r>
        <w:rPr>
          <w:rStyle w:val="Verwijzingopmerking"/>
        </w:rPr>
        <w:annotationRef/>
      </w:r>
      <w:r>
        <w:t>Is dit een apparte symbooldefinitie waard? Of kan volstaan worden met aanpassen van de laag en eigenschappen, al dan niet met de tools?</w:t>
      </w:r>
    </w:p>
  </w:comment>
  <w:comment w:id="71" w:author="Corné Helmons" w:date="2021-12-17T20:35:00Z" w:initials="CH">
    <w:p w14:paraId="179B49FC" w14:textId="21F530AB" w:rsidR="00B76E14" w:rsidRDefault="000274B4">
      <w:pPr>
        <w:pStyle w:val="Tekstopmerking"/>
      </w:pPr>
      <w:r>
        <w:rPr>
          <w:rStyle w:val="Verwijzingopmerking"/>
        </w:rPr>
        <w:annotationRef/>
      </w:r>
      <w:r w:rsidR="00B76E14">
        <w:t>Niet aanpassen ivm werking tools</w:t>
      </w:r>
    </w:p>
  </w:comment>
  <w:comment w:id="73" w:author="Corne Helmons [2]" w:date="2020-02-10T15:21:00Z" w:initials="CH">
    <w:p w14:paraId="0C8245CD" w14:textId="02B23DB8" w:rsidR="009B44A1" w:rsidRDefault="009B44A1">
      <w:pPr>
        <w:pStyle w:val="Tekstopmerking"/>
      </w:pPr>
      <w:r>
        <w:rPr>
          <w:rStyle w:val="Verwijzingopmerking"/>
        </w:rPr>
        <w:annotationRef/>
      </w:r>
      <w:r>
        <w:t>Bedoelen we hier nu gewoon een contourlijn van een hatch?</w:t>
      </w:r>
    </w:p>
  </w:comment>
  <w:comment w:id="77" w:author="Corné Helmons" w:date="2022-10-12T12:00:00Z" w:initials="CH">
    <w:p w14:paraId="612E1632" w14:textId="77777777" w:rsidR="00117F87" w:rsidRDefault="00117F87" w:rsidP="008E164A">
      <w:pPr>
        <w:pStyle w:val="Tekstopmerking"/>
      </w:pPr>
      <w:r>
        <w:rPr>
          <w:rStyle w:val="Verwijzingopmerking"/>
        </w:rPr>
        <w:annotationRef/>
      </w:r>
      <w:r>
        <w:t>AutoCAD gebruikt kleur 7, Microstation kleur 0</w:t>
      </w:r>
    </w:p>
  </w:comment>
  <w:comment w:id="86" w:author="Corne Helmons [2]" w:date="2020-02-10T15:36:00Z" w:initials="CH">
    <w:p w14:paraId="7DBDD684" w14:textId="7F7A06DC" w:rsidR="00003112" w:rsidRDefault="00003112">
      <w:pPr>
        <w:pStyle w:val="Tekstopmerking"/>
      </w:pPr>
      <w:r>
        <w:rPr>
          <w:rStyle w:val="Verwijzingopmerking"/>
        </w:rPr>
        <w:annotationRef/>
      </w:r>
      <w:r w:rsidR="00934EF5">
        <w:t xml:space="preserve">Of 180? </w:t>
      </w:r>
    </w:p>
  </w:comment>
  <w:comment w:id="87" w:author="Corné Helmons" w:date="2021-12-17T21:13:00Z" w:initials="CH">
    <w:p w14:paraId="2506C1EB" w14:textId="7AB1B283" w:rsidR="003961D1" w:rsidRDefault="003961D1">
      <w:pPr>
        <w:pStyle w:val="Tekstopmerking"/>
      </w:pPr>
      <w:r>
        <w:rPr>
          <w:rStyle w:val="Verwijzingopmerking"/>
        </w:rPr>
        <w:annotationRef/>
      </w:r>
      <w:r>
        <w:t>Kan zo blijven</w:t>
      </w:r>
      <w:r w:rsidR="00B055A9">
        <w:t>, betreft max breedte bij een a4tje met tekening kun je altijd smaller toepassen</w:t>
      </w:r>
    </w:p>
  </w:comment>
  <w:comment w:id="89" w:author="Corne Helmons [2]" w:date="2020-02-10T15:43:00Z" w:initials="CH">
    <w:p w14:paraId="47184B92" w14:textId="56DD9047" w:rsidR="00D60277" w:rsidRDefault="00D60277">
      <w:pPr>
        <w:pStyle w:val="Tekstopmerking"/>
      </w:pPr>
      <w:r>
        <w:rPr>
          <w:rStyle w:val="Verwijzingopmerking"/>
        </w:rPr>
        <w:annotationRef/>
      </w:r>
      <w:r>
        <w:t>Algemeen en project eruit, noem het verklaring.</w:t>
      </w:r>
    </w:p>
  </w:comment>
  <w:comment w:id="93" w:author="Corne Helmons [2]" w:date="2020-02-10T15:50:00Z" w:initials="CH">
    <w:p w14:paraId="2757BEEC" w14:textId="3A13F647" w:rsidR="004E6212" w:rsidRDefault="004E6212">
      <w:pPr>
        <w:pStyle w:val="Tekstopmerking"/>
      </w:pPr>
      <w:r>
        <w:rPr>
          <w:rStyle w:val="Verwijzingopmerking"/>
        </w:rPr>
        <w:annotationRef/>
      </w:r>
      <w:r>
        <w:t>Voegt dit wat toe?</w:t>
      </w:r>
    </w:p>
  </w:comment>
  <w:comment w:id="104" w:author="Corne Helmons [2]" w:date="2020-02-10T16:01:00Z" w:initials="CH">
    <w:p w14:paraId="33AACEB5" w14:textId="57949BAF" w:rsidR="00165D4E" w:rsidRDefault="00165D4E">
      <w:pPr>
        <w:pStyle w:val="Tekstopmerking"/>
      </w:pPr>
      <w:r>
        <w:rPr>
          <w:rStyle w:val="Verwijzingopmerking"/>
        </w:rPr>
        <w:annotationRef/>
      </w:r>
      <w:r w:rsidR="0096146E">
        <w:t>Open bolletje toepassen</w:t>
      </w:r>
    </w:p>
  </w:comment>
  <w:comment w:id="107" w:author="Corne Helmons [2]" w:date="2020-02-10T16:02:00Z" w:initials="CH">
    <w:p w14:paraId="7B257451" w14:textId="36B54761" w:rsidR="0096146E" w:rsidRDefault="0096146E">
      <w:pPr>
        <w:pStyle w:val="Tekstopmerking"/>
      </w:pPr>
      <w:r>
        <w:rPr>
          <w:rStyle w:val="Verwijzingopmerking"/>
        </w:rPr>
        <w:annotationRef/>
      </w:r>
      <w:r>
        <w:t>Open bolletje toepassen?</w:t>
      </w:r>
    </w:p>
  </w:comment>
  <w:comment w:id="108" w:author="Corné Helmons" w:date="2021-12-17T21:23:00Z" w:initials="CH">
    <w:p w14:paraId="58407108" w14:textId="7DD62A2F" w:rsidR="00464BCE" w:rsidRDefault="00464BCE">
      <w:pPr>
        <w:pStyle w:val="Tekstopmerking"/>
      </w:pPr>
      <w:r>
        <w:rPr>
          <w:rStyle w:val="Verwijzingopmerking"/>
        </w:rPr>
        <w:annotationRef/>
      </w:r>
      <w:r>
        <w:t>Komt uit NEN</w:t>
      </w:r>
    </w:p>
  </w:comment>
  <w:comment w:id="110" w:author="Corne Helmons [2]" w:date="2020-02-10T16:02:00Z" w:initials="CH">
    <w:p w14:paraId="638012CD" w14:textId="7A57A897" w:rsidR="0096146E" w:rsidRDefault="0096146E">
      <w:pPr>
        <w:pStyle w:val="Tekstopmerking"/>
      </w:pPr>
      <w:r>
        <w:rPr>
          <w:rStyle w:val="Verwijzingopmerking"/>
        </w:rPr>
        <w:annotationRef/>
      </w:r>
      <w:r>
        <w:t>Open bolletje toepassen</w:t>
      </w:r>
    </w:p>
  </w:comment>
  <w:comment w:id="111" w:author="Corné Helmons" w:date="2021-12-17T21:24:00Z" w:initials="CH">
    <w:p w14:paraId="5C73C514" w14:textId="6C153F0C" w:rsidR="00C962AA" w:rsidRDefault="00C962AA">
      <w:pPr>
        <w:pStyle w:val="Tekstopmerking"/>
      </w:pPr>
      <w:r>
        <w:rPr>
          <w:rStyle w:val="Verwijzingopmerking"/>
        </w:rPr>
        <w:annotationRef/>
      </w:r>
      <w:r>
        <w:t>Komt uit NEN</w:t>
      </w:r>
    </w:p>
  </w:comment>
  <w:comment w:id="115" w:author="Corne Helmons [2]" w:date="2020-02-10T15:54:00Z" w:initials="CH">
    <w:p w14:paraId="430C517E" w14:textId="77777777" w:rsidR="00721F03" w:rsidRDefault="00721F03">
      <w:pPr>
        <w:pStyle w:val="Tekstopmerking"/>
      </w:pPr>
      <w:r>
        <w:rPr>
          <w:rStyle w:val="Verwijzingopmerking"/>
        </w:rPr>
        <w:annotationRef/>
      </w:r>
      <w:r>
        <w:t>Moet hier nu wel of niet een m voor?</w:t>
      </w:r>
    </w:p>
    <w:p w14:paraId="5F30CDAA" w14:textId="13CA419F" w:rsidR="00B74F6F" w:rsidRDefault="00B74F6F">
      <w:pPr>
        <w:pStyle w:val="Tekstopmerking"/>
      </w:pPr>
      <w:r>
        <w:t>Zie 4.5.2</w:t>
      </w:r>
      <w:r w:rsidR="00DF11DE">
        <w:t xml:space="preserve"> NIET</w:t>
      </w:r>
    </w:p>
  </w:comment>
  <w:comment w:id="117" w:author="Corne Helmons [2]" w:date="2020-02-10T16:10:00Z" w:initials="CH">
    <w:p w14:paraId="0614F8AF" w14:textId="0E7C4B72" w:rsidR="009676DE" w:rsidRDefault="009676DE">
      <w:pPr>
        <w:pStyle w:val="Tekstopmerking"/>
      </w:pPr>
      <w:r>
        <w:rPr>
          <w:rStyle w:val="Verwijzingopmerking"/>
        </w:rPr>
        <w:annotationRef/>
      </w:r>
      <w:r>
        <w:t>Waar is de m van de metrering?</w:t>
      </w:r>
    </w:p>
  </w:comment>
  <w:comment w:id="118" w:author="Corné Helmons" w:date="2021-12-17T21:30:00Z" w:initials="CH">
    <w:p w14:paraId="09B9FA0D" w14:textId="2F1C6CA0" w:rsidR="00D47A2E" w:rsidRDefault="00D47A2E">
      <w:pPr>
        <w:pStyle w:val="Tekstopmerking"/>
      </w:pPr>
      <w:r>
        <w:rPr>
          <w:rStyle w:val="Verwijzingopmerking"/>
        </w:rPr>
        <w:annotationRef/>
      </w:r>
      <w:r>
        <w:t>Wordt zonder eenheid aangeduid</w:t>
      </w:r>
    </w:p>
  </w:comment>
  <w:comment w:id="121" w:author="Corné Helmons" w:date="2022-04-04T16:01:00Z" w:initials="CH">
    <w:p w14:paraId="40F8F53E" w14:textId="70DD95FC" w:rsidR="00DA7CEF" w:rsidRDefault="00DA7CEF">
      <w:pPr>
        <w:pStyle w:val="Tekstopmerking"/>
      </w:pPr>
      <w:r>
        <w:rPr>
          <w:rStyle w:val="Verwijzingopmerking"/>
        </w:rPr>
        <w:annotationRef/>
      </w:r>
      <w:r w:rsidR="007E16E0">
        <w:t>Gebruik _ ipv spaties en hoofdletters vastleggen</w:t>
      </w:r>
    </w:p>
  </w:comment>
  <w:comment w:id="122" w:author="Corné Helmons" w:date="2022-10-12T10:56:00Z" w:initials="CH">
    <w:p w14:paraId="204F2707" w14:textId="77777777" w:rsidR="00EA2A16" w:rsidRDefault="00EA2A16" w:rsidP="00D437DB">
      <w:pPr>
        <w:pStyle w:val="Tekstopmerking"/>
      </w:pPr>
      <w:r>
        <w:rPr>
          <w:rStyle w:val="Verwijzingopmerking"/>
        </w:rPr>
        <w:annotationRef/>
      </w:r>
      <w:r>
        <w:t>Verplicht stellen, is niet optioneel</w:t>
      </w:r>
    </w:p>
  </w:comment>
  <w:comment w:id="132" w:author="Corne Helmons [2]" w:date="2020-02-10T16:20:00Z" w:initials="CH">
    <w:p w14:paraId="3E8635A6" w14:textId="4F301553" w:rsidR="003B57E5" w:rsidRDefault="003B57E5">
      <w:pPr>
        <w:pStyle w:val="Tekstopmerking"/>
      </w:pPr>
      <w:r>
        <w:rPr>
          <w:rStyle w:val="Verwijzingopmerking"/>
        </w:rPr>
        <w:annotationRef/>
      </w:r>
      <w:r>
        <w:t xml:space="preserve">Niet consequent in aanpijling. </w:t>
      </w:r>
    </w:p>
    <w:p w14:paraId="3783B246" w14:textId="46A9F0E9" w:rsidR="003B57E5" w:rsidRDefault="003B57E5">
      <w:pPr>
        <w:pStyle w:val="Tekstopmerking"/>
      </w:pPr>
      <w:r>
        <w:t xml:space="preserve">Tekst beginnen </w:t>
      </w:r>
      <w:r w:rsidR="005E4A5D">
        <w:t>kleine letters</w:t>
      </w:r>
    </w:p>
  </w:comment>
  <w:comment w:id="133" w:author="Corné Helmons" w:date="2021-12-17T22:35:00Z" w:initials="CH">
    <w:p w14:paraId="6CB2FE79" w14:textId="77777777" w:rsidR="00D70A1A" w:rsidRDefault="00D70A1A">
      <w:pPr>
        <w:pStyle w:val="Tekstopmerking"/>
      </w:pPr>
      <w:r>
        <w:rPr>
          <w:rStyle w:val="Verwijzingopmerking"/>
        </w:rPr>
        <w:annotationRef/>
      </w:r>
      <w:r>
        <w:t xml:space="preserve">Tekst in kleine letters </w:t>
      </w:r>
      <w:r w:rsidR="001B505F">
        <w:t xml:space="preserve">wordt rommelig. Bijvoorbeeld g en G. Kleine letter loopt door lijn. </w:t>
      </w:r>
    </w:p>
    <w:p w14:paraId="43E1BFB8" w14:textId="5DF4CCDB" w:rsidR="009F7F1E" w:rsidRDefault="00003499">
      <w:pPr>
        <w:pStyle w:val="Tekstopmerking"/>
      </w:pPr>
      <w:r>
        <w:t>Aanpijling kan niet anders, loopt dicht in asfalt</w:t>
      </w:r>
      <w:r w:rsidR="00BE77C6">
        <w:t>. Verschil tussen in het vlak aanduiden en op het vlak aanpijlen.</w:t>
      </w:r>
    </w:p>
  </w:comment>
  <w:comment w:id="134" w:author="Corne Helmons [2]" w:date="2020-02-10T16:22:00Z" w:initials="CH">
    <w:p w14:paraId="008BF370" w14:textId="08C9378C" w:rsidR="005E4A5D" w:rsidRDefault="005E4A5D">
      <w:pPr>
        <w:pStyle w:val="Tekstopmerking"/>
      </w:pPr>
      <w:r>
        <w:rPr>
          <w:rStyle w:val="Verwijzingopmerking"/>
        </w:rPr>
        <w:annotationRef/>
      </w:r>
      <w:r w:rsidR="00844DA9">
        <w:t>Tekst alles kleine letters</w:t>
      </w:r>
    </w:p>
  </w:comment>
  <w:comment w:id="135" w:author="Corné Helmons" w:date="2021-12-17T21:35:00Z" w:initials="CH">
    <w:p w14:paraId="5B81C943" w14:textId="57572BBE" w:rsidR="00D41207" w:rsidRDefault="00D41207">
      <w:pPr>
        <w:pStyle w:val="Tekstopmerking"/>
      </w:pPr>
      <w:r>
        <w:rPr>
          <w:rStyle w:val="Verwijzingopmerking"/>
        </w:rPr>
        <w:annotationRef/>
      </w:r>
      <w:r w:rsidR="004050EB">
        <w:t xml:space="preserve">4.6.3 geeft </w:t>
      </w:r>
      <w:r w:rsidR="004050EB" w:rsidRPr="0034355B">
        <w:rPr>
          <w:b/>
          <w:bCs/>
        </w:rPr>
        <w:t>suggestie</w:t>
      </w:r>
      <w:r w:rsidR="004050EB">
        <w:t xml:space="preserve"> van kleine letters voor bijschriften. </w:t>
      </w:r>
      <w:r w:rsidR="00D94CCE">
        <w:t xml:space="preserve">In dit voorbeeld </w:t>
      </w:r>
      <w:r w:rsidR="0034355B">
        <w:t>heb</w:t>
      </w:r>
      <w:r w:rsidR="005A0FCA">
        <w:t>ben de hoofdletters een gelijke hoogte</w:t>
      </w:r>
      <w:r w:rsidR="004A2E10">
        <w:t xml:space="preserve"> en loopt niets door elkaar. Zou met kleine g ipv G wel het geval zijn.</w:t>
      </w:r>
    </w:p>
  </w:comment>
  <w:comment w:id="137" w:author="Corné Helmons" w:date="2022-04-04T16:02:00Z" w:initials="CH">
    <w:p w14:paraId="76DEFFD0" w14:textId="5060CB68" w:rsidR="00187478" w:rsidRDefault="00187478">
      <w:pPr>
        <w:pStyle w:val="Tekstopmerking"/>
      </w:pPr>
      <w:r>
        <w:rPr>
          <w:rStyle w:val="Verwijzingopmerking"/>
        </w:rPr>
        <w:annotationRef/>
      </w:r>
      <w:r>
        <w:t>Gebruik _ ipv spaties en hoofdletters beschrijven</w:t>
      </w:r>
    </w:p>
  </w:comment>
  <w:comment w:id="138" w:author="Corné Helmons [2]" w:date="2020-08-19T14:47:00Z" w:initials="CH">
    <w:p w14:paraId="505060C3" w14:textId="15C1F38E" w:rsidR="00147D86" w:rsidRDefault="00147D86">
      <w:pPr>
        <w:pStyle w:val="Tekstopmerking"/>
      </w:pPr>
      <w:r>
        <w:rPr>
          <w:rStyle w:val="Verwijzingopmerking"/>
        </w:rPr>
        <w:annotationRef/>
      </w:r>
      <w:r w:rsidR="00533981">
        <w:t>Voegt niets toe, kan weg</w:t>
      </w:r>
    </w:p>
  </w:comment>
  <w:comment w:id="139" w:author="Corné Helmons" w:date="2021-12-17T21:40:00Z" w:initials="CH">
    <w:p w14:paraId="6BC63F22" w14:textId="17E6FAE7" w:rsidR="00076906" w:rsidRDefault="00076906">
      <w:pPr>
        <w:pStyle w:val="Tekstopmerking"/>
      </w:pPr>
      <w:r>
        <w:rPr>
          <w:rStyle w:val="Verwijzingopmerking"/>
        </w:rPr>
        <w:annotationRef/>
      </w:r>
      <w:r>
        <w:t xml:space="preserve">Refereert aan </w:t>
      </w:r>
      <w:r w:rsidR="0014442C">
        <w:t xml:space="preserve">NLCS-ISO </w:t>
      </w:r>
      <w:r w:rsidR="00270A4A">
        <w:t>font, behouden</w:t>
      </w:r>
    </w:p>
  </w:comment>
  <w:comment w:id="140" w:author="Corne Helmons [2]" w:date="2020-02-10T16:27:00Z" w:initials="CH">
    <w:p w14:paraId="31A3CFDA" w14:textId="2F24328D" w:rsidR="00954F80" w:rsidRDefault="00954F80">
      <w:pPr>
        <w:pStyle w:val="Tekstopmerking"/>
      </w:pPr>
      <w:r>
        <w:rPr>
          <w:rStyle w:val="Verwijzingopmerking"/>
        </w:rPr>
        <w:annotationRef/>
      </w:r>
      <w:r w:rsidR="00FD4C52">
        <w:t>Afstemmen EC, eenduidige opbouw naamgeving</w:t>
      </w:r>
    </w:p>
  </w:comment>
  <w:comment w:id="144" w:author="Corné Helmons" w:date="2022-04-04T16:07:00Z" w:initials="CH">
    <w:p w14:paraId="3FD97E26" w14:textId="2E555B59" w:rsidR="003313E1" w:rsidRDefault="003313E1">
      <w:pPr>
        <w:pStyle w:val="Tekstopmerking"/>
      </w:pPr>
      <w:r>
        <w:rPr>
          <w:rStyle w:val="Verwijzingopmerking"/>
        </w:rPr>
        <w:annotationRef/>
      </w:r>
      <w:r w:rsidR="00C93004">
        <w:t>Gebruik _ ipv spaties en hoofdletters beschrijven</w:t>
      </w:r>
    </w:p>
  </w:comment>
  <w:comment w:id="152" w:author="Corné Helmons [2]" w:date="2020-12-02T15:26:00Z" w:initials="CH">
    <w:p w14:paraId="05A4443B" w14:textId="12D1F8D0" w:rsidR="002F238F" w:rsidRDefault="002F238F">
      <w:pPr>
        <w:pStyle w:val="Tekstopmerking"/>
      </w:pPr>
      <w:r>
        <w:rPr>
          <w:rStyle w:val="Verwijzingopmerking"/>
        </w:rPr>
        <w:annotationRef/>
      </w:r>
      <w:r>
        <w:rPr>
          <w:rStyle w:val="Verwijzingopmerking"/>
        </w:rPr>
        <w:t>Invullen, bijvoorbeeld beheersysteem / BGT</w:t>
      </w:r>
    </w:p>
  </w:comment>
  <w:comment w:id="153" w:author="Corné Helmons" w:date="2021-12-17T21:47:00Z" w:initials="CH">
    <w:p w14:paraId="35A860F5" w14:textId="2191BFB0" w:rsidR="000B7538" w:rsidRDefault="000B7538">
      <w:pPr>
        <w:pStyle w:val="Tekstopmerking"/>
      </w:pPr>
      <w:r>
        <w:rPr>
          <w:rStyle w:val="Verwijzingopmerking"/>
        </w:rPr>
        <w:annotationRef/>
      </w:r>
      <w:r>
        <w:t>Is nog niet zo opgenomen in database, aandachtspunt na consultatie 5.0</w:t>
      </w:r>
    </w:p>
  </w:comment>
  <w:comment w:id="156" w:author="Corné Helmons [2]" w:date="2020-08-19T10:32:00Z" w:initials="CH">
    <w:p w14:paraId="17E7DF76" w14:textId="2F227145" w:rsidR="008043A3" w:rsidRDefault="008043A3">
      <w:pPr>
        <w:pStyle w:val="Tekstopmerking"/>
      </w:pPr>
      <w:r>
        <w:rPr>
          <w:rStyle w:val="Verwijzingopmerking"/>
        </w:rPr>
        <w:annotationRef/>
      </w:r>
      <w:r>
        <w:t>Checken of het in de bibliotheken ook daadwerkelijk om aparte objecten gaat. Dubbelingen moeten we voorkomen.</w:t>
      </w:r>
    </w:p>
  </w:comment>
  <w:comment w:id="158" w:author="Corné Helmons [2]" w:date="2020-08-19T11:10:00Z" w:initials="CH">
    <w:p w14:paraId="30F26FF7" w14:textId="77777777" w:rsidR="00AC785E" w:rsidRDefault="00AC785E">
      <w:pPr>
        <w:pStyle w:val="Tekstopmerking"/>
      </w:pPr>
      <w:r>
        <w:rPr>
          <w:rStyle w:val="Verwijzingopmerking"/>
        </w:rPr>
        <w:annotationRef/>
      </w:r>
      <w:r>
        <w:t>Algemene toelichting opsplitsen:</w:t>
      </w:r>
    </w:p>
    <w:p w14:paraId="41F6793F" w14:textId="77777777" w:rsidR="00AC785E" w:rsidRDefault="00AC785E">
      <w:pPr>
        <w:pStyle w:val="Tekstopmerking"/>
      </w:pPr>
      <w:r>
        <w:t xml:space="preserve">NLCS </w:t>
      </w:r>
    </w:p>
    <w:p w14:paraId="225420AB" w14:textId="77777777" w:rsidR="00AC785E" w:rsidRDefault="00AC785E">
      <w:pPr>
        <w:pStyle w:val="Tekstopmerking"/>
      </w:pPr>
      <w:r>
        <w:t>NLCS constructief</w:t>
      </w:r>
    </w:p>
    <w:p w14:paraId="0F378477" w14:textId="043FC806" w:rsidR="00AC785E" w:rsidRDefault="00AC785E">
      <w:pPr>
        <w:pStyle w:val="Tekstopmerking"/>
      </w:pPr>
      <w:r>
        <w:t xml:space="preserve">NLCS – GIS </w:t>
      </w:r>
    </w:p>
  </w:comment>
  <w:comment w:id="159" w:author="Corné Helmons" w:date="2021-12-17T22:34:00Z" w:initials="CH">
    <w:p w14:paraId="082664E8" w14:textId="3E970FAC" w:rsidR="003533FC" w:rsidRDefault="003533FC">
      <w:pPr>
        <w:pStyle w:val="Tekstopmerking"/>
      </w:pPr>
      <w:r>
        <w:rPr>
          <w:rStyle w:val="Verwijzingopmerking"/>
        </w:rPr>
        <w:annotationRef/>
      </w:r>
      <w:r w:rsidR="00CF5F8A">
        <w:t>Parkeren voor nu, constructief en GIS worden nauwelijks gebruikt</w:t>
      </w:r>
    </w:p>
  </w:comment>
  <w:comment w:id="164" w:author="Corné Helmons" w:date="2022-04-04T16:08:00Z" w:initials="CH">
    <w:p w14:paraId="0369A6B2" w14:textId="1ECA02F4" w:rsidR="002F54E4" w:rsidRDefault="002F54E4">
      <w:pPr>
        <w:pStyle w:val="Tekstopmerking"/>
      </w:pPr>
      <w:r>
        <w:rPr>
          <w:rStyle w:val="Verwijzingopmerking"/>
        </w:rPr>
        <w:annotationRef/>
      </w:r>
      <w:r>
        <w:t>Gebruik _ ipv spaties en hoofdletters beschrijven</w:t>
      </w:r>
    </w:p>
  </w:comment>
  <w:comment w:id="165" w:author="Corné Helmons [2]" w:date="2020-08-19T11:26:00Z" w:initials="CH">
    <w:p w14:paraId="0B5FE565" w14:textId="38F5A495" w:rsidR="00076697" w:rsidRDefault="00076697">
      <w:pPr>
        <w:pStyle w:val="Tekstopmerking"/>
      </w:pPr>
      <w:r>
        <w:rPr>
          <w:rStyle w:val="Verwijzingopmerking"/>
        </w:rPr>
        <w:annotationRef/>
      </w:r>
      <w:r>
        <w:t>Checken in voorstel Alphons of dit goed is toegepast.</w:t>
      </w:r>
    </w:p>
  </w:comment>
  <w:comment w:id="166" w:author="Corné Helmons [2]" w:date="2020-08-19T11:32:00Z" w:initials="CH">
    <w:p w14:paraId="6DCB5542" w14:textId="3CEEBCA3" w:rsidR="00516C53" w:rsidRDefault="00516C53">
      <w:pPr>
        <w:pStyle w:val="Tekstopmerking"/>
      </w:pPr>
      <w:r>
        <w:rPr>
          <w:rStyle w:val="Verwijzingopmerking"/>
        </w:rPr>
        <w:annotationRef/>
      </w:r>
      <w:r w:rsidR="00982A80">
        <w:t>Voorstel Alphons. Voorkeur plaatsen op de betreffende laag van het object en dus niet één niveau hoger.</w:t>
      </w:r>
    </w:p>
  </w:comment>
  <w:comment w:id="169" w:author="Corné Helmons" w:date="2021-12-17T22:10:00Z" w:initials="CH">
    <w:p w14:paraId="05FE43F0" w14:textId="3CE6D80C" w:rsidR="009767AF" w:rsidRDefault="009767AF">
      <w:pPr>
        <w:pStyle w:val="Tekstopmerking"/>
      </w:pPr>
      <w:r>
        <w:rPr>
          <w:rStyle w:val="Verwijzingopmerking"/>
        </w:rPr>
        <w:annotationRef/>
      </w:r>
      <w:r>
        <w:t>STATUS Nieuw is default symbool</w:t>
      </w:r>
      <w:r w:rsidR="00F67408">
        <w:t xml:space="preserve"> (T en R) gebruiken dit standaard ook</w:t>
      </w:r>
      <w:r>
        <w:t xml:space="preserve"> </w:t>
      </w:r>
    </w:p>
  </w:comment>
  <w:comment w:id="170" w:author="Corné Helmons" w:date="2022-04-04T16:09:00Z" w:initials="CH">
    <w:p w14:paraId="4D222072" w14:textId="79982A00" w:rsidR="00884A01" w:rsidRDefault="00884A01">
      <w:pPr>
        <w:pStyle w:val="Tekstopmerking"/>
      </w:pPr>
      <w:r>
        <w:rPr>
          <w:rStyle w:val="Verwijzingopmerking"/>
        </w:rPr>
        <w:annotationRef/>
      </w:r>
      <w:r w:rsidR="00B125B2">
        <w:t>Gebruik _ ipv spaties en hoofdletters beschrijven</w:t>
      </w:r>
    </w:p>
  </w:comment>
  <w:comment w:id="171" w:author="Corné Helmons [2]" w:date="2021-03-01T13:37:00Z" w:initials="CH">
    <w:p w14:paraId="7B081ABD" w14:textId="74417035" w:rsidR="00920C94" w:rsidRDefault="00920C94">
      <w:pPr>
        <w:pStyle w:val="Tekstopmerking"/>
      </w:pPr>
      <w:r>
        <w:rPr>
          <w:rStyle w:val="Verwijzingopmerking"/>
        </w:rPr>
        <w:annotationRef/>
      </w:r>
      <w:r w:rsidR="00800870">
        <w:t xml:space="preserve">Voorbeeld lantaarn mailwisseling Wouter opnemen. Zo maken we ook duidelijk hoe we omgaan met collecties. </w:t>
      </w:r>
      <w:r w:rsidR="00AB0FC6">
        <w:t xml:space="preserve">(geldt ook voor verkeersborden) </w:t>
      </w:r>
    </w:p>
  </w:comment>
  <w:comment w:id="173" w:author="Corné Helmons [2]" w:date="2021-03-09T14:08:00Z" w:initials="CH">
    <w:p w14:paraId="632F42C0" w14:textId="77777777" w:rsidR="009E5FB4" w:rsidRDefault="009E5FB4">
      <w:pPr>
        <w:pStyle w:val="Tekstopmerking"/>
      </w:pPr>
      <w:r>
        <w:rPr>
          <w:rStyle w:val="Verwijzingopmerking"/>
        </w:rPr>
        <w:annotationRef/>
      </w:r>
      <w:r>
        <w:t xml:space="preserve">Handhaven we dit, of </w:t>
      </w:r>
      <w:r w:rsidR="00A602FA">
        <w:t>trekken we het gelijk met de andere bibliotheken?</w:t>
      </w:r>
    </w:p>
    <w:p w14:paraId="52FF7DEA" w14:textId="77777777" w:rsidR="00A602FA" w:rsidRDefault="00A602FA">
      <w:pPr>
        <w:pStyle w:val="Tekstopmerking"/>
      </w:pPr>
      <w:r>
        <w:t>[STATUS-]BIBLIOTHEEKNAAM-LIJNSTIJLNAAM[-SO]</w:t>
      </w:r>
    </w:p>
    <w:p w14:paraId="723E293F" w14:textId="552C5881" w:rsidR="000A093C" w:rsidRDefault="000A093C">
      <w:pPr>
        <w:pStyle w:val="Tekstopmerking"/>
      </w:pPr>
      <w:r>
        <w:t xml:space="preserve">[-SO] om verschillen tussen normale lijnstijlen en bijv. markeringen aan te duiden. </w:t>
      </w:r>
    </w:p>
  </w:comment>
  <w:comment w:id="174" w:author="Corné Helmons" w:date="2021-12-17T22:03:00Z" w:initials="CH">
    <w:p w14:paraId="69E09C6E" w14:textId="72C3EEFB" w:rsidR="005760C6" w:rsidRDefault="005760C6">
      <w:pPr>
        <w:pStyle w:val="Tekstopmerking"/>
      </w:pPr>
      <w:r>
        <w:rPr>
          <w:rStyle w:val="Verwijzingopmerking"/>
        </w:rPr>
        <w:annotationRef/>
      </w:r>
      <w:r>
        <w:t>Aangepast in 5.0</w:t>
      </w:r>
    </w:p>
  </w:comment>
  <w:comment w:id="175" w:author="Corné Helmons" w:date="2021-12-17T22:12:00Z" w:initials="CH">
    <w:p w14:paraId="78AAD4D2" w14:textId="77777777" w:rsidR="00D17740" w:rsidRDefault="00D17740" w:rsidP="00D17740">
      <w:pPr>
        <w:pStyle w:val="Tekstopmerking"/>
      </w:pPr>
      <w:r>
        <w:rPr>
          <w:rStyle w:val="Verwijzingopmerking"/>
        </w:rPr>
        <w:annotationRef/>
      </w:r>
      <w:r>
        <w:t xml:space="preserve">STATUS Nieuw is default lijnstijl (T en R) gebruiken dit standaard ook.  </w:t>
      </w:r>
    </w:p>
  </w:comment>
  <w:comment w:id="176" w:author="Corné Helmons" w:date="2022-04-04T16:10:00Z" w:initials="CH">
    <w:p w14:paraId="739F4124" w14:textId="7AA286D0" w:rsidR="00C6793A" w:rsidRDefault="00C6793A">
      <w:pPr>
        <w:pStyle w:val="Tekstopmerking"/>
      </w:pPr>
      <w:r>
        <w:rPr>
          <w:rStyle w:val="Verwijzingopmerking"/>
        </w:rPr>
        <w:annotationRef/>
      </w:r>
      <w:r>
        <w:t>Gebruik _ ipv spaties en hoofdletters bechrijven</w:t>
      </w:r>
    </w:p>
  </w:comment>
  <w:comment w:id="177" w:author="Corné Helmons [2]" w:date="2021-02-22T14:22:00Z" w:initials="CH">
    <w:p w14:paraId="57D3FCEE" w14:textId="699EC62D" w:rsidR="00C853A4" w:rsidRDefault="00C853A4">
      <w:pPr>
        <w:pStyle w:val="Tekstopmerking"/>
      </w:pPr>
      <w:r>
        <w:rPr>
          <w:rStyle w:val="Verwijzingopmerking"/>
        </w:rPr>
        <w:annotationRef/>
      </w:r>
      <w:r>
        <w:t xml:space="preserve">Verwijzing </w:t>
      </w:r>
      <w:r w:rsidR="00EC787F">
        <w:t>nog aanpassen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DAB74C" w15:done="0"/>
  <w15:commentEx w15:paraId="5B4F44B2" w15:done="0"/>
  <w15:commentEx w15:paraId="05F358E9" w15:done="1"/>
  <w15:commentEx w15:paraId="2C4A36DD" w15:paraIdParent="05F358E9" w15:done="1"/>
  <w15:commentEx w15:paraId="1E431C93" w15:done="1"/>
  <w15:commentEx w15:paraId="2A4ECA24" w15:paraIdParent="1E431C93" w15:done="1"/>
  <w15:commentEx w15:paraId="66C7D3C4" w15:done="0"/>
  <w15:commentEx w15:paraId="251C8806" w15:done="1"/>
  <w15:commentEx w15:paraId="5D0C9BA5" w15:done="1"/>
  <w15:commentEx w15:paraId="577CF74A" w15:paraIdParent="5D0C9BA5" w15:done="1"/>
  <w15:commentEx w15:paraId="0588035B" w15:done="1"/>
  <w15:commentEx w15:paraId="49E3E5D7" w15:done="0"/>
  <w15:commentEx w15:paraId="42736BD5" w15:done="1"/>
  <w15:commentEx w15:paraId="2890EA47" w15:paraIdParent="42736BD5" w15:done="1"/>
  <w15:commentEx w15:paraId="767AFD77" w15:done="1"/>
  <w15:commentEx w15:paraId="179B49FC" w15:paraIdParent="767AFD77" w15:done="1"/>
  <w15:commentEx w15:paraId="0C8245CD" w15:done="1"/>
  <w15:commentEx w15:paraId="612E1632" w15:done="0"/>
  <w15:commentEx w15:paraId="7DBDD684" w15:done="1"/>
  <w15:commentEx w15:paraId="2506C1EB" w15:paraIdParent="7DBDD684" w15:done="1"/>
  <w15:commentEx w15:paraId="47184B92" w15:done="1"/>
  <w15:commentEx w15:paraId="2757BEEC" w15:done="1"/>
  <w15:commentEx w15:paraId="33AACEB5" w15:done="1"/>
  <w15:commentEx w15:paraId="7B257451" w15:done="1"/>
  <w15:commentEx w15:paraId="58407108" w15:paraIdParent="7B257451" w15:done="1"/>
  <w15:commentEx w15:paraId="638012CD" w15:done="1"/>
  <w15:commentEx w15:paraId="5C73C514" w15:paraIdParent="638012CD" w15:done="1"/>
  <w15:commentEx w15:paraId="5F30CDAA" w15:done="1"/>
  <w15:commentEx w15:paraId="0614F8AF" w15:done="1"/>
  <w15:commentEx w15:paraId="09B9FA0D" w15:paraIdParent="0614F8AF" w15:done="1"/>
  <w15:commentEx w15:paraId="40F8F53E" w15:done="0"/>
  <w15:commentEx w15:paraId="204F2707" w15:done="0"/>
  <w15:commentEx w15:paraId="3783B246" w15:done="1"/>
  <w15:commentEx w15:paraId="43E1BFB8" w15:paraIdParent="3783B246" w15:done="1"/>
  <w15:commentEx w15:paraId="008BF370" w15:done="1"/>
  <w15:commentEx w15:paraId="5B81C943" w15:paraIdParent="008BF370" w15:done="1"/>
  <w15:commentEx w15:paraId="76DEFFD0" w15:done="0"/>
  <w15:commentEx w15:paraId="505060C3" w15:done="1"/>
  <w15:commentEx w15:paraId="6BC63F22" w15:paraIdParent="505060C3" w15:done="1"/>
  <w15:commentEx w15:paraId="31A3CFDA" w15:done="1"/>
  <w15:commentEx w15:paraId="3FD97E26" w15:done="0"/>
  <w15:commentEx w15:paraId="05A4443B" w15:done="0"/>
  <w15:commentEx w15:paraId="35A860F5" w15:paraIdParent="05A4443B" w15:done="0"/>
  <w15:commentEx w15:paraId="17E7DF76" w15:done="1"/>
  <w15:commentEx w15:paraId="0F378477" w15:done="0"/>
  <w15:commentEx w15:paraId="082664E8" w15:paraIdParent="0F378477" w15:done="0"/>
  <w15:commentEx w15:paraId="0369A6B2" w15:done="0"/>
  <w15:commentEx w15:paraId="0B5FE565" w15:done="0"/>
  <w15:commentEx w15:paraId="6DCB5542" w15:done="1"/>
  <w15:commentEx w15:paraId="05FE43F0" w15:done="1"/>
  <w15:commentEx w15:paraId="4D222072" w15:done="0"/>
  <w15:commentEx w15:paraId="7B081ABD" w15:done="0"/>
  <w15:commentEx w15:paraId="723E293F" w15:done="1"/>
  <w15:commentEx w15:paraId="69E09C6E" w15:paraIdParent="723E293F" w15:done="1"/>
  <w15:commentEx w15:paraId="78AAD4D2" w15:done="1"/>
  <w15:commentEx w15:paraId="739F4124" w15:done="0"/>
  <w15:commentEx w15:paraId="57D3FCE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66F8CC" w16cex:dateUtc="2021-12-17T10:53:00Z"/>
  <w16cex:commentExtensible w16cex:durableId="2566FAB1" w16cex:dateUtc="2021-12-17T11:01:00Z"/>
  <w16cex:commentExtensible w16cex:durableId="21EBCC74" w16cex:dateUtc="2020-02-10T11:35:00Z"/>
  <w16cex:commentExtensible w16cex:durableId="2566FACF" w16cex:dateUtc="2021-12-17T11:02:00Z"/>
  <w16cex:commentExtensible w16cex:durableId="21EBCE84" w16cex:dateUtc="2020-02-10T11:43:00Z"/>
  <w16cex:commentExtensible w16cex:durableId="2566FB02" w16cex:dateUtc="2021-12-17T11:03:00Z"/>
  <w16cex:commentExtensible w16cex:durableId="21EBCF0E" w16cex:dateUtc="2020-02-10T11:46:00Z"/>
  <w16cex:commentExtensible w16cex:durableId="21EBE186" w16cex:dateUtc="2020-02-10T13:04:00Z"/>
  <w16cex:commentExtensible w16cex:durableId="21EBE893" w16cex:dateUtc="2020-02-10T13:34:00Z"/>
  <w16cex:commentExtensible w16cex:durableId="25673ACE" w16cex:dateUtc="2021-12-17T15:35:00Z"/>
  <w16cex:commentExtensible w16cex:durableId="21EBE576" w16cex:dateUtc="2020-02-10T13:21:00Z"/>
  <w16cex:commentExtensible w16cex:durableId="26F12AA0" w16cex:dateUtc="2022-10-12T09:59:00Z"/>
  <w16cex:commentExtensible w16cex:durableId="229DB8CD" w16cex:dateUtc="2020-06-24T09:34:00Z"/>
  <w16cex:commentExtensible w16cex:durableId="24466056" w16cex:dateUtc="2021-05-12T12:10:00Z"/>
  <w16cex:commentExtensible w16cex:durableId="21EBF216" w16cex:dateUtc="2020-02-10T14:15:00Z"/>
  <w16cex:commentExtensible w16cex:durableId="25677328" w16cex:dateUtc="2021-12-17T19:35:00Z"/>
  <w16cex:commentExtensible w16cex:durableId="21EBF37E" w16cex:dateUtc="2020-02-10T14:21:00Z"/>
  <w16cex:commentExtensible w16cex:durableId="26F12ADD" w16cex:dateUtc="2022-10-12T10:00:00Z"/>
  <w16cex:commentExtensible w16cex:durableId="21EBF70A" w16cex:dateUtc="2020-02-10T14:36:00Z"/>
  <w16cex:commentExtensible w16cex:durableId="25677BF3" w16cex:dateUtc="2021-12-17T20:13:00Z"/>
  <w16cex:commentExtensible w16cex:durableId="21EBF889" w16cex:dateUtc="2020-02-10T14:43:00Z"/>
  <w16cex:commentExtensible w16cex:durableId="21EBFA5A" w16cex:dateUtc="2020-02-10T14:50:00Z"/>
  <w16cex:commentExtensible w16cex:durableId="21EBFCEE" w16cex:dateUtc="2020-02-10T15:01:00Z"/>
  <w16cex:commentExtensible w16cex:durableId="21EBFD20" w16cex:dateUtc="2020-02-10T15:02:00Z"/>
  <w16cex:commentExtensible w16cex:durableId="25677E65" w16cex:dateUtc="2021-12-17T20:23:00Z"/>
  <w16cex:commentExtensible w16cex:durableId="21EBFD31" w16cex:dateUtc="2020-02-10T15:02:00Z"/>
  <w16cex:commentExtensible w16cex:durableId="25677E91" w16cex:dateUtc="2021-12-17T20:24:00Z"/>
  <w16cex:commentExtensible w16cex:durableId="21EBFB49" w16cex:dateUtc="2020-02-10T14:54:00Z"/>
  <w16cex:commentExtensible w16cex:durableId="21EBFEFA" w16cex:dateUtc="2020-02-10T15:10:00Z"/>
  <w16cex:commentExtensible w16cex:durableId="25677FFE" w16cex:dateUtc="2021-12-17T20:30:00Z"/>
  <w16cex:commentExtensible w16cex:durableId="25F594E5" w16cex:dateUtc="2022-04-04T14:01:00Z"/>
  <w16cex:commentExtensible w16cex:durableId="26F11BC5" w16cex:dateUtc="2022-10-12T08:56:00Z"/>
  <w16cex:commentExtensible w16cex:durableId="21EC0163" w16cex:dateUtc="2020-02-10T15:20:00Z"/>
  <w16cex:commentExtensible w16cex:durableId="25678F4F" w16cex:dateUtc="2021-12-17T21:35:00Z"/>
  <w16cex:commentExtensible w16cex:durableId="21EC01C4" w16cex:dateUtc="2020-02-10T15:22:00Z"/>
  <w16cex:commentExtensible w16cex:durableId="2567810A" w16cex:dateUtc="2021-12-17T20:35:00Z"/>
  <w16cex:commentExtensible w16cex:durableId="25F59519" w16cex:dateUtc="2022-04-04T14:02:00Z"/>
  <w16cex:commentExtensible w16cex:durableId="22E7B9EF" w16cex:dateUtc="2020-08-19T12:47:00Z"/>
  <w16cex:commentExtensible w16cex:durableId="25678261" w16cex:dateUtc="2021-12-17T20:40:00Z"/>
  <w16cex:commentExtensible w16cex:durableId="21EC02EC" w16cex:dateUtc="2020-02-10T15:27:00Z"/>
  <w16cex:commentExtensible w16cex:durableId="25F5963A" w16cex:dateUtc="2022-04-04T14:07:00Z"/>
  <w16cex:commentExtensible w16cex:durableId="23723092" w16cex:dateUtc="2020-12-02T14:26:00Z"/>
  <w16cex:commentExtensible w16cex:durableId="256783EC" w16cex:dateUtc="2021-12-17T20:47:00Z"/>
  <w16cex:commentExtensible w16cex:durableId="22E77E21" w16cex:dateUtc="2020-08-19T08:32:00Z"/>
  <w16cex:commentExtensible w16cex:durableId="22E78708" w16cex:dateUtc="2020-08-19T09:10:00Z"/>
  <w16cex:commentExtensible w16cex:durableId="25678F0E" w16cex:dateUtc="2021-12-17T21:34:00Z"/>
  <w16cex:commentExtensible w16cex:durableId="25F5968E" w16cex:dateUtc="2022-04-04T14:08:00Z"/>
  <w16cex:commentExtensible w16cex:durableId="22E78AE8" w16cex:dateUtc="2020-08-19T09:26:00Z"/>
  <w16cex:commentExtensible w16cex:durableId="22E78C42" w16cex:dateUtc="2020-08-19T09:32:00Z"/>
  <w16cex:commentExtensible w16cex:durableId="2567893E" w16cex:dateUtc="2021-12-17T21:10:00Z"/>
  <w16cex:commentExtensible w16cex:durableId="25F596C6" w16cex:dateUtc="2022-04-04T14:09:00Z"/>
  <w16cex:commentExtensible w16cex:durableId="23E76C93" w16cex:dateUtc="2021-03-01T12:37:00Z"/>
  <w16cex:commentExtensible w16cex:durableId="23F1FFCF" w16cex:dateUtc="2021-03-09T13:08:00Z"/>
  <w16cex:commentExtensible w16cex:durableId="256787B3" w16cex:dateUtc="2021-12-17T21:03:00Z"/>
  <w16cex:commentExtensible w16cex:durableId="256789D9" w16cex:dateUtc="2021-12-17T21:12:00Z"/>
  <w16cex:commentExtensible w16cex:durableId="25F59705" w16cex:dateUtc="2022-04-04T14:10:00Z"/>
  <w16cex:commentExtensible w16cex:durableId="23DE3C9C" w16cex:dateUtc="2021-02-22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DAB74C" w16cid:durableId="2566F8CC"/>
  <w16cid:commentId w16cid:paraId="5B4F44B2" w16cid:durableId="2566FAB1"/>
  <w16cid:commentId w16cid:paraId="05F358E9" w16cid:durableId="21EBCC74"/>
  <w16cid:commentId w16cid:paraId="2C4A36DD" w16cid:durableId="2566FACF"/>
  <w16cid:commentId w16cid:paraId="1E431C93" w16cid:durableId="21EBCE84"/>
  <w16cid:commentId w16cid:paraId="2A4ECA24" w16cid:durableId="2566FB02"/>
  <w16cid:commentId w16cid:paraId="66C7D3C4" w16cid:durableId="21EBCF0E"/>
  <w16cid:commentId w16cid:paraId="251C8806" w16cid:durableId="21EBE186"/>
  <w16cid:commentId w16cid:paraId="5D0C9BA5" w16cid:durableId="21EBE893"/>
  <w16cid:commentId w16cid:paraId="577CF74A" w16cid:durableId="25673ACE"/>
  <w16cid:commentId w16cid:paraId="0588035B" w16cid:durableId="21EBE576"/>
  <w16cid:commentId w16cid:paraId="49E3E5D7" w16cid:durableId="26F12AA0"/>
  <w16cid:commentId w16cid:paraId="42736BD5" w16cid:durableId="229DB8CD"/>
  <w16cid:commentId w16cid:paraId="2890EA47" w16cid:durableId="24466056"/>
  <w16cid:commentId w16cid:paraId="767AFD77" w16cid:durableId="21EBF216"/>
  <w16cid:commentId w16cid:paraId="179B49FC" w16cid:durableId="25677328"/>
  <w16cid:commentId w16cid:paraId="0C8245CD" w16cid:durableId="21EBF37E"/>
  <w16cid:commentId w16cid:paraId="612E1632" w16cid:durableId="26F12ADD"/>
  <w16cid:commentId w16cid:paraId="7DBDD684" w16cid:durableId="21EBF70A"/>
  <w16cid:commentId w16cid:paraId="2506C1EB" w16cid:durableId="25677BF3"/>
  <w16cid:commentId w16cid:paraId="47184B92" w16cid:durableId="21EBF889"/>
  <w16cid:commentId w16cid:paraId="2757BEEC" w16cid:durableId="21EBFA5A"/>
  <w16cid:commentId w16cid:paraId="33AACEB5" w16cid:durableId="21EBFCEE"/>
  <w16cid:commentId w16cid:paraId="7B257451" w16cid:durableId="21EBFD20"/>
  <w16cid:commentId w16cid:paraId="58407108" w16cid:durableId="25677E65"/>
  <w16cid:commentId w16cid:paraId="638012CD" w16cid:durableId="21EBFD31"/>
  <w16cid:commentId w16cid:paraId="5C73C514" w16cid:durableId="25677E91"/>
  <w16cid:commentId w16cid:paraId="5F30CDAA" w16cid:durableId="21EBFB49"/>
  <w16cid:commentId w16cid:paraId="0614F8AF" w16cid:durableId="21EBFEFA"/>
  <w16cid:commentId w16cid:paraId="09B9FA0D" w16cid:durableId="25677FFE"/>
  <w16cid:commentId w16cid:paraId="40F8F53E" w16cid:durableId="25F594E5"/>
  <w16cid:commentId w16cid:paraId="204F2707" w16cid:durableId="26F11BC5"/>
  <w16cid:commentId w16cid:paraId="3783B246" w16cid:durableId="21EC0163"/>
  <w16cid:commentId w16cid:paraId="43E1BFB8" w16cid:durableId="25678F4F"/>
  <w16cid:commentId w16cid:paraId="008BF370" w16cid:durableId="21EC01C4"/>
  <w16cid:commentId w16cid:paraId="5B81C943" w16cid:durableId="2567810A"/>
  <w16cid:commentId w16cid:paraId="76DEFFD0" w16cid:durableId="25F59519"/>
  <w16cid:commentId w16cid:paraId="505060C3" w16cid:durableId="22E7B9EF"/>
  <w16cid:commentId w16cid:paraId="6BC63F22" w16cid:durableId="25678261"/>
  <w16cid:commentId w16cid:paraId="31A3CFDA" w16cid:durableId="21EC02EC"/>
  <w16cid:commentId w16cid:paraId="3FD97E26" w16cid:durableId="25F5963A"/>
  <w16cid:commentId w16cid:paraId="05A4443B" w16cid:durableId="23723092"/>
  <w16cid:commentId w16cid:paraId="35A860F5" w16cid:durableId="256783EC"/>
  <w16cid:commentId w16cid:paraId="17E7DF76" w16cid:durableId="22E77E21"/>
  <w16cid:commentId w16cid:paraId="0F378477" w16cid:durableId="22E78708"/>
  <w16cid:commentId w16cid:paraId="082664E8" w16cid:durableId="25678F0E"/>
  <w16cid:commentId w16cid:paraId="0369A6B2" w16cid:durableId="25F5968E"/>
  <w16cid:commentId w16cid:paraId="0B5FE565" w16cid:durableId="22E78AE8"/>
  <w16cid:commentId w16cid:paraId="6DCB5542" w16cid:durableId="22E78C42"/>
  <w16cid:commentId w16cid:paraId="05FE43F0" w16cid:durableId="2567893E"/>
  <w16cid:commentId w16cid:paraId="4D222072" w16cid:durableId="25F596C6"/>
  <w16cid:commentId w16cid:paraId="7B081ABD" w16cid:durableId="23E76C93"/>
  <w16cid:commentId w16cid:paraId="723E293F" w16cid:durableId="23F1FFCF"/>
  <w16cid:commentId w16cid:paraId="69E09C6E" w16cid:durableId="256787B3"/>
  <w16cid:commentId w16cid:paraId="78AAD4D2" w16cid:durableId="256789D9"/>
  <w16cid:commentId w16cid:paraId="739F4124" w16cid:durableId="25F59705"/>
  <w16cid:commentId w16cid:paraId="57D3FCEE" w16cid:durableId="23DE3C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F483E" w14:textId="77777777" w:rsidR="004B1D49" w:rsidRDefault="004B1D49">
      <w:r>
        <w:separator/>
      </w:r>
    </w:p>
  </w:endnote>
  <w:endnote w:type="continuationSeparator" w:id="0">
    <w:p w14:paraId="6544AB2A" w14:textId="77777777" w:rsidR="004B1D49" w:rsidRDefault="004B1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ekton">
    <w:altName w:val="Century Gothic"/>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ZWAdobeF">
    <w:altName w:val="Calibri"/>
    <w:charset w:val="00"/>
    <w:family w:val="auto"/>
    <w:pitch w:val="variable"/>
    <w:sig w:usb0="20002A87" w:usb1="00000000" w:usb2="00000000" w:usb3="00000000" w:csb0="000001FF" w:csb1="00000000"/>
  </w:font>
  <w:font w:name="NLCS-ISO">
    <w:altName w:val="Calibri"/>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taBoldLF-Roman">
    <w:altName w:val="Lucida Sans Unicod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4C" w14:textId="77777777" w:rsidR="00A43B9E" w:rsidRDefault="00A43B9E">
    <w:pPr>
      <w:pStyle w:val="Voettekst"/>
      <w:jc w:val="right"/>
    </w:pPr>
  </w:p>
  <w:p w14:paraId="0084E24D" w14:textId="77777777" w:rsidR="00A43B9E" w:rsidRDefault="00A43B9E">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4F" w14:textId="77777777" w:rsidR="00A43B9E" w:rsidRDefault="00A43B9E">
    <w:pPr>
      <w:pStyle w:val="Voettekst"/>
    </w:pPr>
    <w:r>
      <w:tab/>
    </w:r>
    <w:r>
      <w:fldChar w:fldCharType="begin"/>
    </w:r>
    <w:r>
      <w:instrText xml:space="preserve"> PAGE  \* MERGEFORMAT </w:instrText>
    </w:r>
    <w:r>
      <w:fldChar w:fldCharType="separate"/>
    </w:r>
    <w:r>
      <w:rPr>
        <w:noProof/>
      </w:rPr>
      <w:t>53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51" w14:textId="7CD19F07" w:rsidR="00A43B9E" w:rsidRDefault="00A43B9E">
    <w:pPr>
      <w:pStyle w:val="Voettekst"/>
      <w:jc w:val="right"/>
    </w:pPr>
    <w:r w:rsidRPr="00C31A9A">
      <w:rPr>
        <w:b w:val="0"/>
        <w:color w:val="00B0F0"/>
      </w:rPr>
      <w:t>Pagina</w:t>
    </w:r>
    <w:r w:rsidRPr="00C31A9A">
      <w:rPr>
        <w:color w:val="00B0F0"/>
      </w:rPr>
      <w:t xml:space="preserve"> </w:t>
    </w:r>
    <w:r w:rsidRPr="00C31A9A">
      <w:rPr>
        <w:color w:val="00B0F0"/>
      </w:rPr>
      <w:fldChar w:fldCharType="begin"/>
    </w:r>
    <w:r w:rsidRPr="00C31A9A">
      <w:rPr>
        <w:color w:val="00B0F0"/>
      </w:rPr>
      <w:instrText>PAGE</w:instrText>
    </w:r>
    <w:r w:rsidRPr="00C31A9A">
      <w:rPr>
        <w:color w:val="00B0F0"/>
      </w:rPr>
      <w:fldChar w:fldCharType="separate"/>
    </w:r>
    <w:r w:rsidR="00D944C8">
      <w:rPr>
        <w:noProof/>
        <w:color w:val="00B0F0"/>
      </w:rPr>
      <w:t>73</w:t>
    </w:r>
    <w:r w:rsidRPr="00C31A9A">
      <w:rPr>
        <w:noProof/>
        <w:color w:val="00B0F0"/>
      </w:rPr>
      <w:fldChar w:fldCharType="end"/>
    </w:r>
    <w:r w:rsidRPr="00C31A9A">
      <w:rPr>
        <w:color w:val="00B0F0"/>
      </w:rPr>
      <w:t xml:space="preserve"> </w:t>
    </w:r>
    <w:r w:rsidRPr="00C31A9A">
      <w:rPr>
        <w:b w:val="0"/>
        <w:color w:val="00B0F0"/>
      </w:rPr>
      <w:t xml:space="preserve">van </w:t>
    </w:r>
    <w:r w:rsidRPr="00C31A9A">
      <w:rPr>
        <w:b w:val="0"/>
        <w:color w:val="00B0F0"/>
        <w:sz w:val="24"/>
        <w:szCs w:val="24"/>
      </w:rPr>
      <w:fldChar w:fldCharType="begin"/>
    </w:r>
    <w:r w:rsidRPr="00C31A9A">
      <w:rPr>
        <w:b w:val="0"/>
        <w:color w:val="00B0F0"/>
      </w:rPr>
      <w:instrText>NUMPAGES</w:instrText>
    </w:r>
    <w:r w:rsidRPr="00C31A9A">
      <w:rPr>
        <w:b w:val="0"/>
        <w:color w:val="00B0F0"/>
        <w:sz w:val="24"/>
        <w:szCs w:val="24"/>
      </w:rPr>
      <w:fldChar w:fldCharType="separate"/>
    </w:r>
    <w:r w:rsidR="00D944C8">
      <w:rPr>
        <w:b w:val="0"/>
        <w:noProof/>
        <w:color w:val="00B0F0"/>
      </w:rPr>
      <w:t>74</w:t>
    </w:r>
    <w:r w:rsidRPr="00C31A9A">
      <w:rPr>
        <w:b w:val="0"/>
        <w:color w:val="00B0F0"/>
        <w:sz w:val="24"/>
        <w:szCs w:val="24"/>
      </w:rPr>
      <w:fldChar w:fldCharType="end"/>
    </w:r>
  </w:p>
  <w:p w14:paraId="0084E252" w14:textId="77777777" w:rsidR="00A43B9E" w:rsidRDefault="00A43B9E" w:rsidP="00815EAA">
    <w:pPr>
      <w:pStyle w:val="Voettekst"/>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FCC0" w14:textId="77777777" w:rsidR="00B82F85" w:rsidRPr="00B82F85" w:rsidRDefault="00B82F85" w:rsidP="00B82F85">
    <w:pPr>
      <w:tabs>
        <w:tab w:val="right" w:pos="9214"/>
      </w:tabs>
      <w:jc w:val="right"/>
      <w:rPr>
        <w:b/>
      </w:rPr>
    </w:pPr>
    <w:r w:rsidRPr="00B82F85">
      <w:rPr>
        <w:color w:val="00B0F0"/>
      </w:rPr>
      <w:t>Pagina</w:t>
    </w:r>
    <w:r w:rsidRPr="00B82F85">
      <w:rPr>
        <w:b/>
        <w:color w:val="00B0F0"/>
      </w:rPr>
      <w:t xml:space="preserve"> </w:t>
    </w:r>
    <w:r w:rsidRPr="00B82F85">
      <w:rPr>
        <w:b/>
        <w:color w:val="00B0F0"/>
      </w:rPr>
      <w:fldChar w:fldCharType="begin"/>
    </w:r>
    <w:r w:rsidRPr="00B82F85">
      <w:rPr>
        <w:b/>
        <w:color w:val="00B0F0"/>
      </w:rPr>
      <w:instrText>PAGE</w:instrText>
    </w:r>
    <w:r w:rsidRPr="00B82F85">
      <w:rPr>
        <w:b/>
        <w:color w:val="00B0F0"/>
      </w:rPr>
      <w:fldChar w:fldCharType="separate"/>
    </w:r>
    <w:r w:rsidRPr="00B82F85">
      <w:rPr>
        <w:b/>
        <w:color w:val="00B0F0"/>
      </w:rPr>
      <w:t>79</w:t>
    </w:r>
    <w:r w:rsidRPr="00B82F85">
      <w:rPr>
        <w:b/>
        <w:noProof/>
        <w:color w:val="00B0F0"/>
      </w:rPr>
      <w:fldChar w:fldCharType="end"/>
    </w:r>
    <w:r w:rsidRPr="00B82F85">
      <w:rPr>
        <w:b/>
        <w:color w:val="00B0F0"/>
      </w:rPr>
      <w:t xml:space="preserve"> </w:t>
    </w:r>
    <w:r w:rsidRPr="00B82F85">
      <w:rPr>
        <w:color w:val="00B0F0"/>
      </w:rPr>
      <w:t xml:space="preserve">van </w:t>
    </w:r>
    <w:r w:rsidRPr="00B82F85">
      <w:rPr>
        <w:color w:val="00B0F0"/>
        <w:sz w:val="24"/>
        <w:szCs w:val="24"/>
      </w:rPr>
      <w:fldChar w:fldCharType="begin"/>
    </w:r>
    <w:r w:rsidRPr="00B82F85">
      <w:rPr>
        <w:color w:val="00B0F0"/>
      </w:rPr>
      <w:instrText>NUMPAGES</w:instrText>
    </w:r>
    <w:r w:rsidRPr="00B82F85">
      <w:rPr>
        <w:color w:val="00B0F0"/>
        <w:sz w:val="24"/>
        <w:szCs w:val="24"/>
      </w:rPr>
      <w:fldChar w:fldCharType="separate"/>
    </w:r>
    <w:r w:rsidRPr="00B82F85">
      <w:rPr>
        <w:color w:val="00B0F0"/>
        <w:sz w:val="24"/>
        <w:szCs w:val="24"/>
      </w:rPr>
      <w:t>80</w:t>
    </w:r>
    <w:r w:rsidRPr="00B82F85">
      <w:rPr>
        <w:color w:val="00B0F0"/>
        <w:sz w:val="24"/>
        <w:szCs w:val="24"/>
      </w:rPr>
      <w:fldChar w:fldCharType="end"/>
    </w:r>
  </w:p>
  <w:p w14:paraId="0084E254" w14:textId="77777777" w:rsidR="00A43B9E" w:rsidRDefault="00A43B9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7C1A2" w14:textId="77777777" w:rsidR="004B1D49" w:rsidRDefault="004B1D49">
      <w:r>
        <w:separator/>
      </w:r>
    </w:p>
  </w:footnote>
  <w:footnote w:type="continuationSeparator" w:id="0">
    <w:p w14:paraId="14E74B10" w14:textId="77777777" w:rsidR="004B1D49" w:rsidRDefault="004B1D49">
      <w:r>
        <w:continuationSeparator/>
      </w:r>
    </w:p>
  </w:footnote>
  <w:footnote w:id="1">
    <w:p w14:paraId="0084E259" w14:textId="77777777" w:rsidR="00A43B9E" w:rsidRDefault="00A43B9E">
      <w:pPr>
        <w:pStyle w:val="Voetnoottekst"/>
      </w:pPr>
      <w:r>
        <w:rPr>
          <w:rStyle w:val="Voetnootmarkering"/>
        </w:rPr>
        <w:footnoteRef/>
      </w:r>
      <w:r>
        <w:t xml:space="preserve"> </w:t>
      </w:r>
      <w:r w:rsidRPr="00B247A0">
        <w:t xml:space="preserve">In 2013 is CUR Bouw &amp; Infra, als onderdeel van CURNET, gefuseerd met SBR tot de nieuwe organisatie </w:t>
      </w:r>
      <w:proofErr w:type="spellStart"/>
      <w:r w:rsidRPr="00B247A0">
        <w:t>SBRCURnet</w:t>
      </w:r>
      <w:proofErr w:type="spellEnd"/>
      <w:r w:rsidRPr="00B247A0">
        <w:t xml:space="preserve">. </w:t>
      </w:r>
    </w:p>
  </w:footnote>
  <w:footnote w:id="2">
    <w:p w14:paraId="0084E25A" w14:textId="77777777" w:rsidR="00A43B9E" w:rsidRPr="00032E2B" w:rsidRDefault="00A43B9E">
      <w:pPr>
        <w:pStyle w:val="Voetnoottekst"/>
      </w:pPr>
      <w:r>
        <w:rPr>
          <w:rStyle w:val="Voetnootmarkering"/>
        </w:rPr>
        <w:footnoteRef/>
      </w:r>
      <w:r>
        <w:t xml:space="preserve"> </w:t>
      </w:r>
      <w:r w:rsidRPr="00032E2B">
        <w:t xml:space="preserve">Dit betreft met name 3D modellen van ‘Constructies’ (zie ook paragraaf 5.1.3). Voor civieltechnisch werk in de ‘Buitenruimte’ is het inmiddels goed mogelijk gebleken om op </w:t>
      </w:r>
      <w:r>
        <w:t>basis van 3D modellen 2D CAD</w:t>
      </w:r>
      <w:r w:rsidRPr="00032E2B">
        <w:t xml:space="preserve"> tekeningen te </w:t>
      </w:r>
      <w:r>
        <w:t>genereren</w:t>
      </w:r>
      <w:r w:rsidRPr="00032E2B">
        <w:t xml:space="preserve"> die volledig voldoen aan de NLCS.</w:t>
      </w:r>
    </w:p>
  </w:footnote>
  <w:footnote w:id="3">
    <w:p w14:paraId="541320FF" w14:textId="08D2DCD7" w:rsidR="002F4CCB" w:rsidRDefault="002F4CCB">
      <w:pPr>
        <w:pStyle w:val="Voetnoottekst"/>
      </w:pPr>
      <w:r>
        <w:rPr>
          <w:rStyle w:val="Voetnootmarkering"/>
        </w:rPr>
        <w:footnoteRef/>
      </w:r>
      <w:r>
        <w:t xml:space="preserve"> </w:t>
      </w:r>
      <w:r w:rsidR="00B16D22">
        <w:t>In Autodesk software &lt;</w:t>
      </w:r>
      <w:r w:rsidR="009722F5">
        <w:t xml:space="preserve"> </w:t>
      </w:r>
      <w:r w:rsidR="00B16D22">
        <w:t xml:space="preserve">2022 heeft </w:t>
      </w:r>
      <w:r w:rsidR="00926334">
        <w:t xml:space="preserve">RD new EPSG 28992 een foutieve definitie en wijkt daardoor af. </w:t>
      </w:r>
      <w:r w:rsidR="00444CAF">
        <w:t xml:space="preserve">Sinds versie 2022 is dit verholpen. </w:t>
      </w:r>
      <w:r w:rsidR="00240AA3">
        <w:t>Voor Autodesk versies &lt;</w:t>
      </w:r>
      <w:r w:rsidR="009722F5">
        <w:t xml:space="preserve"> </w:t>
      </w:r>
      <w:r w:rsidR="00240AA3">
        <w:t xml:space="preserve">2022 </w:t>
      </w:r>
      <w:r w:rsidR="00A83913">
        <w:t>dient Netherlands</w:t>
      </w:r>
      <w:r w:rsidR="00383D21">
        <w:t>-RD, EPSG ontbreekt</w:t>
      </w:r>
      <w:r w:rsidR="006C6070">
        <w:t xml:space="preserve">, gebruikt te worden. </w:t>
      </w:r>
    </w:p>
  </w:footnote>
  <w:footnote w:id="4">
    <w:p w14:paraId="0084E25B" w14:textId="77777777" w:rsidR="00A43B9E" w:rsidRPr="00BA66CA" w:rsidRDefault="00A43B9E">
      <w:pPr>
        <w:pStyle w:val="Voetnoottekst"/>
        <w:rPr>
          <w:sz w:val="18"/>
          <w:szCs w:val="18"/>
        </w:rPr>
      </w:pPr>
      <w:r w:rsidRPr="00BA66CA">
        <w:rPr>
          <w:rStyle w:val="Voetnootmarkering"/>
          <w:sz w:val="18"/>
          <w:szCs w:val="18"/>
        </w:rPr>
        <w:footnoteRef/>
      </w:r>
      <w:r w:rsidRPr="00BA66CA">
        <w:rPr>
          <w:sz w:val="18"/>
          <w:szCs w:val="18"/>
        </w:rPr>
        <w:t xml:space="preserve"> Uitzondering op deze regel is dat daar waar lijnen dichtvloeien bij het afdrukken (bijvoorbeeld bij doorsneden van damwanden en staalprofielen) juist een pendikte dunner mag worden gebruikt.</w:t>
      </w:r>
    </w:p>
    <w:p w14:paraId="0084E25C" w14:textId="77777777" w:rsidR="00A43B9E" w:rsidRPr="00BA66CA" w:rsidRDefault="00A43B9E">
      <w:pPr>
        <w:pStyle w:val="Voetnoottekst"/>
        <w:rPr>
          <w:sz w:val="18"/>
          <w:szCs w:val="18"/>
        </w:rPr>
      </w:pPr>
      <w:r w:rsidRPr="00BA66CA">
        <w:rPr>
          <w:sz w:val="18"/>
          <w:szCs w:val="18"/>
        </w:rPr>
        <w:t>Ook voor wapeningstaven geldt een uitzondering: deze kunnen worden getekend met zowel pendikte 0.5 als pendikte 0.7, ongeacht of het een staaf in aanzicht of in doorsnede betreft.</w:t>
      </w:r>
    </w:p>
  </w:footnote>
  <w:footnote w:id="5">
    <w:p w14:paraId="0084E25E" w14:textId="63462DF7" w:rsidR="00A43B9E" w:rsidRPr="007C7067" w:rsidRDefault="00A43B9E">
      <w:pPr>
        <w:pStyle w:val="Voetnoottekst"/>
      </w:pPr>
      <w:r w:rsidRPr="007C7067">
        <w:rPr>
          <w:rStyle w:val="Voetnootmarkering"/>
        </w:rPr>
        <w:footnoteRef/>
      </w:r>
      <w:r w:rsidRPr="007C7067">
        <w:t xml:space="preserve"> </w:t>
      </w:r>
      <w:r w:rsidRPr="007C7067">
        <w:rPr>
          <w:sz w:val="18"/>
          <w:szCs w:val="18"/>
        </w:rPr>
        <w:t xml:space="preserve">De objectentabellen kunnen worden gedownload van de site </w:t>
      </w:r>
      <w:hyperlink r:id="rId1" w:history="1">
        <w:r w:rsidR="00842AED">
          <w:rPr>
            <w:rStyle w:val="Hyperlink"/>
          </w:rPr>
          <w:t>https://www.bimloket.nl/p/429/Documentatie</w:t>
        </w:r>
      </w:hyperlink>
      <w:r w:rsidR="00842AED">
        <w:rPr>
          <w:sz w:val="18"/>
          <w:szCs w:val="18"/>
        </w:rPr>
        <w:t>.</w:t>
      </w:r>
      <w:r w:rsidRPr="007C7067">
        <w:rPr>
          <w:sz w:val="18"/>
          <w:szCs w:val="18"/>
        </w:rPr>
        <w:t xml:space="preserve"> De tabellen worden in de vorm Excel bestanden gegenereerd uit de NLCS database.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4B" w14:textId="77777777" w:rsidR="00A43B9E" w:rsidRDefault="00A43B9E" w:rsidP="00621D92">
    <w:pPr>
      <w:pStyle w:val="Koptekst"/>
      <w:spacing w:line="240" w:lineRule="atLeast"/>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4E" w14:textId="2612C133" w:rsidR="00A43B9E" w:rsidRDefault="00A43B9E">
    <w:pPr>
      <w:pStyle w:val="Koptekst"/>
    </w:pPr>
    <w:r>
      <w:rPr>
        <w:noProof/>
        <w:sz w:val="20"/>
      </w:rPr>
      <w:drawing>
        <wp:anchor distT="0" distB="0" distL="114300" distR="114300" simplePos="0" relativeHeight="251657216" behindDoc="0" locked="0" layoutInCell="1" allowOverlap="0" wp14:anchorId="0084E255" wp14:editId="0084E256">
          <wp:simplePos x="0" y="0"/>
          <wp:positionH relativeFrom="margin">
            <wp:align>right</wp:align>
          </wp:positionH>
          <wp:positionV relativeFrom="page">
            <wp:posOffset>360045</wp:posOffset>
          </wp:positionV>
          <wp:extent cx="1407795" cy="217805"/>
          <wp:effectExtent l="0" t="0" r="1905" b="0"/>
          <wp:wrapSquare wrapText="bothSides"/>
          <wp:docPr id="263" name="Afbeelding 26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7795" cy="217805"/>
                  </a:xfrm>
                  <a:prstGeom prst="rect">
                    <a:avLst/>
                  </a:prstGeom>
                  <a:noFill/>
                </pic:spPr>
              </pic:pic>
            </a:graphicData>
          </a:graphic>
          <wp14:sizeRelH relativeFrom="page">
            <wp14:pctWidth>0</wp14:pctWidth>
          </wp14:sizeRelH>
          <wp14:sizeRelV relativeFrom="page">
            <wp14:pctHeight>0</wp14:pctHeight>
          </wp14:sizeRelV>
        </wp:anchor>
      </w:drawing>
    </w:r>
    <w:bookmarkStart w:id="15" w:name="kenmerk"/>
    <w:r>
      <w:fldChar w:fldCharType="begin"/>
    </w:r>
    <w:r>
      <w:instrText>SAVEDATE \@ "d MMMM yyyy"</w:instrText>
    </w:r>
    <w:r>
      <w:fldChar w:fldCharType="separate"/>
    </w:r>
    <w:ins w:id="16" w:author="Elisabeth de Vries" w:date="2026-04-14T17:37:00Z" w16du:dateUtc="2026-04-14T15:37:00Z">
      <w:r w:rsidR="000A6BFC">
        <w:rPr>
          <w:noProof/>
        </w:rPr>
        <w:t>11 oktober 2023</w:t>
      </w:r>
    </w:ins>
    <w:del w:id="17" w:author="Elisabeth de Vries" w:date="2026-04-14T17:37:00Z" w16du:dateUtc="2026-04-14T15:37:00Z">
      <w:r w:rsidR="00957EDF" w:rsidDel="000A6BFC">
        <w:rPr>
          <w:noProof/>
        </w:rPr>
        <w:delText>12 oktober 2022</w:delText>
      </w:r>
    </w:del>
    <w:r>
      <w:fldChar w:fldCharType="end"/>
    </w:r>
    <w:r>
      <w:t xml:space="preserve"> / </w:t>
    </w:r>
    <w:r>
      <w:rPr>
        <w:caps/>
      </w:rPr>
      <w:fldChar w:fldCharType="begin"/>
    </w:r>
    <w:r>
      <w:rPr>
        <w:caps/>
      </w:rPr>
      <w:instrText xml:space="preserve">\MACROBUTTON SelectieWissen </w:instrText>
    </w:r>
    <w:r>
      <w:rPr>
        <w:i/>
        <w:iCs/>
        <w:color w:val="FF0000"/>
      </w:rPr>
      <w:instrText>projectnummer</w:instrText>
    </w:r>
    <w:r>
      <w:rPr>
        <w:caps/>
      </w:rPr>
      <w:fldChar w:fldCharType="end"/>
    </w:r>
    <w:r>
      <w:rPr>
        <w:caps/>
      </w:rPr>
      <w:t xml:space="preserve"> </w:t>
    </w:r>
    <w:bookmarkStart w:id="18" w:name="projectnr"/>
    <w:bookmarkEnd w:id="18"/>
    <w:r>
      <w:rPr>
        <w:caps/>
      </w:rPr>
      <w:t xml:space="preserve"> </w:t>
    </w:r>
    <w:r w:rsidR="00B45A2E">
      <w:rPr>
        <w:caps/>
        <w:noProof/>
      </w:rPr>
      <w:fldChar w:fldCharType="begin"/>
    </w:r>
    <w:r w:rsidR="00B45A2E">
      <w:rPr>
        <w:caps/>
        <w:noProof/>
      </w:rPr>
      <w:instrText xml:space="preserve"> USERINITIALS  \* MERGEFORMAT </w:instrText>
    </w:r>
    <w:r w:rsidR="00B45A2E">
      <w:rPr>
        <w:caps/>
        <w:noProof/>
      </w:rPr>
      <w:fldChar w:fldCharType="separate"/>
    </w:r>
    <w:r w:rsidR="004F0991">
      <w:rPr>
        <w:caps/>
        <w:noProof/>
      </w:rPr>
      <w:t>CH</w:t>
    </w:r>
    <w:r w:rsidR="00B45A2E">
      <w:rPr>
        <w:noProof/>
      </w:rPr>
      <w:fldChar w:fldCharType="end"/>
    </w:r>
    <w:bookmarkStart w:id="19" w:name="onderwerp"/>
    <w:bookmarkEnd w:id="19"/>
    <w:r>
      <w:rPr>
        <w:caps/>
      </w:rPr>
      <w:t xml:space="preserve"> / </w:t>
    </w:r>
    <w:r>
      <w:rPr>
        <w:b/>
        <w:bCs/>
      </w:rPr>
      <w:fldChar w:fldCharType="begin"/>
    </w:r>
    <w:r>
      <w:rPr>
        <w:b/>
        <w:bCs/>
      </w:rPr>
      <w:instrText xml:space="preserve">\MACROBUTTON SelectieWissen </w:instrText>
    </w:r>
    <w:r>
      <w:rPr>
        <w:rFonts w:ascii="Tekton" w:hAnsi="Tekton"/>
        <w:b/>
        <w:bCs/>
        <w:i/>
        <w:color w:val="FF0000"/>
      </w:rPr>
      <w:instrText>Onderwerp</w:instrText>
    </w:r>
    <w:r>
      <w:rPr>
        <w:b/>
        <w:bCs/>
      </w:rPr>
      <w:fldChar w:fldCharType="end"/>
    </w:r>
    <w:bookmarkEnd w:id="15"/>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50" w14:textId="6AC9BFE7" w:rsidR="00A43B9E" w:rsidRPr="00C31A9A" w:rsidRDefault="00A43B9E" w:rsidP="00621D92">
    <w:pPr>
      <w:pStyle w:val="Koptekst"/>
      <w:spacing w:line="240" w:lineRule="atLeast"/>
      <w:rPr>
        <w:rFonts w:ascii="Corbel" w:hAnsi="Corbel"/>
        <w:color w:val="auto"/>
      </w:rPr>
    </w:pPr>
    <w:r w:rsidRPr="00C31A9A">
      <w:rPr>
        <w:rFonts w:ascii="Corbel" w:hAnsi="Corbel"/>
        <w:b/>
        <w:bCs/>
        <w:noProof/>
        <w:color w:val="00B0F0"/>
      </w:rPr>
      <mc:AlternateContent>
        <mc:Choice Requires="wps">
          <w:drawing>
            <wp:anchor distT="0" distB="0" distL="114300" distR="114300" simplePos="0" relativeHeight="251659264" behindDoc="0" locked="0" layoutInCell="1" allowOverlap="1" wp14:anchorId="0084E257" wp14:editId="0084E258">
              <wp:simplePos x="0" y="0"/>
              <wp:positionH relativeFrom="column">
                <wp:posOffset>3606165</wp:posOffset>
              </wp:positionH>
              <wp:positionV relativeFrom="paragraph">
                <wp:posOffset>-652780</wp:posOffset>
              </wp:positionV>
              <wp:extent cx="2524125" cy="828675"/>
              <wp:effectExtent l="0" t="0" r="9525" b="9525"/>
              <wp:wrapNone/>
              <wp:docPr id="8" name="Tekstvak 8"/>
              <wp:cNvGraphicFramePr/>
              <a:graphic xmlns:a="http://schemas.openxmlformats.org/drawingml/2006/main">
                <a:graphicData uri="http://schemas.microsoft.com/office/word/2010/wordprocessingShape">
                  <wps:wsp>
                    <wps:cNvSpPr txBox="1"/>
                    <wps:spPr>
                      <a:xfrm>
                        <a:off x="0" y="0"/>
                        <a:ext cx="2524125" cy="828675"/>
                      </a:xfrm>
                      <a:prstGeom prst="rect">
                        <a:avLst/>
                      </a:prstGeom>
                      <a:solidFill>
                        <a:schemeClr val="lt1"/>
                      </a:solidFill>
                      <a:ln w="6350">
                        <a:noFill/>
                      </a:ln>
                    </wps:spPr>
                    <wps:txbx>
                      <w:txbxContent>
                        <w:p w14:paraId="0084E2E1" w14:textId="77777777" w:rsidR="00A43B9E" w:rsidRDefault="00A43B9E" w:rsidP="00565E1D">
                          <w:pPr>
                            <w:spacing w:line="240" w:lineRule="atLeast"/>
                          </w:pPr>
                          <w:bookmarkStart w:id="181" w:name="_Hlk90923028"/>
                          <w:bookmarkEnd w:id="181"/>
                          <w:r>
                            <w:rPr>
                              <w:noProof/>
                            </w:rPr>
                            <w:drawing>
                              <wp:inline distT="0" distB="0" distL="0" distR="0" wp14:anchorId="0084E2E2" wp14:editId="0084E2E3">
                                <wp:extent cx="2262602" cy="400050"/>
                                <wp:effectExtent l="0" t="0" r="4445" b="0"/>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BIM Loket NLCS.jpg"/>
                                        <pic:cNvPicPr/>
                                      </pic:nvPicPr>
                                      <pic:blipFill>
                                        <a:blip r:embed="rId1">
                                          <a:extLst>
                                            <a:ext uri="{28A0092B-C50C-407E-A947-70E740481C1C}">
                                              <a14:useLocalDpi xmlns:a14="http://schemas.microsoft.com/office/drawing/2010/main" val="0"/>
                                            </a:ext>
                                          </a:extLst>
                                        </a:blip>
                                        <a:stretch>
                                          <a:fillRect/>
                                        </a:stretch>
                                      </pic:blipFill>
                                      <pic:spPr>
                                        <a:xfrm>
                                          <a:off x="0" y="0"/>
                                          <a:ext cx="2265405" cy="40054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84E257" id="_x0000_t202" coordsize="21600,21600" o:spt="202" path="m,l,21600r21600,l21600,xe">
              <v:stroke joinstyle="miter"/>
              <v:path gradientshapeok="t" o:connecttype="rect"/>
            </v:shapetype>
            <v:shape id="Tekstvak 8" o:spid="_x0000_s1051" type="#_x0000_t202" style="position:absolute;margin-left:283.95pt;margin-top:-51.4pt;width:198.75pt;height:6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" fillcolor="white [3201]" stroked="f" strokeweight=".5pt">
              <v:textbox>
                <w:txbxContent>
                  <w:p w14:paraId="0084E2E1" w14:textId="77777777" w:rsidR="00A43B9E" w:rsidRDefault="00A43B9E" w:rsidP="00565E1D">
                    <w:pPr>
                      <w:spacing w:line="240" w:lineRule="atLeast"/>
                    </w:pPr>
                    <w:bookmarkStart w:id="182" w:name="_Hlk90923028"/>
                    <w:bookmarkEnd w:id="182"/>
                    <w:r>
                      <w:rPr>
                        <w:noProof/>
                      </w:rPr>
                      <w:drawing>
                        <wp:inline distT="0" distB="0" distL="0" distR="0" wp14:anchorId="0084E2E2" wp14:editId="0084E2E3">
                          <wp:extent cx="2262602" cy="400050"/>
                          <wp:effectExtent l="0" t="0" r="4445" b="0"/>
                          <wp:docPr id="47" name="Afbeelding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BIM Loket NLCS.jpg"/>
                                  <pic:cNvPicPr/>
                                </pic:nvPicPr>
                                <pic:blipFill>
                                  <a:blip r:embed="rId1">
                                    <a:extLst>
                                      <a:ext uri="{28A0092B-C50C-407E-A947-70E740481C1C}">
                                        <a14:useLocalDpi xmlns:a14="http://schemas.microsoft.com/office/drawing/2010/main" val="0"/>
                                      </a:ext>
                                    </a:extLst>
                                  </a:blip>
                                  <a:stretch>
                                    <a:fillRect/>
                                  </a:stretch>
                                </pic:blipFill>
                                <pic:spPr>
                                  <a:xfrm>
                                    <a:off x="0" y="0"/>
                                    <a:ext cx="2265405" cy="400546"/>
                                  </a:xfrm>
                                  <a:prstGeom prst="rect">
                                    <a:avLst/>
                                  </a:prstGeom>
                                </pic:spPr>
                              </pic:pic>
                            </a:graphicData>
                          </a:graphic>
                        </wp:inline>
                      </w:drawing>
                    </w:r>
                  </w:p>
                </w:txbxContent>
              </v:textbox>
            </v:shape>
          </w:pict>
        </mc:Fallback>
      </mc:AlternateContent>
    </w:r>
    <w:r w:rsidRPr="00C31A9A">
      <w:rPr>
        <w:rFonts w:ascii="Corbel" w:hAnsi="Corbel"/>
        <w:b/>
        <w:bCs/>
        <w:color w:val="00B0F0"/>
      </w:rPr>
      <w:t>Formele Beschrijving NLCS</w:t>
    </w:r>
    <w:r w:rsidRPr="00C31A9A">
      <w:rPr>
        <w:rFonts w:ascii="Corbel" w:hAnsi="Corbel"/>
        <w:b/>
        <w:bCs/>
        <w:color w:val="00B0F0"/>
      </w:rPr>
      <w:br/>
      <w:t xml:space="preserve">Versie </w:t>
    </w:r>
    <w:r w:rsidR="004A53EA">
      <w:rPr>
        <w:rFonts w:ascii="Corbel" w:hAnsi="Corbel"/>
        <w:b/>
        <w:bCs/>
        <w:color w:val="00B0F0"/>
      </w:rPr>
      <w:t>5.0</w:t>
    </w:r>
    <w:r w:rsidRPr="00C31A9A">
      <w:rPr>
        <w:rFonts w:ascii="Corbel" w:hAnsi="Corbel"/>
        <w:b/>
        <w:bCs/>
        <w:color w:val="00B0F0"/>
      </w:rPr>
      <w:t xml:space="preserve">–  </w:t>
    </w:r>
    <w:r w:rsidR="008802AF">
      <w:rPr>
        <w:rFonts w:ascii="Corbel" w:hAnsi="Corbel"/>
        <w:b/>
        <w:bCs/>
        <w:color w:val="00B0F0"/>
      </w:rPr>
      <w:t>2</w:t>
    </w:r>
    <w:r w:rsidR="00696242">
      <w:rPr>
        <w:rFonts w:ascii="Corbel" w:hAnsi="Corbel"/>
        <w:b/>
        <w:bCs/>
        <w:color w:val="00B0F0"/>
      </w:rPr>
      <w:t>1</w:t>
    </w:r>
    <w:r>
      <w:rPr>
        <w:rFonts w:ascii="Corbel" w:hAnsi="Corbel"/>
        <w:b/>
        <w:bCs/>
        <w:color w:val="00B0F0"/>
      </w:rPr>
      <w:t xml:space="preserve"> </w:t>
    </w:r>
    <w:r w:rsidR="00696242">
      <w:rPr>
        <w:rFonts w:ascii="Corbel" w:hAnsi="Corbel"/>
        <w:b/>
        <w:bCs/>
        <w:color w:val="00B0F0"/>
      </w:rPr>
      <w:t>april</w:t>
    </w:r>
    <w:r>
      <w:rPr>
        <w:rFonts w:ascii="Corbel" w:hAnsi="Corbel"/>
        <w:b/>
        <w:bCs/>
        <w:color w:val="00B0F0"/>
      </w:rPr>
      <w:t xml:space="preserve"> 20</w:t>
    </w:r>
    <w:r w:rsidR="00840624">
      <w:rPr>
        <w:rFonts w:ascii="Corbel" w:hAnsi="Corbel"/>
        <w:b/>
        <w:bCs/>
        <w:color w:val="00B0F0"/>
      </w:rPr>
      <w:t>2</w:t>
    </w:r>
    <w:r w:rsidR="00696242">
      <w:rPr>
        <w:rFonts w:ascii="Corbel" w:hAnsi="Corbel"/>
        <w:b/>
        <w:bCs/>
        <w:color w:val="00B0F0"/>
      </w:rPr>
      <w:t>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E253" w14:textId="024145D1" w:rsidR="00A43B9E" w:rsidRPr="00957EDF" w:rsidRDefault="00B82F85" w:rsidP="00957EDF">
    <w:pPr>
      <w:pStyle w:val="Koptekst"/>
      <w:spacing w:line="240" w:lineRule="atLeast"/>
      <w:rPr>
        <w:rFonts w:ascii="Corbel" w:hAnsi="Corbel"/>
        <w:color w:val="auto"/>
      </w:rPr>
    </w:pPr>
    <w:r>
      <w:rPr>
        <w:noProof/>
      </w:rPr>
      <w:drawing>
        <wp:anchor distT="0" distB="0" distL="114300" distR="114300" simplePos="0" relativeHeight="251662336" behindDoc="0" locked="0" layoutInCell="1" allowOverlap="1" wp14:anchorId="37CBC59B" wp14:editId="08854A3A">
          <wp:simplePos x="0" y="0"/>
          <wp:positionH relativeFrom="column">
            <wp:posOffset>7005320</wp:posOffset>
          </wp:positionH>
          <wp:positionV relativeFrom="paragraph">
            <wp:posOffset>-224155</wp:posOffset>
          </wp:positionV>
          <wp:extent cx="2262505" cy="400050"/>
          <wp:effectExtent l="0" t="0" r="4445" b="0"/>
          <wp:wrapNone/>
          <wp:docPr id="71" name="Afbeelding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 BIM Loket NLCS.jpg"/>
                  <pic:cNvPicPr/>
                </pic:nvPicPr>
                <pic:blipFill>
                  <a:blip r:embed="rId1">
                    <a:extLst>
                      <a:ext uri="{28A0092B-C50C-407E-A947-70E740481C1C}">
                        <a14:useLocalDpi xmlns:a14="http://schemas.microsoft.com/office/drawing/2010/main" val="0"/>
                      </a:ext>
                    </a:extLst>
                  </a:blip>
                  <a:stretch>
                    <a:fillRect/>
                  </a:stretch>
                </pic:blipFill>
                <pic:spPr>
                  <a:xfrm>
                    <a:off x="0" y="0"/>
                    <a:ext cx="2262505" cy="400050"/>
                  </a:xfrm>
                  <a:prstGeom prst="rect">
                    <a:avLst/>
                  </a:prstGeom>
                </pic:spPr>
              </pic:pic>
            </a:graphicData>
          </a:graphic>
        </wp:anchor>
      </w:drawing>
    </w:r>
    <w:r w:rsidR="006A389A" w:rsidRPr="00C31A9A">
      <w:rPr>
        <w:rFonts w:ascii="Corbel" w:hAnsi="Corbel"/>
        <w:b/>
        <w:bCs/>
        <w:noProof/>
        <w:color w:val="00B0F0"/>
      </w:rPr>
      <mc:AlternateContent>
        <mc:Choice Requires="wps">
          <w:drawing>
            <wp:anchor distT="0" distB="0" distL="114300" distR="114300" simplePos="0" relativeHeight="251661312" behindDoc="0" locked="0" layoutInCell="1" allowOverlap="1" wp14:anchorId="00EC0C17" wp14:editId="7A9875EA">
              <wp:simplePos x="0" y="0"/>
              <wp:positionH relativeFrom="column">
                <wp:posOffset>3606165</wp:posOffset>
              </wp:positionH>
              <wp:positionV relativeFrom="paragraph">
                <wp:posOffset>-652780</wp:posOffset>
              </wp:positionV>
              <wp:extent cx="2524125" cy="828675"/>
              <wp:effectExtent l="0" t="0" r="9525" b="9525"/>
              <wp:wrapNone/>
              <wp:docPr id="67" name="Tekstvak 67"/>
              <wp:cNvGraphicFramePr/>
              <a:graphic xmlns:a="http://schemas.openxmlformats.org/drawingml/2006/main">
                <a:graphicData uri="http://schemas.microsoft.com/office/word/2010/wordprocessingShape">
                  <wps:wsp>
                    <wps:cNvSpPr txBox="1"/>
                    <wps:spPr>
                      <a:xfrm>
                        <a:off x="0" y="0"/>
                        <a:ext cx="2524125" cy="828675"/>
                      </a:xfrm>
                      <a:prstGeom prst="rect">
                        <a:avLst/>
                      </a:prstGeom>
                      <a:solidFill>
                        <a:schemeClr val="lt1"/>
                      </a:solidFill>
                      <a:ln w="6350">
                        <a:noFill/>
                      </a:ln>
                    </wps:spPr>
                    <wps:txbx>
                      <w:txbxContent>
                        <w:p w14:paraId="7E9A3583" w14:textId="3868C4D0" w:rsidR="006A389A" w:rsidRDefault="006A389A" w:rsidP="006A389A">
                          <w:pPr>
                            <w:spacing w:line="240" w:lineRule="atLeas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EC0C17" id="_x0000_t202" coordsize="21600,21600" o:spt="202" path="m,l,21600r21600,l21600,xe">
              <v:stroke joinstyle="miter"/>
              <v:path gradientshapeok="t" o:connecttype="rect"/>
            </v:shapetype>
            <v:shape id="Tekstvak 67" o:spid="_x0000_s1052" type="#_x0000_t202" style="position:absolute;margin-left:283.95pt;margin-top:-51.4pt;width:198.75pt;height:65.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" fillcolor="white [3201]" stroked="f" strokeweight=".5pt">
              <v:textbox>
                <w:txbxContent>
                  <w:p w14:paraId="7E9A3583" w14:textId="3868C4D0" w:rsidR="006A389A" w:rsidRDefault="006A389A" w:rsidP="006A389A">
                    <w:pPr>
                      <w:spacing w:line="240" w:lineRule="atLeast"/>
                    </w:pPr>
                  </w:p>
                </w:txbxContent>
              </v:textbox>
            </v:shape>
          </w:pict>
        </mc:Fallback>
      </mc:AlternateContent>
    </w:r>
    <w:r w:rsidR="006A389A" w:rsidRPr="00C31A9A">
      <w:rPr>
        <w:rFonts w:ascii="Corbel" w:hAnsi="Corbel"/>
        <w:b/>
        <w:bCs/>
        <w:color w:val="00B0F0"/>
      </w:rPr>
      <w:t>Formele Beschrijving NLCS</w:t>
    </w:r>
    <w:r w:rsidR="006A389A" w:rsidRPr="00C31A9A">
      <w:rPr>
        <w:rFonts w:ascii="Corbel" w:hAnsi="Corbel"/>
        <w:b/>
        <w:bCs/>
        <w:color w:val="00B0F0"/>
      </w:rPr>
      <w:br/>
      <w:t xml:space="preserve">Versie </w:t>
    </w:r>
    <w:r w:rsidR="006A389A">
      <w:rPr>
        <w:rFonts w:ascii="Corbel" w:hAnsi="Corbel"/>
        <w:b/>
        <w:bCs/>
        <w:color w:val="00B0F0"/>
      </w:rPr>
      <w:t>5.0</w:t>
    </w:r>
    <w:r w:rsidR="006A389A" w:rsidRPr="00C31A9A">
      <w:rPr>
        <w:rFonts w:ascii="Corbel" w:hAnsi="Corbel"/>
        <w:b/>
        <w:bCs/>
        <w:color w:val="00B0F0"/>
      </w:rPr>
      <w:t xml:space="preserve">–  </w:t>
    </w:r>
    <w:r w:rsidR="006A389A">
      <w:rPr>
        <w:rFonts w:ascii="Corbel" w:hAnsi="Corbel"/>
        <w:b/>
        <w:bCs/>
        <w:color w:val="00B0F0"/>
      </w:rPr>
      <w:t>20 december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DE29762"/>
    <w:lvl w:ilvl="0">
      <w:start w:val="1"/>
      <w:numFmt w:val="decimal"/>
      <w:pStyle w:val="Lijstnummering5"/>
      <w:lvlText w:val="%1."/>
      <w:lvlJc w:val="left"/>
      <w:pPr>
        <w:tabs>
          <w:tab w:val="num" w:pos="1492"/>
        </w:tabs>
        <w:ind w:left="1492" w:hanging="360"/>
      </w:pPr>
    </w:lvl>
  </w:abstractNum>
  <w:abstractNum w:abstractNumId="1" w15:restartNumberingAfterBreak="0">
    <w:nsid w:val="FFFFFF7D"/>
    <w:multiLevelType w:val="singleLevel"/>
    <w:tmpl w:val="485084AA"/>
    <w:lvl w:ilvl="0">
      <w:start w:val="1"/>
      <w:numFmt w:val="decimal"/>
      <w:pStyle w:val="Lijstnummering4"/>
      <w:lvlText w:val="%1."/>
      <w:lvlJc w:val="left"/>
      <w:pPr>
        <w:tabs>
          <w:tab w:val="num" w:pos="1209"/>
        </w:tabs>
        <w:ind w:left="1209" w:hanging="360"/>
      </w:pPr>
    </w:lvl>
  </w:abstractNum>
  <w:abstractNum w:abstractNumId="2" w15:restartNumberingAfterBreak="0">
    <w:nsid w:val="FFFFFF7E"/>
    <w:multiLevelType w:val="singleLevel"/>
    <w:tmpl w:val="B34AA542"/>
    <w:lvl w:ilvl="0">
      <w:start w:val="1"/>
      <w:numFmt w:val="decimal"/>
      <w:pStyle w:val="Lijstnummering3"/>
      <w:lvlText w:val="%1."/>
      <w:lvlJc w:val="left"/>
      <w:pPr>
        <w:tabs>
          <w:tab w:val="num" w:pos="926"/>
        </w:tabs>
        <w:ind w:left="926" w:hanging="360"/>
      </w:pPr>
    </w:lvl>
  </w:abstractNum>
  <w:abstractNum w:abstractNumId="3" w15:restartNumberingAfterBreak="0">
    <w:nsid w:val="FFFFFF7F"/>
    <w:multiLevelType w:val="singleLevel"/>
    <w:tmpl w:val="9710E14C"/>
    <w:lvl w:ilvl="0">
      <w:start w:val="1"/>
      <w:numFmt w:val="decimal"/>
      <w:pStyle w:val="Lijstnummering2"/>
      <w:lvlText w:val="%1."/>
      <w:lvlJc w:val="left"/>
      <w:pPr>
        <w:tabs>
          <w:tab w:val="num" w:pos="643"/>
        </w:tabs>
        <w:ind w:left="643" w:hanging="360"/>
      </w:pPr>
    </w:lvl>
  </w:abstractNum>
  <w:abstractNum w:abstractNumId="4" w15:restartNumberingAfterBreak="0">
    <w:nsid w:val="FFFFFF80"/>
    <w:multiLevelType w:val="singleLevel"/>
    <w:tmpl w:val="D73CC20E"/>
    <w:lvl w:ilvl="0">
      <w:start w:val="1"/>
      <w:numFmt w:val="bullet"/>
      <w:pStyle w:val="Lijstopsomtek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D00856"/>
    <w:lvl w:ilvl="0">
      <w:start w:val="1"/>
      <w:numFmt w:val="bullet"/>
      <w:pStyle w:val="Lijstopsomtek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8D09232"/>
    <w:lvl w:ilvl="0">
      <w:start w:val="1"/>
      <w:numFmt w:val="bullet"/>
      <w:pStyle w:val="Lijstopsomtek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69E3FB4"/>
    <w:lvl w:ilvl="0">
      <w:start w:val="1"/>
      <w:numFmt w:val="bullet"/>
      <w:pStyle w:val="Lijstopsomtek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8B0F00A"/>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71B6F392"/>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004B5C6B"/>
    <w:multiLevelType w:val="hybridMultilevel"/>
    <w:tmpl w:val="91F4EBCE"/>
    <w:lvl w:ilvl="0" w:tplc="9E546B52">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1" w15:restartNumberingAfterBreak="0">
    <w:nsid w:val="006E3D47"/>
    <w:multiLevelType w:val="multilevel"/>
    <w:tmpl w:val="3A869EB4"/>
    <w:lvl w:ilvl="0">
      <w:start w:val="1"/>
      <w:numFmt w:val="lowerLetter"/>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2" w15:restartNumberingAfterBreak="0">
    <w:nsid w:val="02A0558D"/>
    <w:multiLevelType w:val="multilevel"/>
    <w:tmpl w:val="B9207B8C"/>
    <w:lvl w:ilvl="0">
      <w:start w:val="7"/>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3" w15:restartNumberingAfterBreak="0">
    <w:nsid w:val="033A00B1"/>
    <w:multiLevelType w:val="hybridMultilevel"/>
    <w:tmpl w:val="4D52AFB2"/>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03A33252"/>
    <w:multiLevelType w:val="multilevel"/>
    <w:tmpl w:val="5E6CBB60"/>
    <w:lvl w:ilvl="0">
      <w:start w:val="1"/>
      <w:numFmt w:val="lowerLetter"/>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03F16D59"/>
    <w:multiLevelType w:val="hybridMultilevel"/>
    <w:tmpl w:val="10724CB4"/>
    <w:lvl w:ilvl="0" w:tplc="3F4A8474">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043479A7"/>
    <w:multiLevelType w:val="hybridMultilevel"/>
    <w:tmpl w:val="198C60AC"/>
    <w:lvl w:ilvl="0" w:tplc="A2F0556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05E67B7E"/>
    <w:multiLevelType w:val="hybridMultilevel"/>
    <w:tmpl w:val="A5F648BA"/>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076432AA"/>
    <w:multiLevelType w:val="multilevel"/>
    <w:tmpl w:val="B7AE36A6"/>
    <w:lvl w:ilvl="0">
      <w:start w:val="9"/>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07770846"/>
    <w:multiLevelType w:val="multilevel"/>
    <w:tmpl w:val="14C2D9D4"/>
    <w:lvl w:ilvl="0">
      <w:start w:val="5"/>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0" w15:restartNumberingAfterBreak="0">
    <w:nsid w:val="09884A8E"/>
    <w:multiLevelType w:val="hybridMultilevel"/>
    <w:tmpl w:val="FC0C1988"/>
    <w:lvl w:ilvl="0" w:tplc="EFE0262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0A8D737A"/>
    <w:multiLevelType w:val="hybridMultilevel"/>
    <w:tmpl w:val="E6526E94"/>
    <w:lvl w:ilvl="0" w:tplc="E86869D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0CB9529A"/>
    <w:multiLevelType w:val="hybridMultilevel"/>
    <w:tmpl w:val="65C25450"/>
    <w:lvl w:ilvl="0" w:tplc="8F8A15D2">
      <w:start w:val="1"/>
      <w:numFmt w:val="bullet"/>
      <w:lvlText w:val=""/>
      <w:lvlJc w:val="left"/>
      <w:pPr>
        <w:ind w:left="786" w:hanging="360"/>
      </w:pPr>
      <w:rPr>
        <w:rFonts w:ascii="Symbol" w:hAnsi="Symbol" w:hint="default"/>
        <w:sz w:val="12"/>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23" w15:restartNumberingAfterBreak="0">
    <w:nsid w:val="0DFF2E04"/>
    <w:multiLevelType w:val="hybridMultilevel"/>
    <w:tmpl w:val="0750CDDA"/>
    <w:lvl w:ilvl="0" w:tplc="8AEACBA6">
      <w:start w:val="5"/>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0F153E5D"/>
    <w:multiLevelType w:val="hybridMultilevel"/>
    <w:tmpl w:val="6B96DA9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5" w15:restartNumberingAfterBreak="0">
    <w:nsid w:val="11603661"/>
    <w:multiLevelType w:val="hybridMultilevel"/>
    <w:tmpl w:val="B0A406A6"/>
    <w:lvl w:ilvl="0" w:tplc="326809D8">
      <w:start w:val="5"/>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116C1990"/>
    <w:multiLevelType w:val="hybridMultilevel"/>
    <w:tmpl w:val="CD2237D8"/>
    <w:lvl w:ilvl="0" w:tplc="8F8A15D2">
      <w:start w:val="1"/>
      <w:numFmt w:val="bullet"/>
      <w:lvlText w:val=""/>
      <w:lvlJc w:val="left"/>
      <w:pPr>
        <w:ind w:left="360" w:hanging="360"/>
      </w:pPr>
      <w:rPr>
        <w:rFonts w:ascii="Symbol" w:hAnsi="Symbol" w:hint="default"/>
        <w:sz w:val="12"/>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1208685B"/>
    <w:multiLevelType w:val="hybridMultilevel"/>
    <w:tmpl w:val="4DEE1F16"/>
    <w:lvl w:ilvl="0" w:tplc="206669BC">
      <w:numFmt w:val="bullet"/>
      <w:lvlText w:val="•"/>
      <w:lvlJc w:val="left"/>
      <w:pPr>
        <w:ind w:left="705" w:hanging="705"/>
      </w:pPr>
      <w:rPr>
        <w:rFonts w:ascii="Times New Roman" w:eastAsia="Times New Roman" w:hAnsi="Times New Roman"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8" w15:restartNumberingAfterBreak="0">
    <w:nsid w:val="12AB6323"/>
    <w:multiLevelType w:val="multilevel"/>
    <w:tmpl w:val="290ADA5C"/>
    <w:lvl w:ilvl="0">
      <w:start w:val="1"/>
      <w:numFmt w:val="lowerLetter"/>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9" w15:restartNumberingAfterBreak="0">
    <w:nsid w:val="13BA6D35"/>
    <w:multiLevelType w:val="hybridMultilevel"/>
    <w:tmpl w:val="BFDE5E16"/>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0" w15:restartNumberingAfterBreak="0">
    <w:nsid w:val="162E081A"/>
    <w:multiLevelType w:val="hybridMultilevel"/>
    <w:tmpl w:val="03481B02"/>
    <w:lvl w:ilvl="0" w:tplc="8F8A15D2">
      <w:start w:val="1"/>
      <w:numFmt w:val="bullet"/>
      <w:lvlText w:val=""/>
      <w:lvlJc w:val="left"/>
      <w:pPr>
        <w:ind w:left="766" w:hanging="360"/>
      </w:pPr>
      <w:rPr>
        <w:rFonts w:ascii="Symbol" w:hAnsi="Symbol" w:hint="default"/>
        <w:sz w:val="12"/>
      </w:rPr>
    </w:lvl>
    <w:lvl w:ilvl="1" w:tplc="04130003">
      <w:start w:val="1"/>
      <w:numFmt w:val="bullet"/>
      <w:lvlText w:val="o"/>
      <w:lvlJc w:val="left"/>
      <w:pPr>
        <w:ind w:left="1486" w:hanging="360"/>
      </w:pPr>
      <w:rPr>
        <w:rFonts w:ascii="Courier New" w:hAnsi="Courier New" w:cs="Courier New" w:hint="default"/>
      </w:rPr>
    </w:lvl>
    <w:lvl w:ilvl="2" w:tplc="04130005" w:tentative="1">
      <w:start w:val="1"/>
      <w:numFmt w:val="bullet"/>
      <w:lvlText w:val=""/>
      <w:lvlJc w:val="left"/>
      <w:pPr>
        <w:ind w:left="2206" w:hanging="360"/>
      </w:pPr>
      <w:rPr>
        <w:rFonts w:ascii="Wingdings" w:hAnsi="Wingdings" w:hint="default"/>
      </w:rPr>
    </w:lvl>
    <w:lvl w:ilvl="3" w:tplc="04130001" w:tentative="1">
      <w:start w:val="1"/>
      <w:numFmt w:val="bullet"/>
      <w:lvlText w:val=""/>
      <w:lvlJc w:val="left"/>
      <w:pPr>
        <w:ind w:left="2926" w:hanging="360"/>
      </w:pPr>
      <w:rPr>
        <w:rFonts w:ascii="Symbol" w:hAnsi="Symbol" w:hint="default"/>
      </w:rPr>
    </w:lvl>
    <w:lvl w:ilvl="4" w:tplc="04130003" w:tentative="1">
      <w:start w:val="1"/>
      <w:numFmt w:val="bullet"/>
      <w:lvlText w:val="o"/>
      <w:lvlJc w:val="left"/>
      <w:pPr>
        <w:ind w:left="3646" w:hanging="360"/>
      </w:pPr>
      <w:rPr>
        <w:rFonts w:ascii="Courier New" w:hAnsi="Courier New" w:cs="Courier New" w:hint="default"/>
      </w:rPr>
    </w:lvl>
    <w:lvl w:ilvl="5" w:tplc="04130005" w:tentative="1">
      <w:start w:val="1"/>
      <w:numFmt w:val="bullet"/>
      <w:lvlText w:val=""/>
      <w:lvlJc w:val="left"/>
      <w:pPr>
        <w:ind w:left="4366" w:hanging="360"/>
      </w:pPr>
      <w:rPr>
        <w:rFonts w:ascii="Wingdings" w:hAnsi="Wingdings" w:hint="default"/>
      </w:rPr>
    </w:lvl>
    <w:lvl w:ilvl="6" w:tplc="04130001" w:tentative="1">
      <w:start w:val="1"/>
      <w:numFmt w:val="bullet"/>
      <w:lvlText w:val=""/>
      <w:lvlJc w:val="left"/>
      <w:pPr>
        <w:ind w:left="5086" w:hanging="360"/>
      </w:pPr>
      <w:rPr>
        <w:rFonts w:ascii="Symbol" w:hAnsi="Symbol" w:hint="default"/>
      </w:rPr>
    </w:lvl>
    <w:lvl w:ilvl="7" w:tplc="04130003" w:tentative="1">
      <w:start w:val="1"/>
      <w:numFmt w:val="bullet"/>
      <w:lvlText w:val="o"/>
      <w:lvlJc w:val="left"/>
      <w:pPr>
        <w:ind w:left="5806" w:hanging="360"/>
      </w:pPr>
      <w:rPr>
        <w:rFonts w:ascii="Courier New" w:hAnsi="Courier New" w:cs="Courier New" w:hint="default"/>
      </w:rPr>
    </w:lvl>
    <w:lvl w:ilvl="8" w:tplc="04130005" w:tentative="1">
      <w:start w:val="1"/>
      <w:numFmt w:val="bullet"/>
      <w:lvlText w:val=""/>
      <w:lvlJc w:val="left"/>
      <w:pPr>
        <w:ind w:left="6526" w:hanging="360"/>
      </w:pPr>
      <w:rPr>
        <w:rFonts w:ascii="Wingdings" w:hAnsi="Wingdings" w:hint="default"/>
      </w:rPr>
    </w:lvl>
  </w:abstractNum>
  <w:abstractNum w:abstractNumId="31" w15:restartNumberingAfterBreak="0">
    <w:nsid w:val="16DC297A"/>
    <w:multiLevelType w:val="hybridMultilevel"/>
    <w:tmpl w:val="ACEECAA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2" w15:restartNumberingAfterBreak="0">
    <w:nsid w:val="174A2232"/>
    <w:multiLevelType w:val="hybridMultilevel"/>
    <w:tmpl w:val="079E8D16"/>
    <w:lvl w:ilvl="0" w:tplc="EFE0262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192308F4"/>
    <w:multiLevelType w:val="hybridMultilevel"/>
    <w:tmpl w:val="76F07582"/>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4" w15:restartNumberingAfterBreak="0">
    <w:nsid w:val="1ACA7CC4"/>
    <w:multiLevelType w:val="hybridMultilevel"/>
    <w:tmpl w:val="2434573A"/>
    <w:lvl w:ilvl="0" w:tplc="04130011">
      <w:start w:val="1"/>
      <w:numFmt w:val="decimal"/>
      <w:lvlText w:val="%1)"/>
      <w:lvlJc w:val="left"/>
      <w:pPr>
        <w:tabs>
          <w:tab w:val="num" w:pos="360"/>
        </w:tabs>
        <w:ind w:left="360" w:hanging="360"/>
      </w:pPr>
      <w:rPr>
        <w:rFonts w:hint="default"/>
      </w:rPr>
    </w:lvl>
    <w:lvl w:ilvl="1" w:tplc="04130019">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35" w15:restartNumberingAfterBreak="0">
    <w:nsid w:val="1BBB0B9C"/>
    <w:multiLevelType w:val="hybridMultilevel"/>
    <w:tmpl w:val="FE0E1FAE"/>
    <w:lvl w:ilvl="0" w:tplc="206669BC">
      <w:numFmt w:val="bullet"/>
      <w:lvlText w:val="•"/>
      <w:lvlJc w:val="left"/>
      <w:pPr>
        <w:ind w:left="705" w:hanging="705"/>
      </w:pPr>
      <w:rPr>
        <w:rFonts w:ascii="Times New Roman" w:eastAsia="Times New Roman" w:hAnsi="Times New Roman"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36" w15:restartNumberingAfterBreak="0">
    <w:nsid w:val="1E5446DC"/>
    <w:multiLevelType w:val="hybridMultilevel"/>
    <w:tmpl w:val="7188F912"/>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1ED631A5"/>
    <w:multiLevelType w:val="hybridMultilevel"/>
    <w:tmpl w:val="786640BE"/>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38" w15:restartNumberingAfterBreak="0">
    <w:nsid w:val="24C96D5D"/>
    <w:multiLevelType w:val="hybridMultilevel"/>
    <w:tmpl w:val="5B7E7D52"/>
    <w:lvl w:ilvl="0" w:tplc="0F1877CC">
      <w:start w:val="4"/>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258D4C99"/>
    <w:multiLevelType w:val="hybridMultilevel"/>
    <w:tmpl w:val="8906350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273B34E9"/>
    <w:multiLevelType w:val="multilevel"/>
    <w:tmpl w:val="B12C8F92"/>
    <w:lvl w:ilvl="0">
      <w:start w:val="2"/>
      <w:numFmt w:val="lowerLetter"/>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15:restartNumberingAfterBreak="0">
    <w:nsid w:val="28D35C37"/>
    <w:multiLevelType w:val="hybridMultilevel"/>
    <w:tmpl w:val="EE305C84"/>
    <w:lvl w:ilvl="0" w:tplc="63FC3A9E">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29031724"/>
    <w:multiLevelType w:val="hybridMultilevel"/>
    <w:tmpl w:val="DD5EDEE8"/>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2C09096E"/>
    <w:multiLevelType w:val="hybridMultilevel"/>
    <w:tmpl w:val="ED00D654"/>
    <w:lvl w:ilvl="0" w:tplc="8F8A15D2">
      <w:start w:val="1"/>
      <w:numFmt w:val="bullet"/>
      <w:lvlText w:val=""/>
      <w:lvlJc w:val="left"/>
      <w:pPr>
        <w:ind w:left="360" w:hanging="360"/>
      </w:pPr>
      <w:rPr>
        <w:rFonts w:ascii="Symbol" w:hAnsi="Symbol" w:hint="default"/>
        <w:sz w:val="12"/>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4" w15:restartNumberingAfterBreak="0">
    <w:nsid w:val="2D1257AE"/>
    <w:multiLevelType w:val="multilevel"/>
    <w:tmpl w:val="5E6CBB60"/>
    <w:lvl w:ilvl="0">
      <w:start w:val="1"/>
      <w:numFmt w:val="lowerLetter"/>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2DBC5212"/>
    <w:multiLevelType w:val="hybridMultilevel"/>
    <w:tmpl w:val="4C108550"/>
    <w:lvl w:ilvl="0" w:tplc="40D6B000">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2FB618C7"/>
    <w:multiLevelType w:val="multilevel"/>
    <w:tmpl w:val="C226CB66"/>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7" w15:restartNumberingAfterBreak="0">
    <w:nsid w:val="31176C6E"/>
    <w:multiLevelType w:val="hybridMultilevel"/>
    <w:tmpl w:val="75002442"/>
    <w:lvl w:ilvl="0" w:tplc="8F8A15D2">
      <w:start w:val="1"/>
      <w:numFmt w:val="bullet"/>
      <w:lvlText w:val=""/>
      <w:lvlJc w:val="left"/>
      <w:pPr>
        <w:ind w:left="360" w:hanging="360"/>
      </w:pPr>
      <w:rPr>
        <w:rFonts w:ascii="Symbol" w:hAnsi="Symbol" w:hint="default"/>
        <w:sz w:val="12"/>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48" w15:restartNumberingAfterBreak="0">
    <w:nsid w:val="348051A1"/>
    <w:multiLevelType w:val="hybridMultilevel"/>
    <w:tmpl w:val="92AEAEB0"/>
    <w:lvl w:ilvl="0" w:tplc="04130019">
      <w:start w:val="1"/>
      <w:numFmt w:val="lowerLetter"/>
      <w:lvlText w:val="%1."/>
      <w:lvlJc w:val="left"/>
      <w:pPr>
        <w:ind w:left="360" w:hanging="360"/>
      </w:pPr>
      <w:rPr>
        <w:rFonts w:hint="default"/>
      </w:r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9" w15:restartNumberingAfterBreak="0">
    <w:nsid w:val="35511BE6"/>
    <w:multiLevelType w:val="hybridMultilevel"/>
    <w:tmpl w:val="0F36FEF2"/>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0" w15:restartNumberingAfterBreak="0">
    <w:nsid w:val="3B377A7F"/>
    <w:multiLevelType w:val="hybridMultilevel"/>
    <w:tmpl w:val="5D1ECC7C"/>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3BBA0324"/>
    <w:multiLevelType w:val="multilevel"/>
    <w:tmpl w:val="C226CB66"/>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2" w15:restartNumberingAfterBreak="0">
    <w:nsid w:val="3BDB71BD"/>
    <w:multiLevelType w:val="hybridMultilevel"/>
    <w:tmpl w:val="48CC31B8"/>
    <w:lvl w:ilvl="0" w:tplc="71AEB43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3E836F63"/>
    <w:multiLevelType w:val="hybridMultilevel"/>
    <w:tmpl w:val="A510E31A"/>
    <w:lvl w:ilvl="0" w:tplc="5B148868">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4" w15:restartNumberingAfterBreak="0">
    <w:nsid w:val="3EE76230"/>
    <w:multiLevelType w:val="multilevel"/>
    <w:tmpl w:val="97A88C14"/>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5" w15:restartNumberingAfterBreak="0">
    <w:nsid w:val="3EF62B12"/>
    <w:multiLevelType w:val="multilevel"/>
    <w:tmpl w:val="14CE89DC"/>
    <w:lvl w:ilvl="0">
      <w:start w:val="4"/>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6" w15:restartNumberingAfterBreak="0">
    <w:nsid w:val="4001160B"/>
    <w:multiLevelType w:val="hybridMultilevel"/>
    <w:tmpl w:val="B53EAC54"/>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40885045"/>
    <w:multiLevelType w:val="multilevel"/>
    <w:tmpl w:val="37A65DE4"/>
    <w:lvl w:ilvl="0">
      <w:start w:val="8"/>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8" w15:restartNumberingAfterBreak="0">
    <w:nsid w:val="41E95BF6"/>
    <w:multiLevelType w:val="multilevel"/>
    <w:tmpl w:val="8200C118"/>
    <w:lvl w:ilvl="0">
      <w:start w:val="5"/>
      <w:numFmt w:val="decimal"/>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9" w15:restartNumberingAfterBreak="0">
    <w:nsid w:val="42642E6F"/>
    <w:multiLevelType w:val="hybridMultilevel"/>
    <w:tmpl w:val="8FCE5828"/>
    <w:lvl w:ilvl="0" w:tplc="992EE59A">
      <w:start w:val="3"/>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0" w15:restartNumberingAfterBreak="0">
    <w:nsid w:val="445355AE"/>
    <w:multiLevelType w:val="multilevel"/>
    <w:tmpl w:val="DD8CBFFC"/>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1" w15:restartNumberingAfterBreak="0">
    <w:nsid w:val="45C4219F"/>
    <w:multiLevelType w:val="multilevel"/>
    <w:tmpl w:val="DD8CBFFC"/>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2" w15:restartNumberingAfterBreak="0">
    <w:nsid w:val="46A91477"/>
    <w:multiLevelType w:val="multilevel"/>
    <w:tmpl w:val="290ADA5C"/>
    <w:lvl w:ilvl="0">
      <w:start w:val="1"/>
      <w:numFmt w:val="lowerLetter"/>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3" w15:restartNumberingAfterBreak="0">
    <w:nsid w:val="48634E29"/>
    <w:multiLevelType w:val="hybridMultilevel"/>
    <w:tmpl w:val="9B6646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4" w15:restartNumberingAfterBreak="0">
    <w:nsid w:val="490D2FCC"/>
    <w:multiLevelType w:val="hybridMultilevel"/>
    <w:tmpl w:val="CB2A8616"/>
    <w:lvl w:ilvl="0" w:tplc="73DC53DC">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4B0D025E"/>
    <w:multiLevelType w:val="hybridMultilevel"/>
    <w:tmpl w:val="A0C2BC30"/>
    <w:lvl w:ilvl="0" w:tplc="40CE9682">
      <w:start w:val="4"/>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4E903A9A"/>
    <w:multiLevelType w:val="hybridMultilevel"/>
    <w:tmpl w:val="ED348264"/>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7" w15:restartNumberingAfterBreak="0">
    <w:nsid w:val="4EE86DB0"/>
    <w:multiLevelType w:val="hybridMultilevel"/>
    <w:tmpl w:val="9CA869B2"/>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8" w15:restartNumberingAfterBreak="0">
    <w:nsid w:val="507E38EE"/>
    <w:multiLevelType w:val="multilevel"/>
    <w:tmpl w:val="C226CB66"/>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69" w15:restartNumberingAfterBreak="0">
    <w:nsid w:val="51184B42"/>
    <w:multiLevelType w:val="multilevel"/>
    <w:tmpl w:val="F8544C42"/>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0" w15:restartNumberingAfterBreak="0">
    <w:nsid w:val="533428EC"/>
    <w:multiLevelType w:val="hybridMultilevel"/>
    <w:tmpl w:val="F370C972"/>
    <w:lvl w:ilvl="0" w:tplc="187464AE">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1" w15:restartNumberingAfterBreak="0">
    <w:nsid w:val="534E2FCB"/>
    <w:multiLevelType w:val="hybridMultilevel"/>
    <w:tmpl w:val="AFF857BC"/>
    <w:lvl w:ilvl="0" w:tplc="8F8A15D2">
      <w:start w:val="1"/>
      <w:numFmt w:val="bullet"/>
      <w:lvlText w:val=""/>
      <w:lvlJc w:val="left"/>
      <w:pPr>
        <w:ind w:left="724" w:hanging="360"/>
      </w:pPr>
      <w:rPr>
        <w:rFonts w:ascii="Symbol" w:hAnsi="Symbol" w:hint="default"/>
        <w:sz w:val="12"/>
      </w:rPr>
    </w:lvl>
    <w:lvl w:ilvl="1" w:tplc="04130003" w:tentative="1">
      <w:start w:val="1"/>
      <w:numFmt w:val="bullet"/>
      <w:lvlText w:val="o"/>
      <w:lvlJc w:val="left"/>
      <w:pPr>
        <w:ind w:left="1444" w:hanging="360"/>
      </w:pPr>
      <w:rPr>
        <w:rFonts w:ascii="Courier New" w:hAnsi="Courier New" w:cs="Courier New" w:hint="default"/>
      </w:rPr>
    </w:lvl>
    <w:lvl w:ilvl="2" w:tplc="04130005" w:tentative="1">
      <w:start w:val="1"/>
      <w:numFmt w:val="bullet"/>
      <w:lvlText w:val=""/>
      <w:lvlJc w:val="left"/>
      <w:pPr>
        <w:ind w:left="2164" w:hanging="360"/>
      </w:pPr>
      <w:rPr>
        <w:rFonts w:ascii="Wingdings" w:hAnsi="Wingdings" w:hint="default"/>
      </w:rPr>
    </w:lvl>
    <w:lvl w:ilvl="3" w:tplc="04130001" w:tentative="1">
      <w:start w:val="1"/>
      <w:numFmt w:val="bullet"/>
      <w:lvlText w:val=""/>
      <w:lvlJc w:val="left"/>
      <w:pPr>
        <w:ind w:left="2884" w:hanging="360"/>
      </w:pPr>
      <w:rPr>
        <w:rFonts w:ascii="Symbol" w:hAnsi="Symbol" w:hint="default"/>
      </w:rPr>
    </w:lvl>
    <w:lvl w:ilvl="4" w:tplc="04130003" w:tentative="1">
      <w:start w:val="1"/>
      <w:numFmt w:val="bullet"/>
      <w:lvlText w:val="o"/>
      <w:lvlJc w:val="left"/>
      <w:pPr>
        <w:ind w:left="3604" w:hanging="360"/>
      </w:pPr>
      <w:rPr>
        <w:rFonts w:ascii="Courier New" w:hAnsi="Courier New" w:cs="Courier New" w:hint="default"/>
      </w:rPr>
    </w:lvl>
    <w:lvl w:ilvl="5" w:tplc="04130005" w:tentative="1">
      <w:start w:val="1"/>
      <w:numFmt w:val="bullet"/>
      <w:lvlText w:val=""/>
      <w:lvlJc w:val="left"/>
      <w:pPr>
        <w:ind w:left="4324" w:hanging="360"/>
      </w:pPr>
      <w:rPr>
        <w:rFonts w:ascii="Wingdings" w:hAnsi="Wingdings" w:hint="default"/>
      </w:rPr>
    </w:lvl>
    <w:lvl w:ilvl="6" w:tplc="04130001" w:tentative="1">
      <w:start w:val="1"/>
      <w:numFmt w:val="bullet"/>
      <w:lvlText w:val=""/>
      <w:lvlJc w:val="left"/>
      <w:pPr>
        <w:ind w:left="5044" w:hanging="360"/>
      </w:pPr>
      <w:rPr>
        <w:rFonts w:ascii="Symbol" w:hAnsi="Symbol" w:hint="default"/>
      </w:rPr>
    </w:lvl>
    <w:lvl w:ilvl="7" w:tplc="04130003" w:tentative="1">
      <w:start w:val="1"/>
      <w:numFmt w:val="bullet"/>
      <w:lvlText w:val="o"/>
      <w:lvlJc w:val="left"/>
      <w:pPr>
        <w:ind w:left="5764" w:hanging="360"/>
      </w:pPr>
      <w:rPr>
        <w:rFonts w:ascii="Courier New" w:hAnsi="Courier New" w:cs="Courier New" w:hint="default"/>
      </w:rPr>
    </w:lvl>
    <w:lvl w:ilvl="8" w:tplc="04130005" w:tentative="1">
      <w:start w:val="1"/>
      <w:numFmt w:val="bullet"/>
      <w:lvlText w:val=""/>
      <w:lvlJc w:val="left"/>
      <w:pPr>
        <w:ind w:left="6484" w:hanging="360"/>
      </w:pPr>
      <w:rPr>
        <w:rFonts w:ascii="Wingdings" w:hAnsi="Wingdings" w:hint="default"/>
      </w:rPr>
    </w:lvl>
  </w:abstractNum>
  <w:abstractNum w:abstractNumId="72" w15:restartNumberingAfterBreak="0">
    <w:nsid w:val="54410A2F"/>
    <w:multiLevelType w:val="hybridMultilevel"/>
    <w:tmpl w:val="9D38EA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55B53C2C"/>
    <w:multiLevelType w:val="hybridMultilevel"/>
    <w:tmpl w:val="8018AA84"/>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74" w15:restartNumberingAfterBreak="0">
    <w:nsid w:val="55EF7335"/>
    <w:multiLevelType w:val="multilevel"/>
    <w:tmpl w:val="32A08A0E"/>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5" w15:restartNumberingAfterBreak="0">
    <w:nsid w:val="56745C43"/>
    <w:multiLevelType w:val="hybridMultilevel"/>
    <w:tmpl w:val="9182CF24"/>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57C161E9"/>
    <w:multiLevelType w:val="multilevel"/>
    <w:tmpl w:val="6D9EE108"/>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77" w15:restartNumberingAfterBreak="0">
    <w:nsid w:val="57D71353"/>
    <w:multiLevelType w:val="hybridMultilevel"/>
    <w:tmpl w:val="71CC3CAA"/>
    <w:lvl w:ilvl="0" w:tplc="2E0CC932">
      <w:start w:val="1"/>
      <w:numFmt w:val="lowerLetter"/>
      <w:lvlText w:val="%1."/>
      <w:lvlJc w:val="left"/>
      <w:pPr>
        <w:ind w:left="36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8" w15:restartNumberingAfterBreak="0">
    <w:nsid w:val="595152C1"/>
    <w:multiLevelType w:val="hybridMultilevel"/>
    <w:tmpl w:val="07B2B0A4"/>
    <w:lvl w:ilvl="0" w:tplc="384C48DC">
      <w:start w:val="1"/>
      <w:numFmt w:val="bullet"/>
      <w:lvlText w:val=""/>
      <w:lvlJc w:val="left"/>
      <w:pPr>
        <w:ind w:left="360" w:hanging="360"/>
      </w:pPr>
      <w:rPr>
        <w:rFonts w:ascii="Symbol" w:hAnsi="Symbol" w:hint="default"/>
        <w:sz w:val="16"/>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9" w15:restartNumberingAfterBreak="0">
    <w:nsid w:val="597C2C24"/>
    <w:multiLevelType w:val="hybridMultilevel"/>
    <w:tmpl w:val="13A86A9A"/>
    <w:lvl w:ilvl="0" w:tplc="04130019">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0" w15:restartNumberingAfterBreak="0">
    <w:nsid w:val="5A553C50"/>
    <w:multiLevelType w:val="hybridMultilevel"/>
    <w:tmpl w:val="03344028"/>
    <w:lvl w:ilvl="0" w:tplc="E21CC7E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1" w15:restartNumberingAfterBreak="0">
    <w:nsid w:val="5A786E60"/>
    <w:multiLevelType w:val="hybridMultilevel"/>
    <w:tmpl w:val="6B8AF5A0"/>
    <w:lvl w:ilvl="0" w:tplc="24927FAE">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2" w15:restartNumberingAfterBreak="0">
    <w:nsid w:val="5D1C3C03"/>
    <w:multiLevelType w:val="hybridMultilevel"/>
    <w:tmpl w:val="E3EC7656"/>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3" w15:restartNumberingAfterBreak="0">
    <w:nsid w:val="5D3914C8"/>
    <w:multiLevelType w:val="multilevel"/>
    <w:tmpl w:val="C592E3AA"/>
    <w:lvl w:ilvl="0">
      <w:start w:val="3"/>
      <w:numFmt w:val="decimal"/>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4" w15:restartNumberingAfterBreak="0">
    <w:nsid w:val="5EE537BD"/>
    <w:multiLevelType w:val="hybridMultilevel"/>
    <w:tmpl w:val="F8E4D0D4"/>
    <w:lvl w:ilvl="0" w:tplc="11CC1EFA">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5" w15:restartNumberingAfterBreak="0">
    <w:nsid w:val="5EE66CF0"/>
    <w:multiLevelType w:val="multilevel"/>
    <w:tmpl w:val="0610E31A"/>
    <w:lvl w:ilvl="0">
      <w:start w:val="4"/>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5EF22796"/>
    <w:multiLevelType w:val="hybridMultilevel"/>
    <w:tmpl w:val="8F68035E"/>
    <w:lvl w:ilvl="0" w:tplc="1FDEDDB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7" w15:restartNumberingAfterBreak="0">
    <w:nsid w:val="61BB1104"/>
    <w:multiLevelType w:val="multilevel"/>
    <w:tmpl w:val="3FDC4064"/>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88" w15:restartNumberingAfterBreak="0">
    <w:nsid w:val="61C759C9"/>
    <w:multiLevelType w:val="hybridMultilevel"/>
    <w:tmpl w:val="586C91B0"/>
    <w:lvl w:ilvl="0" w:tplc="A510C51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9" w15:restartNumberingAfterBreak="0">
    <w:nsid w:val="6364345D"/>
    <w:multiLevelType w:val="hybridMultilevel"/>
    <w:tmpl w:val="9C260444"/>
    <w:lvl w:ilvl="0" w:tplc="E5F6CF1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0" w15:restartNumberingAfterBreak="0">
    <w:nsid w:val="647246E1"/>
    <w:multiLevelType w:val="hybridMultilevel"/>
    <w:tmpl w:val="9D4261E6"/>
    <w:lvl w:ilvl="0" w:tplc="7B8E6130">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1" w15:restartNumberingAfterBreak="0">
    <w:nsid w:val="66550B3C"/>
    <w:multiLevelType w:val="hybridMultilevel"/>
    <w:tmpl w:val="04AA5ACE"/>
    <w:lvl w:ilvl="0" w:tplc="009E03F2">
      <w:start w:val="1"/>
      <w:numFmt w:val="lowerLetter"/>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2" w15:restartNumberingAfterBreak="0">
    <w:nsid w:val="67F72D0B"/>
    <w:multiLevelType w:val="multilevel"/>
    <w:tmpl w:val="3FDC4064"/>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93" w15:restartNumberingAfterBreak="0">
    <w:nsid w:val="68B35DA9"/>
    <w:multiLevelType w:val="hybridMultilevel"/>
    <w:tmpl w:val="B9C8D080"/>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4" w15:restartNumberingAfterBreak="0">
    <w:nsid w:val="68B529DC"/>
    <w:multiLevelType w:val="hybridMultilevel"/>
    <w:tmpl w:val="449C9432"/>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5" w15:restartNumberingAfterBreak="0">
    <w:nsid w:val="6B224935"/>
    <w:multiLevelType w:val="multilevel"/>
    <w:tmpl w:val="5E6CBB60"/>
    <w:lvl w:ilvl="0">
      <w:start w:val="1"/>
      <w:numFmt w:val="lowerLetter"/>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6" w15:restartNumberingAfterBreak="0">
    <w:nsid w:val="6BAE3482"/>
    <w:multiLevelType w:val="multilevel"/>
    <w:tmpl w:val="CB3C3280"/>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97" w15:restartNumberingAfterBreak="0">
    <w:nsid w:val="6BDA5838"/>
    <w:multiLevelType w:val="hybridMultilevel"/>
    <w:tmpl w:val="3F60CD7E"/>
    <w:lvl w:ilvl="0" w:tplc="3F4A8474">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8" w15:restartNumberingAfterBreak="0">
    <w:nsid w:val="6C107560"/>
    <w:multiLevelType w:val="hybridMultilevel"/>
    <w:tmpl w:val="4E128840"/>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9" w15:restartNumberingAfterBreak="0">
    <w:nsid w:val="6CD507B7"/>
    <w:multiLevelType w:val="hybridMultilevel"/>
    <w:tmpl w:val="4B76856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6E3C3AB5"/>
    <w:multiLevelType w:val="hybridMultilevel"/>
    <w:tmpl w:val="03A0643C"/>
    <w:lvl w:ilvl="0" w:tplc="EFE02628">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1" w15:restartNumberingAfterBreak="0">
    <w:nsid w:val="6EE76332"/>
    <w:multiLevelType w:val="multilevel"/>
    <w:tmpl w:val="DD8CBFFC"/>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2" w15:restartNumberingAfterBreak="0">
    <w:nsid w:val="6F514341"/>
    <w:multiLevelType w:val="hybridMultilevel"/>
    <w:tmpl w:val="0CFA4E1E"/>
    <w:lvl w:ilvl="0" w:tplc="04130019">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3" w15:restartNumberingAfterBreak="0">
    <w:nsid w:val="6F84614F"/>
    <w:multiLevelType w:val="hybridMultilevel"/>
    <w:tmpl w:val="E32E02BA"/>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4" w15:restartNumberingAfterBreak="0">
    <w:nsid w:val="70646EF0"/>
    <w:multiLevelType w:val="hybridMultilevel"/>
    <w:tmpl w:val="99387610"/>
    <w:lvl w:ilvl="0" w:tplc="2E9697B6">
      <w:start w:val="1"/>
      <w:numFmt w:val="low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5" w15:restartNumberingAfterBreak="0">
    <w:nsid w:val="7304360A"/>
    <w:multiLevelType w:val="multilevel"/>
    <w:tmpl w:val="5E6CBB60"/>
    <w:lvl w:ilvl="0">
      <w:start w:val="1"/>
      <w:numFmt w:val="lowerLetter"/>
      <w:lvlText w:val="%1."/>
      <w:lvlJc w:val="left"/>
      <w:pPr>
        <w:ind w:left="405" w:hanging="405"/>
      </w:pPr>
      <w:rPr>
        <w:rFonts w:hint="default"/>
      </w:rPr>
    </w:lvl>
    <w:lvl w:ilvl="1">
      <w:start w:val="5"/>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6" w15:restartNumberingAfterBreak="0">
    <w:nsid w:val="74EE2866"/>
    <w:multiLevelType w:val="hybridMultilevel"/>
    <w:tmpl w:val="BA1A2400"/>
    <w:lvl w:ilvl="0" w:tplc="40D6B000">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7" w15:restartNumberingAfterBreak="0">
    <w:nsid w:val="771A052B"/>
    <w:multiLevelType w:val="hybridMultilevel"/>
    <w:tmpl w:val="EA346F5C"/>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77704C11"/>
    <w:multiLevelType w:val="multilevel"/>
    <w:tmpl w:val="DD8CBFFC"/>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09" w15:restartNumberingAfterBreak="0">
    <w:nsid w:val="777335A2"/>
    <w:multiLevelType w:val="hybridMultilevel"/>
    <w:tmpl w:val="DF5A1E6A"/>
    <w:lvl w:ilvl="0" w:tplc="04130019">
      <w:start w:val="1"/>
      <w:numFmt w:val="lowerLetter"/>
      <w:lvlText w:val="%1."/>
      <w:lvlJc w:val="left"/>
      <w:pPr>
        <w:ind w:left="786" w:hanging="360"/>
      </w:p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110" w15:restartNumberingAfterBreak="0">
    <w:nsid w:val="78CA37E8"/>
    <w:multiLevelType w:val="multilevel"/>
    <w:tmpl w:val="E4CE518C"/>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1" w15:restartNumberingAfterBreak="0">
    <w:nsid w:val="78CD3608"/>
    <w:multiLevelType w:val="multilevel"/>
    <w:tmpl w:val="6DB8C482"/>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2" w15:restartNumberingAfterBreak="0">
    <w:nsid w:val="791A25A4"/>
    <w:multiLevelType w:val="hybridMultilevel"/>
    <w:tmpl w:val="6576C4DE"/>
    <w:lvl w:ilvl="0" w:tplc="7BC80FC8">
      <w:start w:val="1"/>
      <w:numFmt w:val="upperLetter"/>
      <w:lvlText w:val="%1."/>
      <w:lvlJc w:val="left"/>
      <w:pPr>
        <w:tabs>
          <w:tab w:val="num" w:pos="1065"/>
        </w:tabs>
        <w:ind w:left="1065" w:hanging="705"/>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3" w15:restartNumberingAfterBreak="0">
    <w:nsid w:val="79A575A4"/>
    <w:multiLevelType w:val="hybridMultilevel"/>
    <w:tmpl w:val="E60ACE8A"/>
    <w:lvl w:ilvl="0" w:tplc="206669BC">
      <w:numFmt w:val="bullet"/>
      <w:lvlText w:val="•"/>
      <w:lvlJc w:val="left"/>
      <w:pPr>
        <w:ind w:left="705" w:hanging="705"/>
      </w:pPr>
      <w:rPr>
        <w:rFonts w:ascii="Times New Roman" w:eastAsia="Times New Roman" w:hAnsi="Times New Roman" w:cs="Times New Roman"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4" w15:restartNumberingAfterBreak="0">
    <w:nsid w:val="7A0150E7"/>
    <w:multiLevelType w:val="hybridMultilevel"/>
    <w:tmpl w:val="0B9E1AC8"/>
    <w:lvl w:ilvl="0" w:tplc="04130001">
      <w:start w:val="1"/>
      <w:numFmt w:val="bullet"/>
      <w:lvlText w:val=""/>
      <w:lvlJc w:val="left"/>
      <w:pPr>
        <w:ind w:left="786" w:hanging="360"/>
      </w:pPr>
      <w:rPr>
        <w:rFonts w:ascii="Symbol" w:hAnsi="Symbol" w:hint="default"/>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115" w15:restartNumberingAfterBreak="0">
    <w:nsid w:val="7B716205"/>
    <w:multiLevelType w:val="multilevel"/>
    <w:tmpl w:val="7C14A1D6"/>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6" w15:restartNumberingAfterBreak="0">
    <w:nsid w:val="7BD90D96"/>
    <w:multiLevelType w:val="hybridMultilevel"/>
    <w:tmpl w:val="43EC376C"/>
    <w:lvl w:ilvl="0" w:tplc="2E0CC932">
      <w:start w:val="1"/>
      <w:numFmt w:val="lowerLetter"/>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7" w15:restartNumberingAfterBreak="0">
    <w:nsid w:val="7CC44AFB"/>
    <w:multiLevelType w:val="multilevel"/>
    <w:tmpl w:val="7A8E073C"/>
    <w:lvl w:ilvl="0">
      <w:start w:val="3"/>
      <w:numFmt w:val="lowerLetter"/>
      <w:lvlText w:val="%1."/>
      <w:lvlJc w:val="left"/>
      <w:pPr>
        <w:ind w:left="405" w:hanging="405"/>
      </w:pPr>
      <w:rPr>
        <w:rFonts w:hint="default"/>
      </w:rPr>
    </w:lvl>
    <w:lvl w:ilvl="1">
      <w:start w:val="2"/>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8" w15:restartNumberingAfterBreak="0">
    <w:nsid w:val="7D2256CB"/>
    <w:multiLevelType w:val="multilevel"/>
    <w:tmpl w:val="2F4E0D40"/>
    <w:lvl w:ilvl="0">
      <w:start w:val="1"/>
      <w:numFmt w:val="lowerLetter"/>
      <w:lvlText w:val="%1."/>
      <w:lvlJc w:val="left"/>
      <w:pPr>
        <w:tabs>
          <w:tab w:val="num" w:pos="405"/>
        </w:tabs>
        <w:ind w:left="405" w:hanging="405"/>
      </w:pPr>
      <w:rPr>
        <w:rFonts w:hint="default"/>
      </w:rPr>
    </w:lvl>
    <w:lvl w:ilvl="1">
      <w:start w:val="1"/>
      <w:numFmt w:val="decimal"/>
      <w:lvlText w:val="%1.%2"/>
      <w:lvlJc w:val="left"/>
      <w:pPr>
        <w:tabs>
          <w:tab w:val="num" w:pos="405"/>
        </w:tabs>
        <w:ind w:left="405" w:hanging="405"/>
      </w:pPr>
      <w:rPr>
        <w:rFonts w:hint="default"/>
      </w:rPr>
    </w:lvl>
    <w:lvl w:ilvl="2">
      <w:start w:val="4"/>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19" w15:restartNumberingAfterBreak="0">
    <w:nsid w:val="7DF90BA1"/>
    <w:multiLevelType w:val="multilevel"/>
    <w:tmpl w:val="E4CE518C"/>
    <w:lvl w:ilvl="0">
      <w:start w:val="1"/>
      <w:numFmt w:val="lowerLetter"/>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20" w15:restartNumberingAfterBreak="0">
    <w:nsid w:val="7EED1FF8"/>
    <w:multiLevelType w:val="hybridMultilevel"/>
    <w:tmpl w:val="4A60C0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7F4A1F7B"/>
    <w:multiLevelType w:val="hybridMultilevel"/>
    <w:tmpl w:val="0C546646"/>
    <w:lvl w:ilvl="0" w:tplc="8F8A15D2">
      <w:start w:val="1"/>
      <w:numFmt w:val="bullet"/>
      <w:lvlText w:val=""/>
      <w:lvlJc w:val="left"/>
      <w:pPr>
        <w:ind w:left="720" w:hanging="360"/>
      </w:pPr>
      <w:rPr>
        <w:rFonts w:ascii="Symbol" w:hAnsi="Symbol" w:hint="default"/>
        <w:sz w:val="1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60434260">
    <w:abstractNumId w:val="19"/>
  </w:num>
  <w:num w:numId="2" w16cid:durableId="1609700348">
    <w:abstractNumId w:val="58"/>
  </w:num>
  <w:num w:numId="3" w16cid:durableId="1910378473">
    <w:abstractNumId w:val="22"/>
  </w:num>
  <w:num w:numId="4" w16cid:durableId="1957129000">
    <w:abstractNumId w:val="43"/>
  </w:num>
  <w:num w:numId="5" w16cid:durableId="1425415611">
    <w:abstractNumId w:val="9"/>
  </w:num>
  <w:num w:numId="6" w16cid:durableId="1369254200">
    <w:abstractNumId w:val="7"/>
  </w:num>
  <w:num w:numId="7" w16cid:durableId="309024026">
    <w:abstractNumId w:val="6"/>
  </w:num>
  <w:num w:numId="8" w16cid:durableId="202333337">
    <w:abstractNumId w:val="5"/>
  </w:num>
  <w:num w:numId="9" w16cid:durableId="1396706972">
    <w:abstractNumId w:val="4"/>
  </w:num>
  <w:num w:numId="10" w16cid:durableId="1884974935">
    <w:abstractNumId w:val="8"/>
  </w:num>
  <w:num w:numId="11" w16cid:durableId="2062359163">
    <w:abstractNumId w:val="3"/>
  </w:num>
  <w:num w:numId="12" w16cid:durableId="83889934">
    <w:abstractNumId w:val="2"/>
  </w:num>
  <w:num w:numId="13" w16cid:durableId="845822464">
    <w:abstractNumId w:val="1"/>
  </w:num>
  <w:num w:numId="14" w16cid:durableId="1143889244">
    <w:abstractNumId w:val="0"/>
  </w:num>
  <w:num w:numId="15" w16cid:durableId="486283080">
    <w:abstractNumId w:val="121"/>
  </w:num>
  <w:num w:numId="16" w16cid:durableId="1113286549">
    <w:abstractNumId w:val="13"/>
  </w:num>
  <w:num w:numId="17" w16cid:durableId="303432989">
    <w:abstractNumId w:val="75"/>
  </w:num>
  <w:num w:numId="18" w16cid:durableId="1218779096">
    <w:abstractNumId w:val="107"/>
  </w:num>
  <w:num w:numId="19" w16cid:durableId="1380396868">
    <w:abstractNumId w:val="50"/>
  </w:num>
  <w:num w:numId="20" w16cid:durableId="282347135">
    <w:abstractNumId w:val="42"/>
  </w:num>
  <w:num w:numId="21" w16cid:durableId="6056389">
    <w:abstractNumId w:val="112"/>
  </w:num>
  <w:num w:numId="22" w16cid:durableId="1104348956">
    <w:abstractNumId w:val="26"/>
  </w:num>
  <w:num w:numId="23" w16cid:durableId="1986859300">
    <w:abstractNumId w:val="47"/>
  </w:num>
  <w:num w:numId="24" w16cid:durableId="1253205284">
    <w:abstractNumId w:val="17"/>
  </w:num>
  <w:num w:numId="25" w16cid:durableId="790058177">
    <w:abstractNumId w:val="53"/>
  </w:num>
  <w:num w:numId="26" w16cid:durableId="2013482395">
    <w:abstractNumId w:val="56"/>
  </w:num>
  <w:num w:numId="27" w16cid:durableId="1623421935">
    <w:abstractNumId w:val="59"/>
  </w:num>
  <w:num w:numId="28" w16cid:durableId="549802166">
    <w:abstractNumId w:val="71"/>
  </w:num>
  <w:num w:numId="29" w16cid:durableId="1126657678">
    <w:abstractNumId w:val="32"/>
  </w:num>
  <w:num w:numId="30" w16cid:durableId="1566797157">
    <w:abstractNumId w:val="20"/>
  </w:num>
  <w:num w:numId="31" w16cid:durableId="1003433769">
    <w:abstractNumId w:val="100"/>
  </w:num>
  <w:num w:numId="32" w16cid:durableId="622419703">
    <w:abstractNumId w:val="86"/>
  </w:num>
  <w:num w:numId="33" w16cid:durableId="1432428459">
    <w:abstractNumId w:val="102"/>
  </w:num>
  <w:num w:numId="34" w16cid:durableId="1380864625">
    <w:abstractNumId w:val="104"/>
  </w:num>
  <w:num w:numId="35" w16cid:durableId="858665508">
    <w:abstractNumId w:val="33"/>
  </w:num>
  <w:num w:numId="36" w16cid:durableId="755250523">
    <w:abstractNumId w:val="29"/>
  </w:num>
  <w:num w:numId="37" w16cid:durableId="58746402">
    <w:abstractNumId w:val="98"/>
  </w:num>
  <w:num w:numId="38" w16cid:durableId="1192569045">
    <w:abstractNumId w:val="82"/>
  </w:num>
  <w:num w:numId="39" w16cid:durableId="899362906">
    <w:abstractNumId w:val="36"/>
  </w:num>
  <w:num w:numId="40" w16cid:durableId="1322345009">
    <w:abstractNumId w:val="77"/>
  </w:num>
  <w:num w:numId="41" w16cid:durableId="955058393">
    <w:abstractNumId w:val="116"/>
  </w:num>
  <w:num w:numId="42" w16cid:durableId="500631850">
    <w:abstractNumId w:val="70"/>
  </w:num>
  <w:num w:numId="43" w16cid:durableId="1483964306">
    <w:abstractNumId w:val="91"/>
  </w:num>
  <w:num w:numId="44" w16cid:durableId="970862716">
    <w:abstractNumId w:val="14"/>
  </w:num>
  <w:num w:numId="45" w16cid:durableId="300158306">
    <w:abstractNumId w:val="44"/>
  </w:num>
  <w:num w:numId="46" w16cid:durableId="1014385259">
    <w:abstractNumId w:val="105"/>
  </w:num>
  <w:num w:numId="47" w16cid:durableId="63988920">
    <w:abstractNumId w:val="95"/>
  </w:num>
  <w:num w:numId="48" w16cid:durableId="1136147835">
    <w:abstractNumId w:val="48"/>
  </w:num>
  <w:num w:numId="49" w16cid:durableId="1899855055">
    <w:abstractNumId w:val="87"/>
  </w:num>
  <w:num w:numId="50" w16cid:durableId="565721798">
    <w:abstractNumId w:val="92"/>
  </w:num>
  <w:num w:numId="51" w16cid:durableId="2076395617">
    <w:abstractNumId w:val="74"/>
  </w:num>
  <w:num w:numId="52" w16cid:durableId="545683309">
    <w:abstractNumId w:val="110"/>
  </w:num>
  <w:num w:numId="53" w16cid:durableId="1589073358">
    <w:abstractNumId w:val="119"/>
  </w:num>
  <w:num w:numId="54" w16cid:durableId="1844392144">
    <w:abstractNumId w:val="68"/>
  </w:num>
  <w:num w:numId="55" w16cid:durableId="885795583">
    <w:abstractNumId w:val="51"/>
  </w:num>
  <w:num w:numId="56" w16cid:durableId="401415232">
    <w:abstractNumId w:val="46"/>
  </w:num>
  <w:num w:numId="57" w16cid:durableId="1466853603">
    <w:abstractNumId w:val="54"/>
  </w:num>
  <w:num w:numId="58" w16cid:durableId="1673484930">
    <w:abstractNumId w:val="76"/>
  </w:num>
  <w:num w:numId="59" w16cid:durableId="488406855">
    <w:abstractNumId w:val="115"/>
  </w:num>
  <w:num w:numId="60" w16cid:durableId="1940989303">
    <w:abstractNumId w:val="28"/>
  </w:num>
  <w:num w:numId="61" w16cid:durableId="2027711253">
    <w:abstractNumId w:val="62"/>
  </w:num>
  <w:num w:numId="62" w16cid:durableId="1651253835">
    <w:abstractNumId w:val="11"/>
  </w:num>
  <w:num w:numId="63" w16cid:durableId="1540899417">
    <w:abstractNumId w:val="118"/>
  </w:num>
  <w:num w:numId="64" w16cid:durableId="347341765">
    <w:abstractNumId w:val="111"/>
  </w:num>
  <w:num w:numId="65" w16cid:durableId="1959604157">
    <w:abstractNumId w:val="55"/>
  </w:num>
  <w:num w:numId="66" w16cid:durableId="2051492042">
    <w:abstractNumId w:val="69"/>
  </w:num>
  <w:num w:numId="67" w16cid:durableId="1074469472">
    <w:abstractNumId w:val="96"/>
  </w:num>
  <w:num w:numId="68" w16cid:durableId="31080293">
    <w:abstractNumId w:val="83"/>
  </w:num>
  <w:num w:numId="69" w16cid:durableId="778644419">
    <w:abstractNumId w:val="10"/>
  </w:num>
  <w:num w:numId="70" w16cid:durableId="546722759">
    <w:abstractNumId w:val="81"/>
  </w:num>
  <w:num w:numId="71" w16cid:durableId="1382747927">
    <w:abstractNumId w:val="45"/>
  </w:num>
  <w:num w:numId="72" w16cid:durableId="1338000115">
    <w:abstractNumId w:val="106"/>
  </w:num>
  <w:num w:numId="73" w16cid:durableId="1748921636">
    <w:abstractNumId w:val="41"/>
  </w:num>
  <w:num w:numId="74" w16cid:durableId="1473979527">
    <w:abstractNumId w:val="84"/>
  </w:num>
  <w:num w:numId="75" w16cid:durableId="1724013748">
    <w:abstractNumId w:val="64"/>
  </w:num>
  <w:num w:numId="76" w16cid:durableId="652484522">
    <w:abstractNumId w:val="97"/>
  </w:num>
  <w:num w:numId="77" w16cid:durableId="935401371">
    <w:abstractNumId w:val="15"/>
  </w:num>
  <w:num w:numId="78" w16cid:durableId="89399048">
    <w:abstractNumId w:val="88"/>
  </w:num>
  <w:num w:numId="79" w16cid:durableId="1595431330">
    <w:abstractNumId w:val="89"/>
  </w:num>
  <w:num w:numId="80" w16cid:durableId="1216313717">
    <w:abstractNumId w:val="38"/>
  </w:num>
  <w:num w:numId="81" w16cid:durableId="602804987">
    <w:abstractNumId w:val="52"/>
  </w:num>
  <w:num w:numId="82" w16cid:durableId="502285997">
    <w:abstractNumId w:val="101"/>
  </w:num>
  <w:num w:numId="83" w16cid:durableId="1427846592">
    <w:abstractNumId w:val="60"/>
  </w:num>
  <w:num w:numId="84" w16cid:durableId="1413622325">
    <w:abstractNumId w:val="65"/>
  </w:num>
  <w:num w:numId="85" w16cid:durableId="826362342">
    <w:abstractNumId w:val="23"/>
  </w:num>
  <w:num w:numId="86" w16cid:durableId="2060393769">
    <w:abstractNumId w:val="79"/>
  </w:num>
  <w:num w:numId="87" w16cid:durableId="485053734">
    <w:abstractNumId w:val="30"/>
  </w:num>
  <w:num w:numId="88" w16cid:durableId="327635656">
    <w:abstractNumId w:val="117"/>
  </w:num>
  <w:num w:numId="89" w16cid:durableId="1884706628">
    <w:abstractNumId w:val="12"/>
  </w:num>
  <w:num w:numId="90" w16cid:durableId="1810633410">
    <w:abstractNumId w:val="18"/>
  </w:num>
  <w:num w:numId="91" w16cid:durableId="194538342">
    <w:abstractNumId w:val="57"/>
  </w:num>
  <w:num w:numId="92" w16cid:durableId="1628314858">
    <w:abstractNumId w:val="21"/>
  </w:num>
  <w:num w:numId="93" w16cid:durableId="1791581421">
    <w:abstractNumId w:val="40"/>
  </w:num>
  <w:num w:numId="94" w16cid:durableId="2001305104">
    <w:abstractNumId w:val="16"/>
  </w:num>
  <w:num w:numId="95" w16cid:durableId="317540916">
    <w:abstractNumId w:val="80"/>
  </w:num>
  <w:num w:numId="96" w16cid:durableId="797992118">
    <w:abstractNumId w:val="39"/>
  </w:num>
  <w:num w:numId="97" w16cid:durableId="1894001266">
    <w:abstractNumId w:val="37"/>
  </w:num>
  <w:num w:numId="98" w16cid:durableId="127674532">
    <w:abstractNumId w:val="49"/>
  </w:num>
  <w:num w:numId="99" w16cid:durableId="398138555">
    <w:abstractNumId w:val="78"/>
  </w:num>
  <w:num w:numId="100" w16cid:durableId="1331905433">
    <w:abstractNumId w:val="35"/>
  </w:num>
  <w:num w:numId="101" w16cid:durableId="1628271656">
    <w:abstractNumId w:val="113"/>
  </w:num>
  <w:num w:numId="102" w16cid:durableId="570123375">
    <w:abstractNumId w:val="27"/>
  </w:num>
  <w:num w:numId="103" w16cid:durableId="516627169">
    <w:abstractNumId w:val="34"/>
  </w:num>
  <w:num w:numId="104" w16cid:durableId="129635851">
    <w:abstractNumId w:val="73"/>
  </w:num>
  <w:num w:numId="105" w16cid:durableId="744574376">
    <w:abstractNumId w:val="90"/>
  </w:num>
  <w:num w:numId="106" w16cid:durableId="616446947">
    <w:abstractNumId w:val="31"/>
  </w:num>
  <w:num w:numId="107" w16cid:durableId="1928153412">
    <w:abstractNumId w:val="24"/>
  </w:num>
  <w:num w:numId="108" w16cid:durableId="247662708">
    <w:abstractNumId w:val="67"/>
  </w:num>
  <w:num w:numId="109" w16cid:durableId="1501626787">
    <w:abstractNumId w:val="114"/>
  </w:num>
  <w:num w:numId="110" w16cid:durableId="242229394">
    <w:abstractNumId w:val="109"/>
  </w:num>
  <w:num w:numId="111" w16cid:durableId="652414006">
    <w:abstractNumId w:val="25"/>
  </w:num>
  <w:num w:numId="112" w16cid:durableId="2040355311">
    <w:abstractNumId w:val="63"/>
  </w:num>
  <w:num w:numId="113" w16cid:durableId="644509801">
    <w:abstractNumId w:val="108"/>
  </w:num>
  <w:num w:numId="114" w16cid:durableId="848444586">
    <w:abstractNumId w:val="120"/>
  </w:num>
  <w:num w:numId="115" w16cid:durableId="858736878">
    <w:abstractNumId w:val="99"/>
  </w:num>
  <w:num w:numId="116" w16cid:durableId="1221287323">
    <w:abstractNumId w:val="72"/>
  </w:num>
  <w:num w:numId="117" w16cid:durableId="1350792627">
    <w:abstractNumId w:val="103"/>
  </w:num>
  <w:num w:numId="118" w16cid:durableId="1559777147">
    <w:abstractNumId w:val="66"/>
  </w:num>
  <w:num w:numId="119" w16cid:durableId="1580165327">
    <w:abstractNumId w:val="61"/>
  </w:num>
  <w:num w:numId="120" w16cid:durableId="865950173">
    <w:abstractNumId w:val="94"/>
  </w:num>
  <w:num w:numId="121" w16cid:durableId="1206983265">
    <w:abstractNumId w:val="93"/>
  </w:num>
  <w:num w:numId="122" w16cid:durableId="1933658736">
    <w:abstractNumId w:val="85"/>
  </w:num>
  <w:numIdMacAtCleanup w:val="1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sabeth de Vries">
    <w15:presenceInfo w15:providerId="AD" w15:userId="S::elisabeth.devries@crow.nl::e98d7a5e-02a4-49ca-8293-6ab898ef4f11"/>
  </w15:person>
  <w15:person w15:author="Corné Helmons">
    <w15:presenceInfo w15:providerId="AD" w15:userId="S::cm.helmons@hci-infra.nl::e3463890-2b0f-44e6-aafa-f3c8f6193e8d"/>
  </w15:person>
  <w15:person w15:author="Corne Helmons [2]">
    <w15:presenceInfo w15:providerId="None" w15:userId="Corne Helmons"/>
  </w15:person>
  <w15:person w15:author="Corné Helmons [2]">
    <w15:presenceInfo w15:providerId="None" w15:userId="Corné Helm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0" style="mso-wrap-style:none" fillcolor="white">
      <v:fill color="white"/>
      <v:textbox style="mso-fit-shape-to-text:t"/>
    </o:shapedefaults>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88B"/>
    <w:rsid w:val="000009AB"/>
    <w:rsid w:val="00000A70"/>
    <w:rsid w:val="00001906"/>
    <w:rsid w:val="00001D50"/>
    <w:rsid w:val="0000200A"/>
    <w:rsid w:val="000027ED"/>
    <w:rsid w:val="00003112"/>
    <w:rsid w:val="00003499"/>
    <w:rsid w:val="000041C4"/>
    <w:rsid w:val="00004407"/>
    <w:rsid w:val="00005012"/>
    <w:rsid w:val="0000514A"/>
    <w:rsid w:val="000068C1"/>
    <w:rsid w:val="00010BEB"/>
    <w:rsid w:val="00011FDD"/>
    <w:rsid w:val="00012D59"/>
    <w:rsid w:val="00013DB4"/>
    <w:rsid w:val="00013FB0"/>
    <w:rsid w:val="000148B3"/>
    <w:rsid w:val="00014E5E"/>
    <w:rsid w:val="00015EAE"/>
    <w:rsid w:val="00017815"/>
    <w:rsid w:val="00020A97"/>
    <w:rsid w:val="00021EC1"/>
    <w:rsid w:val="00022DDA"/>
    <w:rsid w:val="00023652"/>
    <w:rsid w:val="00023C4B"/>
    <w:rsid w:val="00024021"/>
    <w:rsid w:val="0002713E"/>
    <w:rsid w:val="000274B4"/>
    <w:rsid w:val="00027FF5"/>
    <w:rsid w:val="00030553"/>
    <w:rsid w:val="00030674"/>
    <w:rsid w:val="00030F98"/>
    <w:rsid w:val="00032D26"/>
    <w:rsid w:val="00032E2B"/>
    <w:rsid w:val="000334B2"/>
    <w:rsid w:val="000338E1"/>
    <w:rsid w:val="00033DED"/>
    <w:rsid w:val="0003581D"/>
    <w:rsid w:val="00035B1F"/>
    <w:rsid w:val="00036DDD"/>
    <w:rsid w:val="00037358"/>
    <w:rsid w:val="00037DC5"/>
    <w:rsid w:val="00040361"/>
    <w:rsid w:val="000404B6"/>
    <w:rsid w:val="00040BB7"/>
    <w:rsid w:val="00041F2A"/>
    <w:rsid w:val="00042295"/>
    <w:rsid w:val="0004350D"/>
    <w:rsid w:val="000447BF"/>
    <w:rsid w:val="00050702"/>
    <w:rsid w:val="000513DB"/>
    <w:rsid w:val="000513F8"/>
    <w:rsid w:val="00052451"/>
    <w:rsid w:val="00052AA2"/>
    <w:rsid w:val="00054E0D"/>
    <w:rsid w:val="000567AF"/>
    <w:rsid w:val="0005688B"/>
    <w:rsid w:val="00060E47"/>
    <w:rsid w:val="000648CD"/>
    <w:rsid w:val="00072167"/>
    <w:rsid w:val="00076697"/>
    <w:rsid w:val="00076906"/>
    <w:rsid w:val="0008021D"/>
    <w:rsid w:val="00082495"/>
    <w:rsid w:val="00082751"/>
    <w:rsid w:val="00082E7F"/>
    <w:rsid w:val="0008598D"/>
    <w:rsid w:val="00086926"/>
    <w:rsid w:val="00087628"/>
    <w:rsid w:val="000910A8"/>
    <w:rsid w:val="00092B44"/>
    <w:rsid w:val="0009399A"/>
    <w:rsid w:val="000946A7"/>
    <w:rsid w:val="00094CC2"/>
    <w:rsid w:val="000A07E9"/>
    <w:rsid w:val="000A093C"/>
    <w:rsid w:val="000A18C6"/>
    <w:rsid w:val="000A1C0E"/>
    <w:rsid w:val="000A1E14"/>
    <w:rsid w:val="000A21B7"/>
    <w:rsid w:val="000A37C2"/>
    <w:rsid w:val="000A38F1"/>
    <w:rsid w:val="000A4F42"/>
    <w:rsid w:val="000A6BFC"/>
    <w:rsid w:val="000B099A"/>
    <w:rsid w:val="000B09A6"/>
    <w:rsid w:val="000B269F"/>
    <w:rsid w:val="000B3698"/>
    <w:rsid w:val="000B371C"/>
    <w:rsid w:val="000B3ACA"/>
    <w:rsid w:val="000B4E3B"/>
    <w:rsid w:val="000B7538"/>
    <w:rsid w:val="000B7659"/>
    <w:rsid w:val="000B7929"/>
    <w:rsid w:val="000B7ADE"/>
    <w:rsid w:val="000C0C5F"/>
    <w:rsid w:val="000C13D6"/>
    <w:rsid w:val="000C1E1C"/>
    <w:rsid w:val="000C2950"/>
    <w:rsid w:val="000C42B8"/>
    <w:rsid w:val="000C5401"/>
    <w:rsid w:val="000C6400"/>
    <w:rsid w:val="000C6AAC"/>
    <w:rsid w:val="000D16C1"/>
    <w:rsid w:val="000D18D2"/>
    <w:rsid w:val="000D2436"/>
    <w:rsid w:val="000D2CE6"/>
    <w:rsid w:val="000D38E4"/>
    <w:rsid w:val="000D6266"/>
    <w:rsid w:val="000E056B"/>
    <w:rsid w:val="000E1A2F"/>
    <w:rsid w:val="000E347C"/>
    <w:rsid w:val="000E4E3D"/>
    <w:rsid w:val="000E55C7"/>
    <w:rsid w:val="000E7866"/>
    <w:rsid w:val="000F02AD"/>
    <w:rsid w:val="000F0F11"/>
    <w:rsid w:val="000F251B"/>
    <w:rsid w:val="000F3359"/>
    <w:rsid w:val="000F4A7C"/>
    <w:rsid w:val="000F5385"/>
    <w:rsid w:val="000F5467"/>
    <w:rsid w:val="000F6653"/>
    <w:rsid w:val="000F6F30"/>
    <w:rsid w:val="000F7AD1"/>
    <w:rsid w:val="000F7FCB"/>
    <w:rsid w:val="00100DB9"/>
    <w:rsid w:val="001017BE"/>
    <w:rsid w:val="001024F8"/>
    <w:rsid w:val="00102F88"/>
    <w:rsid w:val="00103C70"/>
    <w:rsid w:val="001048A4"/>
    <w:rsid w:val="00104DD1"/>
    <w:rsid w:val="001058D8"/>
    <w:rsid w:val="00105E0F"/>
    <w:rsid w:val="00106D02"/>
    <w:rsid w:val="00110187"/>
    <w:rsid w:val="00112935"/>
    <w:rsid w:val="001130A0"/>
    <w:rsid w:val="0011491F"/>
    <w:rsid w:val="0011527C"/>
    <w:rsid w:val="00115EA1"/>
    <w:rsid w:val="0011675D"/>
    <w:rsid w:val="00116860"/>
    <w:rsid w:val="00117F87"/>
    <w:rsid w:val="00120DD9"/>
    <w:rsid w:val="001210C4"/>
    <w:rsid w:val="00122057"/>
    <w:rsid w:val="00122266"/>
    <w:rsid w:val="0012254E"/>
    <w:rsid w:val="00122658"/>
    <w:rsid w:val="00123E4B"/>
    <w:rsid w:val="00124F71"/>
    <w:rsid w:val="00130AD4"/>
    <w:rsid w:val="001325BC"/>
    <w:rsid w:val="00133ECA"/>
    <w:rsid w:val="00134D8A"/>
    <w:rsid w:val="001351A3"/>
    <w:rsid w:val="00135EB5"/>
    <w:rsid w:val="00137B8C"/>
    <w:rsid w:val="00137F33"/>
    <w:rsid w:val="00140FAC"/>
    <w:rsid w:val="0014169B"/>
    <w:rsid w:val="00141DB1"/>
    <w:rsid w:val="00141FB0"/>
    <w:rsid w:val="00143125"/>
    <w:rsid w:val="00143708"/>
    <w:rsid w:val="0014425D"/>
    <w:rsid w:val="0014442C"/>
    <w:rsid w:val="00145453"/>
    <w:rsid w:val="00146932"/>
    <w:rsid w:val="00146A37"/>
    <w:rsid w:val="00146B6C"/>
    <w:rsid w:val="00146C48"/>
    <w:rsid w:val="00147D86"/>
    <w:rsid w:val="001513DC"/>
    <w:rsid w:val="00152EFF"/>
    <w:rsid w:val="00154A8E"/>
    <w:rsid w:val="00155632"/>
    <w:rsid w:val="00155E79"/>
    <w:rsid w:val="00156B76"/>
    <w:rsid w:val="00160076"/>
    <w:rsid w:val="00160793"/>
    <w:rsid w:val="00160EB8"/>
    <w:rsid w:val="001624DA"/>
    <w:rsid w:val="00163263"/>
    <w:rsid w:val="00165D4E"/>
    <w:rsid w:val="00170725"/>
    <w:rsid w:val="0017364D"/>
    <w:rsid w:val="0017543F"/>
    <w:rsid w:val="0017550B"/>
    <w:rsid w:val="00181FC6"/>
    <w:rsid w:val="001825D2"/>
    <w:rsid w:val="00183B28"/>
    <w:rsid w:val="00184CD2"/>
    <w:rsid w:val="00185449"/>
    <w:rsid w:val="00187478"/>
    <w:rsid w:val="001875B8"/>
    <w:rsid w:val="00187656"/>
    <w:rsid w:val="001913A2"/>
    <w:rsid w:val="00193659"/>
    <w:rsid w:val="00194EA1"/>
    <w:rsid w:val="001952DA"/>
    <w:rsid w:val="001959E1"/>
    <w:rsid w:val="001970E6"/>
    <w:rsid w:val="001A1423"/>
    <w:rsid w:val="001A3523"/>
    <w:rsid w:val="001A5735"/>
    <w:rsid w:val="001A57C8"/>
    <w:rsid w:val="001A586E"/>
    <w:rsid w:val="001A67A1"/>
    <w:rsid w:val="001A6D81"/>
    <w:rsid w:val="001A71BB"/>
    <w:rsid w:val="001A7576"/>
    <w:rsid w:val="001B162E"/>
    <w:rsid w:val="001B1F6E"/>
    <w:rsid w:val="001B3750"/>
    <w:rsid w:val="001B3D25"/>
    <w:rsid w:val="001B505F"/>
    <w:rsid w:val="001B5299"/>
    <w:rsid w:val="001B725E"/>
    <w:rsid w:val="001B7E90"/>
    <w:rsid w:val="001C08B6"/>
    <w:rsid w:val="001C0A7B"/>
    <w:rsid w:val="001C1295"/>
    <w:rsid w:val="001C322A"/>
    <w:rsid w:val="001C4BDA"/>
    <w:rsid w:val="001C5100"/>
    <w:rsid w:val="001C5285"/>
    <w:rsid w:val="001C5579"/>
    <w:rsid w:val="001C6EBE"/>
    <w:rsid w:val="001C79A1"/>
    <w:rsid w:val="001C7D0E"/>
    <w:rsid w:val="001D03E7"/>
    <w:rsid w:val="001D3882"/>
    <w:rsid w:val="001D4A15"/>
    <w:rsid w:val="001D505F"/>
    <w:rsid w:val="001D5858"/>
    <w:rsid w:val="001D64D0"/>
    <w:rsid w:val="001E08F1"/>
    <w:rsid w:val="001E1832"/>
    <w:rsid w:val="001E1C16"/>
    <w:rsid w:val="001E5392"/>
    <w:rsid w:val="001E6657"/>
    <w:rsid w:val="001E6E0B"/>
    <w:rsid w:val="001F31C5"/>
    <w:rsid w:val="001F40A0"/>
    <w:rsid w:val="001F497B"/>
    <w:rsid w:val="001F57A4"/>
    <w:rsid w:val="001F6844"/>
    <w:rsid w:val="001F7DE4"/>
    <w:rsid w:val="00200C26"/>
    <w:rsid w:val="0020191D"/>
    <w:rsid w:val="002033DC"/>
    <w:rsid w:val="00205624"/>
    <w:rsid w:val="0020693B"/>
    <w:rsid w:val="00207209"/>
    <w:rsid w:val="002077AF"/>
    <w:rsid w:val="00210AE9"/>
    <w:rsid w:val="0021223E"/>
    <w:rsid w:val="00216D8C"/>
    <w:rsid w:val="00216FC6"/>
    <w:rsid w:val="00217EED"/>
    <w:rsid w:val="00221CE2"/>
    <w:rsid w:val="0022209D"/>
    <w:rsid w:val="00223D49"/>
    <w:rsid w:val="002255F5"/>
    <w:rsid w:val="0022741B"/>
    <w:rsid w:val="00230A94"/>
    <w:rsid w:val="00231F6C"/>
    <w:rsid w:val="00232185"/>
    <w:rsid w:val="00234A8C"/>
    <w:rsid w:val="00235184"/>
    <w:rsid w:val="00237488"/>
    <w:rsid w:val="00240AA3"/>
    <w:rsid w:val="00241407"/>
    <w:rsid w:val="00241A37"/>
    <w:rsid w:val="00241B43"/>
    <w:rsid w:val="002425DC"/>
    <w:rsid w:val="0024291E"/>
    <w:rsid w:val="00242E9E"/>
    <w:rsid w:val="0024306B"/>
    <w:rsid w:val="00245AA7"/>
    <w:rsid w:val="00245E1F"/>
    <w:rsid w:val="00246B65"/>
    <w:rsid w:val="002470AE"/>
    <w:rsid w:val="0025052E"/>
    <w:rsid w:val="00250B84"/>
    <w:rsid w:val="00250D10"/>
    <w:rsid w:val="002515AA"/>
    <w:rsid w:val="002527EF"/>
    <w:rsid w:val="0025364B"/>
    <w:rsid w:val="00253A0C"/>
    <w:rsid w:val="00255C38"/>
    <w:rsid w:val="0026326C"/>
    <w:rsid w:val="0026572C"/>
    <w:rsid w:val="00266ABE"/>
    <w:rsid w:val="00266D90"/>
    <w:rsid w:val="002673B1"/>
    <w:rsid w:val="00270A4A"/>
    <w:rsid w:val="00270C29"/>
    <w:rsid w:val="00270DB3"/>
    <w:rsid w:val="002747D1"/>
    <w:rsid w:val="002757E1"/>
    <w:rsid w:val="00275BC2"/>
    <w:rsid w:val="00276963"/>
    <w:rsid w:val="00277293"/>
    <w:rsid w:val="00277590"/>
    <w:rsid w:val="00280AE9"/>
    <w:rsid w:val="00280D72"/>
    <w:rsid w:val="002816DE"/>
    <w:rsid w:val="00286074"/>
    <w:rsid w:val="00287198"/>
    <w:rsid w:val="002918D6"/>
    <w:rsid w:val="002923A7"/>
    <w:rsid w:val="002923D2"/>
    <w:rsid w:val="00292744"/>
    <w:rsid w:val="00293BC9"/>
    <w:rsid w:val="00295CF2"/>
    <w:rsid w:val="00297520"/>
    <w:rsid w:val="002979F2"/>
    <w:rsid w:val="00297DFB"/>
    <w:rsid w:val="002A2D81"/>
    <w:rsid w:val="002A4DA0"/>
    <w:rsid w:val="002A525A"/>
    <w:rsid w:val="002A5478"/>
    <w:rsid w:val="002A78AF"/>
    <w:rsid w:val="002B1233"/>
    <w:rsid w:val="002B3039"/>
    <w:rsid w:val="002B3F92"/>
    <w:rsid w:val="002B45B7"/>
    <w:rsid w:val="002B491C"/>
    <w:rsid w:val="002B491E"/>
    <w:rsid w:val="002B7DA0"/>
    <w:rsid w:val="002C0173"/>
    <w:rsid w:val="002C01EF"/>
    <w:rsid w:val="002C0491"/>
    <w:rsid w:val="002C3753"/>
    <w:rsid w:val="002C3997"/>
    <w:rsid w:val="002C3B62"/>
    <w:rsid w:val="002C5162"/>
    <w:rsid w:val="002C5E1B"/>
    <w:rsid w:val="002C6C89"/>
    <w:rsid w:val="002C7A1D"/>
    <w:rsid w:val="002D0C5F"/>
    <w:rsid w:val="002D1B22"/>
    <w:rsid w:val="002D2460"/>
    <w:rsid w:val="002D4CBC"/>
    <w:rsid w:val="002D6813"/>
    <w:rsid w:val="002E23B5"/>
    <w:rsid w:val="002E31EE"/>
    <w:rsid w:val="002E371C"/>
    <w:rsid w:val="002E4B23"/>
    <w:rsid w:val="002E6409"/>
    <w:rsid w:val="002F14C7"/>
    <w:rsid w:val="002F1F29"/>
    <w:rsid w:val="002F2033"/>
    <w:rsid w:val="002F22E3"/>
    <w:rsid w:val="002F238F"/>
    <w:rsid w:val="002F258E"/>
    <w:rsid w:val="002F31F7"/>
    <w:rsid w:val="002F4CCB"/>
    <w:rsid w:val="002F54E4"/>
    <w:rsid w:val="002F7D7E"/>
    <w:rsid w:val="003019DD"/>
    <w:rsid w:val="003028E4"/>
    <w:rsid w:val="00302B57"/>
    <w:rsid w:val="00303133"/>
    <w:rsid w:val="00303C3C"/>
    <w:rsid w:val="00304CFC"/>
    <w:rsid w:val="00304D3E"/>
    <w:rsid w:val="00304E60"/>
    <w:rsid w:val="00305563"/>
    <w:rsid w:val="00311096"/>
    <w:rsid w:val="00311835"/>
    <w:rsid w:val="00313663"/>
    <w:rsid w:val="00313C01"/>
    <w:rsid w:val="00313D82"/>
    <w:rsid w:val="00314388"/>
    <w:rsid w:val="00315457"/>
    <w:rsid w:val="003213EE"/>
    <w:rsid w:val="003233F0"/>
    <w:rsid w:val="0032574C"/>
    <w:rsid w:val="00330646"/>
    <w:rsid w:val="003313E1"/>
    <w:rsid w:val="00332AFE"/>
    <w:rsid w:val="00332EE9"/>
    <w:rsid w:val="0033310B"/>
    <w:rsid w:val="003349D9"/>
    <w:rsid w:val="0034355B"/>
    <w:rsid w:val="003442C8"/>
    <w:rsid w:val="003467D0"/>
    <w:rsid w:val="003505AC"/>
    <w:rsid w:val="003522A1"/>
    <w:rsid w:val="003533FC"/>
    <w:rsid w:val="00354A2C"/>
    <w:rsid w:val="00355625"/>
    <w:rsid w:val="003559A4"/>
    <w:rsid w:val="003566D5"/>
    <w:rsid w:val="0035739A"/>
    <w:rsid w:val="00360875"/>
    <w:rsid w:val="00361198"/>
    <w:rsid w:val="003611D7"/>
    <w:rsid w:val="0036297D"/>
    <w:rsid w:val="00362A4C"/>
    <w:rsid w:val="00362CB8"/>
    <w:rsid w:val="00363A7A"/>
    <w:rsid w:val="00364AF1"/>
    <w:rsid w:val="0036533F"/>
    <w:rsid w:val="00365A57"/>
    <w:rsid w:val="0036616B"/>
    <w:rsid w:val="00370B88"/>
    <w:rsid w:val="00371762"/>
    <w:rsid w:val="00373055"/>
    <w:rsid w:val="00373332"/>
    <w:rsid w:val="00374E5A"/>
    <w:rsid w:val="00376539"/>
    <w:rsid w:val="003800AA"/>
    <w:rsid w:val="00381118"/>
    <w:rsid w:val="00383D21"/>
    <w:rsid w:val="003861FC"/>
    <w:rsid w:val="003959C7"/>
    <w:rsid w:val="00395DA0"/>
    <w:rsid w:val="00395E2D"/>
    <w:rsid w:val="003961D1"/>
    <w:rsid w:val="00397453"/>
    <w:rsid w:val="00397B8D"/>
    <w:rsid w:val="003A29FD"/>
    <w:rsid w:val="003A44FA"/>
    <w:rsid w:val="003A50F1"/>
    <w:rsid w:val="003A5BFB"/>
    <w:rsid w:val="003B0944"/>
    <w:rsid w:val="003B0C1B"/>
    <w:rsid w:val="003B29BD"/>
    <w:rsid w:val="003B473C"/>
    <w:rsid w:val="003B57E5"/>
    <w:rsid w:val="003C145A"/>
    <w:rsid w:val="003C2114"/>
    <w:rsid w:val="003C3402"/>
    <w:rsid w:val="003C388B"/>
    <w:rsid w:val="003C460E"/>
    <w:rsid w:val="003C4EA2"/>
    <w:rsid w:val="003C5A2D"/>
    <w:rsid w:val="003C63FA"/>
    <w:rsid w:val="003C69B5"/>
    <w:rsid w:val="003C6B31"/>
    <w:rsid w:val="003C6DBF"/>
    <w:rsid w:val="003C6F4F"/>
    <w:rsid w:val="003C7B87"/>
    <w:rsid w:val="003D0233"/>
    <w:rsid w:val="003D0A27"/>
    <w:rsid w:val="003D69AF"/>
    <w:rsid w:val="003E03CE"/>
    <w:rsid w:val="003E0DBD"/>
    <w:rsid w:val="003E0FEC"/>
    <w:rsid w:val="003E1660"/>
    <w:rsid w:val="003E19D9"/>
    <w:rsid w:val="003E1B55"/>
    <w:rsid w:val="003E54A2"/>
    <w:rsid w:val="003E5F3A"/>
    <w:rsid w:val="003E7248"/>
    <w:rsid w:val="003E78A3"/>
    <w:rsid w:val="003F0827"/>
    <w:rsid w:val="003F0CCA"/>
    <w:rsid w:val="003F6C5C"/>
    <w:rsid w:val="003F7808"/>
    <w:rsid w:val="003F7F1D"/>
    <w:rsid w:val="004011BB"/>
    <w:rsid w:val="004037A1"/>
    <w:rsid w:val="004050EB"/>
    <w:rsid w:val="00405624"/>
    <w:rsid w:val="0041222F"/>
    <w:rsid w:val="00412304"/>
    <w:rsid w:val="00412D6C"/>
    <w:rsid w:val="00414524"/>
    <w:rsid w:val="00415747"/>
    <w:rsid w:val="00416345"/>
    <w:rsid w:val="004220A4"/>
    <w:rsid w:val="00423EC7"/>
    <w:rsid w:val="00424E38"/>
    <w:rsid w:val="00425998"/>
    <w:rsid w:val="00426634"/>
    <w:rsid w:val="00431E94"/>
    <w:rsid w:val="0043654C"/>
    <w:rsid w:val="00436F44"/>
    <w:rsid w:val="00440479"/>
    <w:rsid w:val="00443B08"/>
    <w:rsid w:val="00444CAF"/>
    <w:rsid w:val="0044572F"/>
    <w:rsid w:val="00446A72"/>
    <w:rsid w:val="00454B83"/>
    <w:rsid w:val="00460018"/>
    <w:rsid w:val="0046028C"/>
    <w:rsid w:val="0046204A"/>
    <w:rsid w:val="00462B75"/>
    <w:rsid w:val="004634D8"/>
    <w:rsid w:val="00464983"/>
    <w:rsid w:val="00464BCE"/>
    <w:rsid w:val="00465A30"/>
    <w:rsid w:val="00473D50"/>
    <w:rsid w:val="00474D75"/>
    <w:rsid w:val="00476E0E"/>
    <w:rsid w:val="004807DB"/>
    <w:rsid w:val="00480EA6"/>
    <w:rsid w:val="0048430B"/>
    <w:rsid w:val="00485BEB"/>
    <w:rsid w:val="00486B7D"/>
    <w:rsid w:val="00491FF1"/>
    <w:rsid w:val="00492AFD"/>
    <w:rsid w:val="00492E60"/>
    <w:rsid w:val="004948EB"/>
    <w:rsid w:val="00495884"/>
    <w:rsid w:val="00496CDD"/>
    <w:rsid w:val="004970BD"/>
    <w:rsid w:val="0049766F"/>
    <w:rsid w:val="00497B54"/>
    <w:rsid w:val="004A125E"/>
    <w:rsid w:val="004A158F"/>
    <w:rsid w:val="004A2E10"/>
    <w:rsid w:val="004A2E7C"/>
    <w:rsid w:val="004A327E"/>
    <w:rsid w:val="004A349E"/>
    <w:rsid w:val="004A49E7"/>
    <w:rsid w:val="004A53EA"/>
    <w:rsid w:val="004A61F0"/>
    <w:rsid w:val="004A63CA"/>
    <w:rsid w:val="004A773C"/>
    <w:rsid w:val="004A7C14"/>
    <w:rsid w:val="004B04FF"/>
    <w:rsid w:val="004B1D49"/>
    <w:rsid w:val="004B2B51"/>
    <w:rsid w:val="004B4BC1"/>
    <w:rsid w:val="004B5B7C"/>
    <w:rsid w:val="004B749F"/>
    <w:rsid w:val="004B78C6"/>
    <w:rsid w:val="004C2B40"/>
    <w:rsid w:val="004C41D2"/>
    <w:rsid w:val="004C47DA"/>
    <w:rsid w:val="004C64B8"/>
    <w:rsid w:val="004C6E8C"/>
    <w:rsid w:val="004D11E4"/>
    <w:rsid w:val="004D68BC"/>
    <w:rsid w:val="004E0C33"/>
    <w:rsid w:val="004E1B79"/>
    <w:rsid w:val="004E224B"/>
    <w:rsid w:val="004E4CCA"/>
    <w:rsid w:val="004E54A5"/>
    <w:rsid w:val="004E5B75"/>
    <w:rsid w:val="004E6212"/>
    <w:rsid w:val="004E6442"/>
    <w:rsid w:val="004E75FC"/>
    <w:rsid w:val="004F0503"/>
    <w:rsid w:val="004F0991"/>
    <w:rsid w:val="004F0F54"/>
    <w:rsid w:val="004F321C"/>
    <w:rsid w:val="004F6025"/>
    <w:rsid w:val="004F690C"/>
    <w:rsid w:val="004F6B77"/>
    <w:rsid w:val="005016B1"/>
    <w:rsid w:val="0050220F"/>
    <w:rsid w:val="00503498"/>
    <w:rsid w:val="00503814"/>
    <w:rsid w:val="0050388C"/>
    <w:rsid w:val="00503C8F"/>
    <w:rsid w:val="00504055"/>
    <w:rsid w:val="005041CC"/>
    <w:rsid w:val="00505F5E"/>
    <w:rsid w:val="0050714A"/>
    <w:rsid w:val="00513FBE"/>
    <w:rsid w:val="00514BF5"/>
    <w:rsid w:val="00514C25"/>
    <w:rsid w:val="005153AD"/>
    <w:rsid w:val="0051569F"/>
    <w:rsid w:val="005163D7"/>
    <w:rsid w:val="00516C53"/>
    <w:rsid w:val="00520756"/>
    <w:rsid w:val="0052277C"/>
    <w:rsid w:val="00522F20"/>
    <w:rsid w:val="00523A1A"/>
    <w:rsid w:val="00525899"/>
    <w:rsid w:val="005261FA"/>
    <w:rsid w:val="00527B09"/>
    <w:rsid w:val="00533981"/>
    <w:rsid w:val="005363CB"/>
    <w:rsid w:val="00536DF8"/>
    <w:rsid w:val="00537297"/>
    <w:rsid w:val="005372D4"/>
    <w:rsid w:val="00537E7E"/>
    <w:rsid w:val="005407DD"/>
    <w:rsid w:val="005439DA"/>
    <w:rsid w:val="00544EAE"/>
    <w:rsid w:val="00546A71"/>
    <w:rsid w:val="00546BF2"/>
    <w:rsid w:val="00547137"/>
    <w:rsid w:val="00553559"/>
    <w:rsid w:val="00554ACE"/>
    <w:rsid w:val="005560FC"/>
    <w:rsid w:val="00557137"/>
    <w:rsid w:val="00557EE2"/>
    <w:rsid w:val="00560F51"/>
    <w:rsid w:val="00561A28"/>
    <w:rsid w:val="005627A7"/>
    <w:rsid w:val="005649DE"/>
    <w:rsid w:val="0056573F"/>
    <w:rsid w:val="00565A64"/>
    <w:rsid w:val="00565E1D"/>
    <w:rsid w:val="00570094"/>
    <w:rsid w:val="00571ED9"/>
    <w:rsid w:val="00572B2B"/>
    <w:rsid w:val="00572E66"/>
    <w:rsid w:val="0057343C"/>
    <w:rsid w:val="005750FE"/>
    <w:rsid w:val="005760C6"/>
    <w:rsid w:val="005761A5"/>
    <w:rsid w:val="005769E4"/>
    <w:rsid w:val="00576C63"/>
    <w:rsid w:val="00576DAC"/>
    <w:rsid w:val="005770EE"/>
    <w:rsid w:val="00577AF4"/>
    <w:rsid w:val="00582C67"/>
    <w:rsid w:val="005838B8"/>
    <w:rsid w:val="00587D82"/>
    <w:rsid w:val="005905F3"/>
    <w:rsid w:val="005906EC"/>
    <w:rsid w:val="00590D7C"/>
    <w:rsid w:val="005923BB"/>
    <w:rsid w:val="00592CAF"/>
    <w:rsid w:val="00592F98"/>
    <w:rsid w:val="0059514D"/>
    <w:rsid w:val="00596D13"/>
    <w:rsid w:val="00596D59"/>
    <w:rsid w:val="005A0FCA"/>
    <w:rsid w:val="005A1155"/>
    <w:rsid w:val="005A3620"/>
    <w:rsid w:val="005A43FC"/>
    <w:rsid w:val="005A4E8F"/>
    <w:rsid w:val="005A540A"/>
    <w:rsid w:val="005A57D3"/>
    <w:rsid w:val="005A5976"/>
    <w:rsid w:val="005A6E60"/>
    <w:rsid w:val="005A6F12"/>
    <w:rsid w:val="005B1C9E"/>
    <w:rsid w:val="005B280D"/>
    <w:rsid w:val="005B49D0"/>
    <w:rsid w:val="005B58CF"/>
    <w:rsid w:val="005B7FF3"/>
    <w:rsid w:val="005C02D8"/>
    <w:rsid w:val="005C33B6"/>
    <w:rsid w:val="005C3477"/>
    <w:rsid w:val="005C4C91"/>
    <w:rsid w:val="005C5421"/>
    <w:rsid w:val="005C6538"/>
    <w:rsid w:val="005C7CF2"/>
    <w:rsid w:val="005D00B8"/>
    <w:rsid w:val="005D275E"/>
    <w:rsid w:val="005D4853"/>
    <w:rsid w:val="005D502D"/>
    <w:rsid w:val="005D6479"/>
    <w:rsid w:val="005D7CAF"/>
    <w:rsid w:val="005E4A5D"/>
    <w:rsid w:val="005E6987"/>
    <w:rsid w:val="005E7332"/>
    <w:rsid w:val="005F1F4E"/>
    <w:rsid w:val="005F352B"/>
    <w:rsid w:val="005F382D"/>
    <w:rsid w:val="005F6233"/>
    <w:rsid w:val="00600B09"/>
    <w:rsid w:val="0060247B"/>
    <w:rsid w:val="0060278F"/>
    <w:rsid w:val="006048C8"/>
    <w:rsid w:val="006119B4"/>
    <w:rsid w:val="00612728"/>
    <w:rsid w:val="00613580"/>
    <w:rsid w:val="006139B9"/>
    <w:rsid w:val="00614017"/>
    <w:rsid w:val="00614BA0"/>
    <w:rsid w:val="0061591D"/>
    <w:rsid w:val="006169EE"/>
    <w:rsid w:val="00617D54"/>
    <w:rsid w:val="00621D92"/>
    <w:rsid w:val="00622635"/>
    <w:rsid w:val="0062484B"/>
    <w:rsid w:val="0062712B"/>
    <w:rsid w:val="00627172"/>
    <w:rsid w:val="00631D03"/>
    <w:rsid w:val="00636621"/>
    <w:rsid w:val="0063742F"/>
    <w:rsid w:val="0064025C"/>
    <w:rsid w:val="0064116F"/>
    <w:rsid w:val="0064257E"/>
    <w:rsid w:val="006447A7"/>
    <w:rsid w:val="00645D3A"/>
    <w:rsid w:val="00646F18"/>
    <w:rsid w:val="00647131"/>
    <w:rsid w:val="00647C7F"/>
    <w:rsid w:val="0065035A"/>
    <w:rsid w:val="00652C0D"/>
    <w:rsid w:val="0065448B"/>
    <w:rsid w:val="0065530F"/>
    <w:rsid w:val="00655AF6"/>
    <w:rsid w:val="00656C70"/>
    <w:rsid w:val="00657C36"/>
    <w:rsid w:val="006602E4"/>
    <w:rsid w:val="00661970"/>
    <w:rsid w:val="00662920"/>
    <w:rsid w:val="0066412F"/>
    <w:rsid w:val="00665593"/>
    <w:rsid w:val="006656D5"/>
    <w:rsid w:val="00666E0B"/>
    <w:rsid w:val="006673A4"/>
    <w:rsid w:val="00667C80"/>
    <w:rsid w:val="00670442"/>
    <w:rsid w:val="00670F2C"/>
    <w:rsid w:val="00671F73"/>
    <w:rsid w:val="00674893"/>
    <w:rsid w:val="00675772"/>
    <w:rsid w:val="006761A6"/>
    <w:rsid w:val="00680910"/>
    <w:rsid w:val="00684E93"/>
    <w:rsid w:val="00693280"/>
    <w:rsid w:val="00694FE3"/>
    <w:rsid w:val="00695F7C"/>
    <w:rsid w:val="00696242"/>
    <w:rsid w:val="006971AA"/>
    <w:rsid w:val="00697EAB"/>
    <w:rsid w:val="006A12BB"/>
    <w:rsid w:val="006A1F81"/>
    <w:rsid w:val="006A22F1"/>
    <w:rsid w:val="006A285E"/>
    <w:rsid w:val="006A31A2"/>
    <w:rsid w:val="006A389A"/>
    <w:rsid w:val="006A502E"/>
    <w:rsid w:val="006A71E9"/>
    <w:rsid w:val="006B0B3C"/>
    <w:rsid w:val="006B2098"/>
    <w:rsid w:val="006B477D"/>
    <w:rsid w:val="006B4B56"/>
    <w:rsid w:val="006B5E42"/>
    <w:rsid w:val="006B625B"/>
    <w:rsid w:val="006B637F"/>
    <w:rsid w:val="006C1532"/>
    <w:rsid w:val="006C5635"/>
    <w:rsid w:val="006C6070"/>
    <w:rsid w:val="006C6B7C"/>
    <w:rsid w:val="006C6C94"/>
    <w:rsid w:val="006C79FD"/>
    <w:rsid w:val="006D08F3"/>
    <w:rsid w:val="006D0AF2"/>
    <w:rsid w:val="006D1526"/>
    <w:rsid w:val="006D1633"/>
    <w:rsid w:val="006D1770"/>
    <w:rsid w:val="006D19F5"/>
    <w:rsid w:val="006D36B5"/>
    <w:rsid w:val="006D3DD8"/>
    <w:rsid w:val="006D4053"/>
    <w:rsid w:val="006D4200"/>
    <w:rsid w:val="006D574E"/>
    <w:rsid w:val="006D592A"/>
    <w:rsid w:val="006D716F"/>
    <w:rsid w:val="006D7378"/>
    <w:rsid w:val="006E10E4"/>
    <w:rsid w:val="006E1CEA"/>
    <w:rsid w:val="006E26F9"/>
    <w:rsid w:val="006E5A5E"/>
    <w:rsid w:val="006E7F5D"/>
    <w:rsid w:val="006F000C"/>
    <w:rsid w:val="006F124D"/>
    <w:rsid w:val="006F474C"/>
    <w:rsid w:val="006F4937"/>
    <w:rsid w:val="006F4AEA"/>
    <w:rsid w:val="006F4EEA"/>
    <w:rsid w:val="007003C8"/>
    <w:rsid w:val="00700C54"/>
    <w:rsid w:val="00701E50"/>
    <w:rsid w:val="00702EB0"/>
    <w:rsid w:val="00703304"/>
    <w:rsid w:val="007036BC"/>
    <w:rsid w:val="007040B2"/>
    <w:rsid w:val="00707FFD"/>
    <w:rsid w:val="007134E3"/>
    <w:rsid w:val="00720967"/>
    <w:rsid w:val="00721F03"/>
    <w:rsid w:val="00722753"/>
    <w:rsid w:val="0072450D"/>
    <w:rsid w:val="007252AE"/>
    <w:rsid w:val="0072561D"/>
    <w:rsid w:val="007268ED"/>
    <w:rsid w:val="0072695A"/>
    <w:rsid w:val="00726A1A"/>
    <w:rsid w:val="00726B58"/>
    <w:rsid w:val="00727D0F"/>
    <w:rsid w:val="007316DA"/>
    <w:rsid w:val="00731EDB"/>
    <w:rsid w:val="00732F50"/>
    <w:rsid w:val="00736EE5"/>
    <w:rsid w:val="007419C9"/>
    <w:rsid w:val="00741F87"/>
    <w:rsid w:val="00744872"/>
    <w:rsid w:val="00744E6C"/>
    <w:rsid w:val="00746FB2"/>
    <w:rsid w:val="00750829"/>
    <w:rsid w:val="0075232D"/>
    <w:rsid w:val="00754564"/>
    <w:rsid w:val="00755ED1"/>
    <w:rsid w:val="0076067E"/>
    <w:rsid w:val="00761FE7"/>
    <w:rsid w:val="007646C0"/>
    <w:rsid w:val="007673FA"/>
    <w:rsid w:val="00772C2E"/>
    <w:rsid w:val="00773CD1"/>
    <w:rsid w:val="00775DE6"/>
    <w:rsid w:val="007767A0"/>
    <w:rsid w:val="00776993"/>
    <w:rsid w:val="00776BEF"/>
    <w:rsid w:val="00782A5C"/>
    <w:rsid w:val="00783C80"/>
    <w:rsid w:val="00785993"/>
    <w:rsid w:val="00785CED"/>
    <w:rsid w:val="00785D4A"/>
    <w:rsid w:val="00786834"/>
    <w:rsid w:val="00786BE8"/>
    <w:rsid w:val="00790E91"/>
    <w:rsid w:val="007910D2"/>
    <w:rsid w:val="0079138B"/>
    <w:rsid w:val="00792802"/>
    <w:rsid w:val="0079480C"/>
    <w:rsid w:val="00795FE8"/>
    <w:rsid w:val="00796FBC"/>
    <w:rsid w:val="00797DD1"/>
    <w:rsid w:val="007A0E82"/>
    <w:rsid w:val="007A1DF7"/>
    <w:rsid w:val="007A1E06"/>
    <w:rsid w:val="007A210E"/>
    <w:rsid w:val="007A3283"/>
    <w:rsid w:val="007A5C45"/>
    <w:rsid w:val="007A7049"/>
    <w:rsid w:val="007A78AA"/>
    <w:rsid w:val="007B04F1"/>
    <w:rsid w:val="007B243B"/>
    <w:rsid w:val="007B24DB"/>
    <w:rsid w:val="007B4A7F"/>
    <w:rsid w:val="007B63D7"/>
    <w:rsid w:val="007C0C05"/>
    <w:rsid w:val="007C2CA5"/>
    <w:rsid w:val="007C6275"/>
    <w:rsid w:val="007C7067"/>
    <w:rsid w:val="007D08FA"/>
    <w:rsid w:val="007D2B36"/>
    <w:rsid w:val="007D63C7"/>
    <w:rsid w:val="007D7122"/>
    <w:rsid w:val="007E057E"/>
    <w:rsid w:val="007E16E0"/>
    <w:rsid w:val="007E176C"/>
    <w:rsid w:val="007E364A"/>
    <w:rsid w:val="007E52BB"/>
    <w:rsid w:val="007E6A15"/>
    <w:rsid w:val="007F2EF9"/>
    <w:rsid w:val="007F321B"/>
    <w:rsid w:val="007F44CF"/>
    <w:rsid w:val="007F764B"/>
    <w:rsid w:val="007F78AC"/>
    <w:rsid w:val="008001BC"/>
    <w:rsid w:val="00800870"/>
    <w:rsid w:val="00801D28"/>
    <w:rsid w:val="00802254"/>
    <w:rsid w:val="008023F5"/>
    <w:rsid w:val="00803191"/>
    <w:rsid w:val="00803F23"/>
    <w:rsid w:val="00803FC9"/>
    <w:rsid w:val="008043A3"/>
    <w:rsid w:val="00810AED"/>
    <w:rsid w:val="00813F42"/>
    <w:rsid w:val="00815811"/>
    <w:rsid w:val="00815EAA"/>
    <w:rsid w:val="0081668B"/>
    <w:rsid w:val="00816787"/>
    <w:rsid w:val="00817766"/>
    <w:rsid w:val="00820A61"/>
    <w:rsid w:val="00821E2B"/>
    <w:rsid w:val="00822066"/>
    <w:rsid w:val="008227B7"/>
    <w:rsid w:val="00823298"/>
    <w:rsid w:val="00824BF4"/>
    <w:rsid w:val="008252A9"/>
    <w:rsid w:val="00826EAB"/>
    <w:rsid w:val="0083124A"/>
    <w:rsid w:val="00831CC5"/>
    <w:rsid w:val="00832E41"/>
    <w:rsid w:val="00834061"/>
    <w:rsid w:val="0083523B"/>
    <w:rsid w:val="00836E69"/>
    <w:rsid w:val="0083728D"/>
    <w:rsid w:val="00840624"/>
    <w:rsid w:val="00841496"/>
    <w:rsid w:val="00842A5D"/>
    <w:rsid w:val="00842AED"/>
    <w:rsid w:val="00844D53"/>
    <w:rsid w:val="00844DA9"/>
    <w:rsid w:val="00844FC2"/>
    <w:rsid w:val="008452DB"/>
    <w:rsid w:val="00845C9F"/>
    <w:rsid w:val="00846E6C"/>
    <w:rsid w:val="008471BA"/>
    <w:rsid w:val="00850AAD"/>
    <w:rsid w:val="00850B68"/>
    <w:rsid w:val="0085192C"/>
    <w:rsid w:val="00851B3B"/>
    <w:rsid w:val="00852E87"/>
    <w:rsid w:val="00853B59"/>
    <w:rsid w:val="00854215"/>
    <w:rsid w:val="00855121"/>
    <w:rsid w:val="00855AE6"/>
    <w:rsid w:val="00855BC7"/>
    <w:rsid w:val="00856CAE"/>
    <w:rsid w:val="00864867"/>
    <w:rsid w:val="00865795"/>
    <w:rsid w:val="00870AA1"/>
    <w:rsid w:val="00871ADD"/>
    <w:rsid w:val="008740A3"/>
    <w:rsid w:val="008748B0"/>
    <w:rsid w:val="00874C78"/>
    <w:rsid w:val="00875A64"/>
    <w:rsid w:val="008771A5"/>
    <w:rsid w:val="00877A5E"/>
    <w:rsid w:val="00877F59"/>
    <w:rsid w:val="008802AF"/>
    <w:rsid w:val="008821B7"/>
    <w:rsid w:val="00882AD1"/>
    <w:rsid w:val="00884A01"/>
    <w:rsid w:val="00891A39"/>
    <w:rsid w:val="00892B05"/>
    <w:rsid w:val="008936AB"/>
    <w:rsid w:val="0089393C"/>
    <w:rsid w:val="00893972"/>
    <w:rsid w:val="00894498"/>
    <w:rsid w:val="00895C3D"/>
    <w:rsid w:val="00897ECC"/>
    <w:rsid w:val="008A2204"/>
    <w:rsid w:val="008A6AA8"/>
    <w:rsid w:val="008A6C17"/>
    <w:rsid w:val="008A747A"/>
    <w:rsid w:val="008A7DBD"/>
    <w:rsid w:val="008B234A"/>
    <w:rsid w:val="008B2D6A"/>
    <w:rsid w:val="008B2ED3"/>
    <w:rsid w:val="008B2FC9"/>
    <w:rsid w:val="008B42B7"/>
    <w:rsid w:val="008B46E6"/>
    <w:rsid w:val="008B6891"/>
    <w:rsid w:val="008B765C"/>
    <w:rsid w:val="008B7B96"/>
    <w:rsid w:val="008C0F37"/>
    <w:rsid w:val="008C3769"/>
    <w:rsid w:val="008C60E1"/>
    <w:rsid w:val="008C6360"/>
    <w:rsid w:val="008D09F2"/>
    <w:rsid w:val="008D2E28"/>
    <w:rsid w:val="008D4519"/>
    <w:rsid w:val="008D4C15"/>
    <w:rsid w:val="008D7C82"/>
    <w:rsid w:val="008E1A0F"/>
    <w:rsid w:val="008E62EB"/>
    <w:rsid w:val="008E7EE1"/>
    <w:rsid w:val="008F08EB"/>
    <w:rsid w:val="008F0F00"/>
    <w:rsid w:val="008F2A88"/>
    <w:rsid w:val="008F3605"/>
    <w:rsid w:val="008F439B"/>
    <w:rsid w:val="008F4DE6"/>
    <w:rsid w:val="008F705A"/>
    <w:rsid w:val="008F7D8F"/>
    <w:rsid w:val="009008C2"/>
    <w:rsid w:val="0090132D"/>
    <w:rsid w:val="00902C74"/>
    <w:rsid w:val="009035F0"/>
    <w:rsid w:val="00906134"/>
    <w:rsid w:val="00906810"/>
    <w:rsid w:val="00907846"/>
    <w:rsid w:val="00911562"/>
    <w:rsid w:val="00913E4D"/>
    <w:rsid w:val="0091412F"/>
    <w:rsid w:val="00914CC4"/>
    <w:rsid w:val="009159B0"/>
    <w:rsid w:val="00920181"/>
    <w:rsid w:val="009201A0"/>
    <w:rsid w:val="00920C94"/>
    <w:rsid w:val="00921F49"/>
    <w:rsid w:val="0092262D"/>
    <w:rsid w:val="009233D0"/>
    <w:rsid w:val="00924A3A"/>
    <w:rsid w:val="00924BD5"/>
    <w:rsid w:val="00925E5C"/>
    <w:rsid w:val="00926334"/>
    <w:rsid w:val="009279E1"/>
    <w:rsid w:val="0093073E"/>
    <w:rsid w:val="00932EC4"/>
    <w:rsid w:val="0093429A"/>
    <w:rsid w:val="00934EF5"/>
    <w:rsid w:val="00935591"/>
    <w:rsid w:val="009364FA"/>
    <w:rsid w:val="00941D15"/>
    <w:rsid w:val="00941EC5"/>
    <w:rsid w:val="00942B3D"/>
    <w:rsid w:val="00944196"/>
    <w:rsid w:val="00944C9D"/>
    <w:rsid w:val="00946FBE"/>
    <w:rsid w:val="00947BE4"/>
    <w:rsid w:val="00951852"/>
    <w:rsid w:val="009527C6"/>
    <w:rsid w:val="00952EAA"/>
    <w:rsid w:val="00952EF8"/>
    <w:rsid w:val="00952F53"/>
    <w:rsid w:val="00954F80"/>
    <w:rsid w:val="009551E0"/>
    <w:rsid w:val="0095532C"/>
    <w:rsid w:val="00956E7C"/>
    <w:rsid w:val="009573B0"/>
    <w:rsid w:val="00957EDF"/>
    <w:rsid w:val="00957F3D"/>
    <w:rsid w:val="00960D50"/>
    <w:rsid w:val="0096146E"/>
    <w:rsid w:val="009626A5"/>
    <w:rsid w:val="00962EBB"/>
    <w:rsid w:val="00963032"/>
    <w:rsid w:val="00963EC7"/>
    <w:rsid w:val="00964FA1"/>
    <w:rsid w:val="009653C3"/>
    <w:rsid w:val="009656C9"/>
    <w:rsid w:val="009659B3"/>
    <w:rsid w:val="0096745E"/>
    <w:rsid w:val="009676DE"/>
    <w:rsid w:val="009721CE"/>
    <w:rsid w:val="009722F5"/>
    <w:rsid w:val="009727F1"/>
    <w:rsid w:val="009735F5"/>
    <w:rsid w:val="00973761"/>
    <w:rsid w:val="009746EE"/>
    <w:rsid w:val="009755E4"/>
    <w:rsid w:val="009767AF"/>
    <w:rsid w:val="009773DF"/>
    <w:rsid w:val="00982A80"/>
    <w:rsid w:val="009834CD"/>
    <w:rsid w:val="00983A07"/>
    <w:rsid w:val="0098604A"/>
    <w:rsid w:val="009911F3"/>
    <w:rsid w:val="00994A6B"/>
    <w:rsid w:val="009971CD"/>
    <w:rsid w:val="00997566"/>
    <w:rsid w:val="00997F60"/>
    <w:rsid w:val="009A08C3"/>
    <w:rsid w:val="009A2F6F"/>
    <w:rsid w:val="009A330F"/>
    <w:rsid w:val="009A5285"/>
    <w:rsid w:val="009A5715"/>
    <w:rsid w:val="009B0530"/>
    <w:rsid w:val="009B1812"/>
    <w:rsid w:val="009B3448"/>
    <w:rsid w:val="009B44A1"/>
    <w:rsid w:val="009B4C80"/>
    <w:rsid w:val="009B5611"/>
    <w:rsid w:val="009B6346"/>
    <w:rsid w:val="009B6FDC"/>
    <w:rsid w:val="009B7073"/>
    <w:rsid w:val="009B7CD6"/>
    <w:rsid w:val="009C1C8E"/>
    <w:rsid w:val="009C3E7D"/>
    <w:rsid w:val="009D085B"/>
    <w:rsid w:val="009D2294"/>
    <w:rsid w:val="009D234D"/>
    <w:rsid w:val="009D2416"/>
    <w:rsid w:val="009D3E68"/>
    <w:rsid w:val="009D40A8"/>
    <w:rsid w:val="009D4F29"/>
    <w:rsid w:val="009D5C59"/>
    <w:rsid w:val="009D70A7"/>
    <w:rsid w:val="009E0B9A"/>
    <w:rsid w:val="009E1AE0"/>
    <w:rsid w:val="009E226E"/>
    <w:rsid w:val="009E5FB4"/>
    <w:rsid w:val="009E6476"/>
    <w:rsid w:val="009F2BEF"/>
    <w:rsid w:val="009F3136"/>
    <w:rsid w:val="009F3D4A"/>
    <w:rsid w:val="009F4249"/>
    <w:rsid w:val="009F6365"/>
    <w:rsid w:val="009F7F1E"/>
    <w:rsid w:val="00A02440"/>
    <w:rsid w:val="00A02F1F"/>
    <w:rsid w:val="00A0308C"/>
    <w:rsid w:val="00A03E80"/>
    <w:rsid w:val="00A04454"/>
    <w:rsid w:val="00A0517D"/>
    <w:rsid w:val="00A0539A"/>
    <w:rsid w:val="00A05ABD"/>
    <w:rsid w:val="00A05BDF"/>
    <w:rsid w:val="00A10311"/>
    <w:rsid w:val="00A105FD"/>
    <w:rsid w:val="00A10A1D"/>
    <w:rsid w:val="00A11B9B"/>
    <w:rsid w:val="00A12939"/>
    <w:rsid w:val="00A1476B"/>
    <w:rsid w:val="00A23513"/>
    <w:rsid w:val="00A239BF"/>
    <w:rsid w:val="00A23C00"/>
    <w:rsid w:val="00A23D23"/>
    <w:rsid w:val="00A25C56"/>
    <w:rsid w:val="00A2662A"/>
    <w:rsid w:val="00A27C66"/>
    <w:rsid w:val="00A33512"/>
    <w:rsid w:val="00A335DA"/>
    <w:rsid w:val="00A342BA"/>
    <w:rsid w:val="00A354FB"/>
    <w:rsid w:val="00A3551B"/>
    <w:rsid w:val="00A36B73"/>
    <w:rsid w:val="00A401D5"/>
    <w:rsid w:val="00A40D32"/>
    <w:rsid w:val="00A418C3"/>
    <w:rsid w:val="00A43B9E"/>
    <w:rsid w:val="00A43D87"/>
    <w:rsid w:val="00A4414E"/>
    <w:rsid w:val="00A44155"/>
    <w:rsid w:val="00A44386"/>
    <w:rsid w:val="00A445ED"/>
    <w:rsid w:val="00A5100E"/>
    <w:rsid w:val="00A51A3F"/>
    <w:rsid w:val="00A54362"/>
    <w:rsid w:val="00A5495A"/>
    <w:rsid w:val="00A57706"/>
    <w:rsid w:val="00A57F31"/>
    <w:rsid w:val="00A6002A"/>
    <w:rsid w:val="00A602FA"/>
    <w:rsid w:val="00A6182C"/>
    <w:rsid w:val="00A62C07"/>
    <w:rsid w:val="00A64E58"/>
    <w:rsid w:val="00A66299"/>
    <w:rsid w:val="00A66C1B"/>
    <w:rsid w:val="00A66CF2"/>
    <w:rsid w:val="00A677E2"/>
    <w:rsid w:val="00A6788C"/>
    <w:rsid w:val="00A7292D"/>
    <w:rsid w:val="00A734A9"/>
    <w:rsid w:val="00A7444C"/>
    <w:rsid w:val="00A75C37"/>
    <w:rsid w:val="00A76C46"/>
    <w:rsid w:val="00A76DB4"/>
    <w:rsid w:val="00A76E6C"/>
    <w:rsid w:val="00A80456"/>
    <w:rsid w:val="00A81321"/>
    <w:rsid w:val="00A81B2D"/>
    <w:rsid w:val="00A82B42"/>
    <w:rsid w:val="00A83913"/>
    <w:rsid w:val="00A83F8A"/>
    <w:rsid w:val="00A8566F"/>
    <w:rsid w:val="00A85AD0"/>
    <w:rsid w:val="00A948C1"/>
    <w:rsid w:val="00A954F9"/>
    <w:rsid w:val="00A95B6D"/>
    <w:rsid w:val="00A97EF5"/>
    <w:rsid w:val="00AA007A"/>
    <w:rsid w:val="00AA1F87"/>
    <w:rsid w:val="00AA2E8C"/>
    <w:rsid w:val="00AA4497"/>
    <w:rsid w:val="00AA6CDB"/>
    <w:rsid w:val="00AB06AD"/>
    <w:rsid w:val="00AB0FC6"/>
    <w:rsid w:val="00AB1C91"/>
    <w:rsid w:val="00AB2F83"/>
    <w:rsid w:val="00AB3AE8"/>
    <w:rsid w:val="00AB4405"/>
    <w:rsid w:val="00AB5634"/>
    <w:rsid w:val="00AB6FF6"/>
    <w:rsid w:val="00AB71B6"/>
    <w:rsid w:val="00AC202E"/>
    <w:rsid w:val="00AC628F"/>
    <w:rsid w:val="00AC6295"/>
    <w:rsid w:val="00AC785E"/>
    <w:rsid w:val="00AD1C84"/>
    <w:rsid w:val="00AD3925"/>
    <w:rsid w:val="00AD41C6"/>
    <w:rsid w:val="00AD4D28"/>
    <w:rsid w:val="00AD5B14"/>
    <w:rsid w:val="00AD6FF4"/>
    <w:rsid w:val="00AE5AA0"/>
    <w:rsid w:val="00AE5CFD"/>
    <w:rsid w:val="00AE6D9B"/>
    <w:rsid w:val="00AE7058"/>
    <w:rsid w:val="00AE73A1"/>
    <w:rsid w:val="00AE785C"/>
    <w:rsid w:val="00AF076A"/>
    <w:rsid w:val="00AF237B"/>
    <w:rsid w:val="00AF258C"/>
    <w:rsid w:val="00AF4A61"/>
    <w:rsid w:val="00AF60C0"/>
    <w:rsid w:val="00AF74C0"/>
    <w:rsid w:val="00B0062B"/>
    <w:rsid w:val="00B008B2"/>
    <w:rsid w:val="00B009F0"/>
    <w:rsid w:val="00B01472"/>
    <w:rsid w:val="00B027D1"/>
    <w:rsid w:val="00B04DDF"/>
    <w:rsid w:val="00B055A9"/>
    <w:rsid w:val="00B05635"/>
    <w:rsid w:val="00B06B22"/>
    <w:rsid w:val="00B1126E"/>
    <w:rsid w:val="00B12428"/>
    <w:rsid w:val="00B125B2"/>
    <w:rsid w:val="00B13F74"/>
    <w:rsid w:val="00B140A0"/>
    <w:rsid w:val="00B141FD"/>
    <w:rsid w:val="00B158D2"/>
    <w:rsid w:val="00B16D22"/>
    <w:rsid w:val="00B1743F"/>
    <w:rsid w:val="00B174ED"/>
    <w:rsid w:val="00B21BBD"/>
    <w:rsid w:val="00B225DC"/>
    <w:rsid w:val="00B24368"/>
    <w:rsid w:val="00B247A0"/>
    <w:rsid w:val="00B2514D"/>
    <w:rsid w:val="00B25E01"/>
    <w:rsid w:val="00B27358"/>
    <w:rsid w:val="00B27507"/>
    <w:rsid w:val="00B30057"/>
    <w:rsid w:val="00B3057E"/>
    <w:rsid w:val="00B30F9F"/>
    <w:rsid w:val="00B314A1"/>
    <w:rsid w:val="00B3179E"/>
    <w:rsid w:val="00B32684"/>
    <w:rsid w:val="00B3275E"/>
    <w:rsid w:val="00B335B0"/>
    <w:rsid w:val="00B33BBA"/>
    <w:rsid w:val="00B35267"/>
    <w:rsid w:val="00B36CA9"/>
    <w:rsid w:val="00B36E81"/>
    <w:rsid w:val="00B37018"/>
    <w:rsid w:val="00B379B9"/>
    <w:rsid w:val="00B37AC6"/>
    <w:rsid w:val="00B403CF"/>
    <w:rsid w:val="00B40A51"/>
    <w:rsid w:val="00B40D83"/>
    <w:rsid w:val="00B418F4"/>
    <w:rsid w:val="00B4199D"/>
    <w:rsid w:val="00B41A0C"/>
    <w:rsid w:val="00B42B7B"/>
    <w:rsid w:val="00B447FD"/>
    <w:rsid w:val="00B45A2E"/>
    <w:rsid w:val="00B45F9C"/>
    <w:rsid w:val="00B47325"/>
    <w:rsid w:val="00B47797"/>
    <w:rsid w:val="00B5204D"/>
    <w:rsid w:val="00B54820"/>
    <w:rsid w:val="00B56D1C"/>
    <w:rsid w:val="00B57153"/>
    <w:rsid w:val="00B57AEB"/>
    <w:rsid w:val="00B61D2C"/>
    <w:rsid w:val="00B66B82"/>
    <w:rsid w:val="00B7001A"/>
    <w:rsid w:val="00B70D5B"/>
    <w:rsid w:val="00B70EB5"/>
    <w:rsid w:val="00B7116E"/>
    <w:rsid w:val="00B719A1"/>
    <w:rsid w:val="00B72A9F"/>
    <w:rsid w:val="00B73FAD"/>
    <w:rsid w:val="00B74635"/>
    <w:rsid w:val="00B74F6F"/>
    <w:rsid w:val="00B76E14"/>
    <w:rsid w:val="00B808C7"/>
    <w:rsid w:val="00B82A7B"/>
    <w:rsid w:val="00B82F85"/>
    <w:rsid w:val="00B8338C"/>
    <w:rsid w:val="00B85227"/>
    <w:rsid w:val="00B87B0C"/>
    <w:rsid w:val="00B90A6B"/>
    <w:rsid w:val="00B93436"/>
    <w:rsid w:val="00B94D63"/>
    <w:rsid w:val="00B95272"/>
    <w:rsid w:val="00B96BB9"/>
    <w:rsid w:val="00B974A1"/>
    <w:rsid w:val="00B97CFE"/>
    <w:rsid w:val="00BA073D"/>
    <w:rsid w:val="00BA09B2"/>
    <w:rsid w:val="00BA291C"/>
    <w:rsid w:val="00BA2DAB"/>
    <w:rsid w:val="00BA66CA"/>
    <w:rsid w:val="00BA685F"/>
    <w:rsid w:val="00BA68A1"/>
    <w:rsid w:val="00BA7068"/>
    <w:rsid w:val="00BB141D"/>
    <w:rsid w:val="00BB1663"/>
    <w:rsid w:val="00BB3D29"/>
    <w:rsid w:val="00BB5B39"/>
    <w:rsid w:val="00BB5F47"/>
    <w:rsid w:val="00BB5FB9"/>
    <w:rsid w:val="00BB62B7"/>
    <w:rsid w:val="00BB62F7"/>
    <w:rsid w:val="00BB73AE"/>
    <w:rsid w:val="00BB7537"/>
    <w:rsid w:val="00BC026B"/>
    <w:rsid w:val="00BC0CE0"/>
    <w:rsid w:val="00BC18EE"/>
    <w:rsid w:val="00BC2063"/>
    <w:rsid w:val="00BC2156"/>
    <w:rsid w:val="00BC21B5"/>
    <w:rsid w:val="00BC28CA"/>
    <w:rsid w:val="00BC7E4D"/>
    <w:rsid w:val="00BD0191"/>
    <w:rsid w:val="00BD208B"/>
    <w:rsid w:val="00BD37CA"/>
    <w:rsid w:val="00BD651B"/>
    <w:rsid w:val="00BE2401"/>
    <w:rsid w:val="00BE485E"/>
    <w:rsid w:val="00BE4A44"/>
    <w:rsid w:val="00BE6DD6"/>
    <w:rsid w:val="00BE7227"/>
    <w:rsid w:val="00BE77C6"/>
    <w:rsid w:val="00BF14BA"/>
    <w:rsid w:val="00BF1827"/>
    <w:rsid w:val="00BF2968"/>
    <w:rsid w:val="00BF3A9B"/>
    <w:rsid w:val="00BF3AEF"/>
    <w:rsid w:val="00BF4265"/>
    <w:rsid w:val="00BF5865"/>
    <w:rsid w:val="00BF7181"/>
    <w:rsid w:val="00BF7721"/>
    <w:rsid w:val="00BF7EEA"/>
    <w:rsid w:val="00C00AD5"/>
    <w:rsid w:val="00C00EC5"/>
    <w:rsid w:val="00C02828"/>
    <w:rsid w:val="00C03FB9"/>
    <w:rsid w:val="00C05495"/>
    <w:rsid w:val="00C10B3A"/>
    <w:rsid w:val="00C1102D"/>
    <w:rsid w:val="00C12894"/>
    <w:rsid w:val="00C15F2F"/>
    <w:rsid w:val="00C16C37"/>
    <w:rsid w:val="00C16C91"/>
    <w:rsid w:val="00C1703F"/>
    <w:rsid w:val="00C20341"/>
    <w:rsid w:val="00C20DE8"/>
    <w:rsid w:val="00C21C9D"/>
    <w:rsid w:val="00C22D92"/>
    <w:rsid w:val="00C2333D"/>
    <w:rsid w:val="00C23AE5"/>
    <w:rsid w:val="00C241FC"/>
    <w:rsid w:val="00C25A81"/>
    <w:rsid w:val="00C31A9A"/>
    <w:rsid w:val="00C3429B"/>
    <w:rsid w:val="00C37F4C"/>
    <w:rsid w:val="00C40F45"/>
    <w:rsid w:val="00C42503"/>
    <w:rsid w:val="00C427AF"/>
    <w:rsid w:val="00C4544B"/>
    <w:rsid w:val="00C519EC"/>
    <w:rsid w:val="00C53B31"/>
    <w:rsid w:val="00C53BF4"/>
    <w:rsid w:val="00C53BF5"/>
    <w:rsid w:val="00C546DD"/>
    <w:rsid w:val="00C5761A"/>
    <w:rsid w:val="00C60BE2"/>
    <w:rsid w:val="00C62DBB"/>
    <w:rsid w:val="00C65234"/>
    <w:rsid w:val="00C65DC2"/>
    <w:rsid w:val="00C663F9"/>
    <w:rsid w:val="00C6667F"/>
    <w:rsid w:val="00C669FF"/>
    <w:rsid w:val="00C66FFF"/>
    <w:rsid w:val="00C6793A"/>
    <w:rsid w:val="00C70EDC"/>
    <w:rsid w:val="00C72227"/>
    <w:rsid w:val="00C73E1C"/>
    <w:rsid w:val="00C74170"/>
    <w:rsid w:val="00C74317"/>
    <w:rsid w:val="00C8103F"/>
    <w:rsid w:val="00C81BC7"/>
    <w:rsid w:val="00C850C1"/>
    <w:rsid w:val="00C853A4"/>
    <w:rsid w:val="00C86697"/>
    <w:rsid w:val="00C90C02"/>
    <w:rsid w:val="00C93004"/>
    <w:rsid w:val="00C932BF"/>
    <w:rsid w:val="00C9357C"/>
    <w:rsid w:val="00C95793"/>
    <w:rsid w:val="00C95ACD"/>
    <w:rsid w:val="00C962AA"/>
    <w:rsid w:val="00C964BF"/>
    <w:rsid w:val="00CA0896"/>
    <w:rsid w:val="00CA0AD2"/>
    <w:rsid w:val="00CA1565"/>
    <w:rsid w:val="00CA2102"/>
    <w:rsid w:val="00CA2D0D"/>
    <w:rsid w:val="00CA342A"/>
    <w:rsid w:val="00CA5EDB"/>
    <w:rsid w:val="00CA6DCC"/>
    <w:rsid w:val="00CB0512"/>
    <w:rsid w:val="00CB0B5A"/>
    <w:rsid w:val="00CB126C"/>
    <w:rsid w:val="00CB3A15"/>
    <w:rsid w:val="00CB63CD"/>
    <w:rsid w:val="00CB6853"/>
    <w:rsid w:val="00CB6E3D"/>
    <w:rsid w:val="00CB6FDF"/>
    <w:rsid w:val="00CB7373"/>
    <w:rsid w:val="00CB7C31"/>
    <w:rsid w:val="00CC285E"/>
    <w:rsid w:val="00CC4B37"/>
    <w:rsid w:val="00CC731B"/>
    <w:rsid w:val="00CC76BA"/>
    <w:rsid w:val="00CC7CFE"/>
    <w:rsid w:val="00CD0555"/>
    <w:rsid w:val="00CD1F92"/>
    <w:rsid w:val="00CD3D53"/>
    <w:rsid w:val="00CD696A"/>
    <w:rsid w:val="00CE2B0E"/>
    <w:rsid w:val="00CE41A4"/>
    <w:rsid w:val="00CE5C9B"/>
    <w:rsid w:val="00CF03D1"/>
    <w:rsid w:val="00CF19D6"/>
    <w:rsid w:val="00CF5F8A"/>
    <w:rsid w:val="00CF620A"/>
    <w:rsid w:val="00CF7197"/>
    <w:rsid w:val="00CF71F4"/>
    <w:rsid w:val="00D01720"/>
    <w:rsid w:val="00D03A03"/>
    <w:rsid w:val="00D04692"/>
    <w:rsid w:val="00D061FD"/>
    <w:rsid w:val="00D07AA2"/>
    <w:rsid w:val="00D12EDA"/>
    <w:rsid w:val="00D13A49"/>
    <w:rsid w:val="00D1400E"/>
    <w:rsid w:val="00D14B91"/>
    <w:rsid w:val="00D14CBF"/>
    <w:rsid w:val="00D15C6F"/>
    <w:rsid w:val="00D164CD"/>
    <w:rsid w:val="00D17740"/>
    <w:rsid w:val="00D20483"/>
    <w:rsid w:val="00D213DA"/>
    <w:rsid w:val="00D21FEB"/>
    <w:rsid w:val="00D22BE6"/>
    <w:rsid w:val="00D238BD"/>
    <w:rsid w:val="00D23AD4"/>
    <w:rsid w:val="00D2714A"/>
    <w:rsid w:val="00D3121B"/>
    <w:rsid w:val="00D31374"/>
    <w:rsid w:val="00D31A8C"/>
    <w:rsid w:val="00D31E7A"/>
    <w:rsid w:val="00D330CE"/>
    <w:rsid w:val="00D335AB"/>
    <w:rsid w:val="00D352DC"/>
    <w:rsid w:val="00D362DD"/>
    <w:rsid w:val="00D37B12"/>
    <w:rsid w:val="00D37BA0"/>
    <w:rsid w:val="00D41207"/>
    <w:rsid w:val="00D41D9E"/>
    <w:rsid w:val="00D431B1"/>
    <w:rsid w:val="00D45B0A"/>
    <w:rsid w:val="00D45CC8"/>
    <w:rsid w:val="00D4649B"/>
    <w:rsid w:val="00D46DB3"/>
    <w:rsid w:val="00D47A2E"/>
    <w:rsid w:val="00D50297"/>
    <w:rsid w:val="00D54552"/>
    <w:rsid w:val="00D56106"/>
    <w:rsid w:val="00D5708F"/>
    <w:rsid w:val="00D57FD5"/>
    <w:rsid w:val="00D60277"/>
    <w:rsid w:val="00D6066D"/>
    <w:rsid w:val="00D618E3"/>
    <w:rsid w:val="00D61C0B"/>
    <w:rsid w:val="00D61FA9"/>
    <w:rsid w:val="00D62554"/>
    <w:rsid w:val="00D625DD"/>
    <w:rsid w:val="00D62A6A"/>
    <w:rsid w:val="00D65156"/>
    <w:rsid w:val="00D653B0"/>
    <w:rsid w:val="00D658C6"/>
    <w:rsid w:val="00D65C40"/>
    <w:rsid w:val="00D666DE"/>
    <w:rsid w:val="00D703DF"/>
    <w:rsid w:val="00D70A1A"/>
    <w:rsid w:val="00D713EC"/>
    <w:rsid w:val="00D7401E"/>
    <w:rsid w:val="00D754CE"/>
    <w:rsid w:val="00D77136"/>
    <w:rsid w:val="00D77F91"/>
    <w:rsid w:val="00D80629"/>
    <w:rsid w:val="00D8144C"/>
    <w:rsid w:val="00D819FD"/>
    <w:rsid w:val="00D81F33"/>
    <w:rsid w:val="00D82E6C"/>
    <w:rsid w:val="00D86987"/>
    <w:rsid w:val="00D86E11"/>
    <w:rsid w:val="00D87350"/>
    <w:rsid w:val="00D87BAE"/>
    <w:rsid w:val="00D924B2"/>
    <w:rsid w:val="00D925F9"/>
    <w:rsid w:val="00D93005"/>
    <w:rsid w:val="00D944C8"/>
    <w:rsid w:val="00D94CCE"/>
    <w:rsid w:val="00D959FC"/>
    <w:rsid w:val="00D962C1"/>
    <w:rsid w:val="00D9673B"/>
    <w:rsid w:val="00D96B1C"/>
    <w:rsid w:val="00D96D63"/>
    <w:rsid w:val="00D97160"/>
    <w:rsid w:val="00D97D1E"/>
    <w:rsid w:val="00DA2F3A"/>
    <w:rsid w:val="00DA3543"/>
    <w:rsid w:val="00DA379C"/>
    <w:rsid w:val="00DA52F8"/>
    <w:rsid w:val="00DA5D0D"/>
    <w:rsid w:val="00DA6B55"/>
    <w:rsid w:val="00DA7CEF"/>
    <w:rsid w:val="00DB1E03"/>
    <w:rsid w:val="00DB2ED1"/>
    <w:rsid w:val="00DB4293"/>
    <w:rsid w:val="00DB4432"/>
    <w:rsid w:val="00DB5380"/>
    <w:rsid w:val="00DB53D2"/>
    <w:rsid w:val="00DB5A6B"/>
    <w:rsid w:val="00DB7BF8"/>
    <w:rsid w:val="00DC0623"/>
    <w:rsid w:val="00DC09E4"/>
    <w:rsid w:val="00DC0B9F"/>
    <w:rsid w:val="00DC0D47"/>
    <w:rsid w:val="00DC2C54"/>
    <w:rsid w:val="00DC3CB2"/>
    <w:rsid w:val="00DC4F8F"/>
    <w:rsid w:val="00DC699A"/>
    <w:rsid w:val="00DD2F2B"/>
    <w:rsid w:val="00DD56D1"/>
    <w:rsid w:val="00DD7D3B"/>
    <w:rsid w:val="00DE2B27"/>
    <w:rsid w:val="00DE2E87"/>
    <w:rsid w:val="00DE3434"/>
    <w:rsid w:val="00DE66EC"/>
    <w:rsid w:val="00DF04A5"/>
    <w:rsid w:val="00DF11DE"/>
    <w:rsid w:val="00DF206E"/>
    <w:rsid w:val="00DF33D9"/>
    <w:rsid w:val="00DF37E0"/>
    <w:rsid w:val="00DF5C7F"/>
    <w:rsid w:val="00DF6A64"/>
    <w:rsid w:val="00DF6E1D"/>
    <w:rsid w:val="00DF76FD"/>
    <w:rsid w:val="00E000B4"/>
    <w:rsid w:val="00E0062F"/>
    <w:rsid w:val="00E018D8"/>
    <w:rsid w:val="00E02D30"/>
    <w:rsid w:val="00E0342C"/>
    <w:rsid w:val="00E03BCF"/>
    <w:rsid w:val="00E072D1"/>
    <w:rsid w:val="00E07A78"/>
    <w:rsid w:val="00E10EBC"/>
    <w:rsid w:val="00E11DE0"/>
    <w:rsid w:val="00E128A9"/>
    <w:rsid w:val="00E12D58"/>
    <w:rsid w:val="00E13C94"/>
    <w:rsid w:val="00E16CF4"/>
    <w:rsid w:val="00E179E7"/>
    <w:rsid w:val="00E302E9"/>
    <w:rsid w:val="00E308DB"/>
    <w:rsid w:val="00E31180"/>
    <w:rsid w:val="00E31545"/>
    <w:rsid w:val="00E3223E"/>
    <w:rsid w:val="00E34418"/>
    <w:rsid w:val="00E3485D"/>
    <w:rsid w:val="00E35466"/>
    <w:rsid w:val="00E357C7"/>
    <w:rsid w:val="00E36003"/>
    <w:rsid w:val="00E403AD"/>
    <w:rsid w:val="00E40FE6"/>
    <w:rsid w:val="00E44521"/>
    <w:rsid w:val="00E46C9C"/>
    <w:rsid w:val="00E46EB9"/>
    <w:rsid w:val="00E50A67"/>
    <w:rsid w:val="00E51413"/>
    <w:rsid w:val="00E51852"/>
    <w:rsid w:val="00E53960"/>
    <w:rsid w:val="00E53CDC"/>
    <w:rsid w:val="00E5454F"/>
    <w:rsid w:val="00E617E8"/>
    <w:rsid w:val="00E6207B"/>
    <w:rsid w:val="00E625F9"/>
    <w:rsid w:val="00E62818"/>
    <w:rsid w:val="00E6294A"/>
    <w:rsid w:val="00E65208"/>
    <w:rsid w:val="00E663C2"/>
    <w:rsid w:val="00E7053C"/>
    <w:rsid w:val="00E70B6A"/>
    <w:rsid w:val="00E73036"/>
    <w:rsid w:val="00E730DC"/>
    <w:rsid w:val="00E7369E"/>
    <w:rsid w:val="00E74C4F"/>
    <w:rsid w:val="00E7516E"/>
    <w:rsid w:val="00E756A8"/>
    <w:rsid w:val="00E771E9"/>
    <w:rsid w:val="00E87A37"/>
    <w:rsid w:val="00E9078F"/>
    <w:rsid w:val="00E90934"/>
    <w:rsid w:val="00E93D0C"/>
    <w:rsid w:val="00E97068"/>
    <w:rsid w:val="00EA2A16"/>
    <w:rsid w:val="00EA55CC"/>
    <w:rsid w:val="00EA724F"/>
    <w:rsid w:val="00EA7D67"/>
    <w:rsid w:val="00EB00A3"/>
    <w:rsid w:val="00EB2291"/>
    <w:rsid w:val="00EB3498"/>
    <w:rsid w:val="00EB4388"/>
    <w:rsid w:val="00EB6BB5"/>
    <w:rsid w:val="00EC0BFA"/>
    <w:rsid w:val="00EC1D8C"/>
    <w:rsid w:val="00EC1FCD"/>
    <w:rsid w:val="00EC4295"/>
    <w:rsid w:val="00EC601D"/>
    <w:rsid w:val="00EC614C"/>
    <w:rsid w:val="00EC6A29"/>
    <w:rsid w:val="00EC70D8"/>
    <w:rsid w:val="00EC787F"/>
    <w:rsid w:val="00EC7B8B"/>
    <w:rsid w:val="00EC7CDA"/>
    <w:rsid w:val="00ED0BE1"/>
    <w:rsid w:val="00ED662E"/>
    <w:rsid w:val="00ED6710"/>
    <w:rsid w:val="00ED70E0"/>
    <w:rsid w:val="00ED7FD2"/>
    <w:rsid w:val="00EE1741"/>
    <w:rsid w:val="00EE17B4"/>
    <w:rsid w:val="00EE47D3"/>
    <w:rsid w:val="00EE60D8"/>
    <w:rsid w:val="00EE6431"/>
    <w:rsid w:val="00EE751F"/>
    <w:rsid w:val="00EE7D3E"/>
    <w:rsid w:val="00EE7F10"/>
    <w:rsid w:val="00EF1DBA"/>
    <w:rsid w:val="00EF2F67"/>
    <w:rsid w:val="00EF3571"/>
    <w:rsid w:val="00EF5AE2"/>
    <w:rsid w:val="00EF5E94"/>
    <w:rsid w:val="00EF7C0A"/>
    <w:rsid w:val="00EF7D6D"/>
    <w:rsid w:val="00F03B78"/>
    <w:rsid w:val="00F0565B"/>
    <w:rsid w:val="00F069AF"/>
    <w:rsid w:val="00F06D1D"/>
    <w:rsid w:val="00F075E8"/>
    <w:rsid w:val="00F07AE6"/>
    <w:rsid w:val="00F102DE"/>
    <w:rsid w:val="00F109AE"/>
    <w:rsid w:val="00F1172B"/>
    <w:rsid w:val="00F11E62"/>
    <w:rsid w:val="00F13833"/>
    <w:rsid w:val="00F145E8"/>
    <w:rsid w:val="00F15CF9"/>
    <w:rsid w:val="00F16899"/>
    <w:rsid w:val="00F2030D"/>
    <w:rsid w:val="00F20A13"/>
    <w:rsid w:val="00F220F6"/>
    <w:rsid w:val="00F227CF"/>
    <w:rsid w:val="00F23B38"/>
    <w:rsid w:val="00F2622E"/>
    <w:rsid w:val="00F27058"/>
    <w:rsid w:val="00F3001F"/>
    <w:rsid w:val="00F30855"/>
    <w:rsid w:val="00F31CC0"/>
    <w:rsid w:val="00F3224C"/>
    <w:rsid w:val="00F32C7C"/>
    <w:rsid w:val="00F33337"/>
    <w:rsid w:val="00F336E1"/>
    <w:rsid w:val="00F33846"/>
    <w:rsid w:val="00F356EE"/>
    <w:rsid w:val="00F3613F"/>
    <w:rsid w:val="00F369C4"/>
    <w:rsid w:val="00F41CC0"/>
    <w:rsid w:val="00F452CA"/>
    <w:rsid w:val="00F4768B"/>
    <w:rsid w:val="00F5320F"/>
    <w:rsid w:val="00F545F3"/>
    <w:rsid w:val="00F5688D"/>
    <w:rsid w:val="00F57D4A"/>
    <w:rsid w:val="00F61191"/>
    <w:rsid w:val="00F63514"/>
    <w:rsid w:val="00F63652"/>
    <w:rsid w:val="00F63D0F"/>
    <w:rsid w:val="00F65BD2"/>
    <w:rsid w:val="00F673C9"/>
    <w:rsid w:val="00F67408"/>
    <w:rsid w:val="00F67D9B"/>
    <w:rsid w:val="00F71A4A"/>
    <w:rsid w:val="00F722B1"/>
    <w:rsid w:val="00F74F9A"/>
    <w:rsid w:val="00F75FA8"/>
    <w:rsid w:val="00F82087"/>
    <w:rsid w:val="00F82C25"/>
    <w:rsid w:val="00F86FB7"/>
    <w:rsid w:val="00F87D90"/>
    <w:rsid w:val="00F9142C"/>
    <w:rsid w:val="00F93102"/>
    <w:rsid w:val="00F94E2E"/>
    <w:rsid w:val="00F953A3"/>
    <w:rsid w:val="00F95634"/>
    <w:rsid w:val="00F961E0"/>
    <w:rsid w:val="00F97B3B"/>
    <w:rsid w:val="00FA075D"/>
    <w:rsid w:val="00FA343E"/>
    <w:rsid w:val="00FA5847"/>
    <w:rsid w:val="00FB05A6"/>
    <w:rsid w:val="00FB24B5"/>
    <w:rsid w:val="00FB7806"/>
    <w:rsid w:val="00FB7830"/>
    <w:rsid w:val="00FC18D1"/>
    <w:rsid w:val="00FC2C20"/>
    <w:rsid w:val="00FC5D6F"/>
    <w:rsid w:val="00FC6DA1"/>
    <w:rsid w:val="00FC79E7"/>
    <w:rsid w:val="00FC7E83"/>
    <w:rsid w:val="00FD0638"/>
    <w:rsid w:val="00FD09AD"/>
    <w:rsid w:val="00FD0B38"/>
    <w:rsid w:val="00FD2D6C"/>
    <w:rsid w:val="00FD4C52"/>
    <w:rsid w:val="00FD63F1"/>
    <w:rsid w:val="00FD7077"/>
    <w:rsid w:val="00FD747B"/>
    <w:rsid w:val="00FE2A7E"/>
    <w:rsid w:val="00FE49C8"/>
    <w:rsid w:val="00FE4E9B"/>
    <w:rsid w:val="00FE6A38"/>
    <w:rsid w:val="00FF02E9"/>
    <w:rsid w:val="00FF201E"/>
    <w:rsid w:val="00FF4E4D"/>
    <w:rsid w:val="00FF4EF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style="mso-wrap-style:none" fillcolor="white">
      <v:fill color="white"/>
      <v:textbox style="mso-fit-shape-to-text:t"/>
    </o:shapedefaults>
    <o:shapelayout v:ext="edit">
      <o:idmap v:ext="edit" data="2"/>
    </o:shapelayout>
  </w:shapeDefaults>
  <w:decimalSymbol w:val=","/>
  <w:listSeparator w:val=";"/>
  <w14:docId w14:val="0084D68B"/>
  <w15:docId w15:val="{F8C02ADF-802E-4F76-88DC-86AA129F8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C31A9A"/>
    <w:pPr>
      <w:overflowPunct w:val="0"/>
      <w:autoSpaceDE w:val="0"/>
      <w:autoSpaceDN w:val="0"/>
      <w:adjustRightInd w:val="0"/>
      <w:spacing w:line="280" w:lineRule="exact"/>
      <w:textAlignment w:val="baseline"/>
    </w:pPr>
    <w:rPr>
      <w:rFonts w:ascii="Corbel" w:hAnsi="Corbel"/>
    </w:rPr>
  </w:style>
  <w:style w:type="paragraph" w:styleId="Kop1">
    <w:name w:val="heading 1"/>
    <w:basedOn w:val="Standaard"/>
    <w:next w:val="Standaard"/>
    <w:qFormat/>
    <w:rsid w:val="00C31A9A"/>
    <w:pPr>
      <w:spacing w:before="280"/>
      <w:outlineLvl w:val="0"/>
    </w:pPr>
    <w:rPr>
      <w:b/>
      <w:color w:val="00B0F0"/>
      <w:spacing w:val="30"/>
      <w:sz w:val="26"/>
    </w:rPr>
  </w:style>
  <w:style w:type="paragraph" w:styleId="Kop2">
    <w:name w:val="heading 2"/>
    <w:basedOn w:val="Standaard"/>
    <w:next w:val="Standaard"/>
    <w:link w:val="Kop2Char"/>
    <w:qFormat/>
    <w:rsid w:val="00C31A9A"/>
    <w:pPr>
      <w:keepNext/>
      <w:spacing w:before="280"/>
      <w:outlineLvl w:val="1"/>
    </w:pPr>
    <w:rPr>
      <w:b/>
      <w:color w:val="00B0F0"/>
      <w:spacing w:val="10"/>
      <w:sz w:val="24"/>
    </w:rPr>
  </w:style>
  <w:style w:type="paragraph" w:styleId="Kop3">
    <w:name w:val="heading 3"/>
    <w:basedOn w:val="Standaard"/>
    <w:next w:val="Standaard"/>
    <w:qFormat/>
    <w:rsid w:val="007B04F1"/>
    <w:pPr>
      <w:keepNext/>
      <w:spacing w:before="280"/>
      <w:outlineLvl w:val="2"/>
    </w:pPr>
    <w:rPr>
      <w:b/>
      <w:color w:val="00B0F0"/>
      <w:sz w:val="22"/>
    </w:rPr>
  </w:style>
  <w:style w:type="paragraph" w:styleId="Kop4">
    <w:name w:val="heading 4"/>
    <w:basedOn w:val="Standaard"/>
    <w:next w:val="Standaard"/>
    <w:qFormat/>
    <w:rsid w:val="007B04F1"/>
    <w:pPr>
      <w:keepNext/>
      <w:spacing w:before="280"/>
      <w:outlineLvl w:val="3"/>
    </w:pPr>
    <w:rPr>
      <w:b/>
      <w:bCs/>
      <w:color w:val="00B0F0"/>
      <w:szCs w:val="28"/>
    </w:rPr>
  </w:style>
  <w:style w:type="paragraph" w:styleId="Kop5">
    <w:name w:val="heading 5"/>
    <w:basedOn w:val="Standaard"/>
    <w:next w:val="Standaard"/>
    <w:qFormat/>
    <w:rsid w:val="00B808C7"/>
    <w:pPr>
      <w:spacing w:before="280"/>
      <w:outlineLvl w:val="4"/>
    </w:pPr>
    <w:rPr>
      <w:b/>
      <w:bCs/>
      <w:i/>
      <w:iCs/>
      <w:szCs w:val="26"/>
    </w:rPr>
  </w:style>
  <w:style w:type="paragraph" w:styleId="Kop6">
    <w:name w:val="heading 6"/>
    <w:basedOn w:val="Standaard"/>
    <w:next w:val="Standaard"/>
    <w:qFormat/>
    <w:rsid w:val="00B808C7"/>
    <w:pPr>
      <w:spacing w:before="280" w:after="140"/>
      <w:outlineLvl w:val="5"/>
    </w:pPr>
    <w:rPr>
      <w:i/>
    </w:rPr>
  </w:style>
  <w:style w:type="paragraph" w:styleId="Kop7">
    <w:name w:val="heading 7"/>
    <w:basedOn w:val="Standaard"/>
    <w:next w:val="Standaard"/>
    <w:qFormat/>
    <w:rsid w:val="00B808C7"/>
    <w:pPr>
      <w:spacing w:before="240" w:after="60"/>
      <w:outlineLvl w:val="6"/>
    </w:pPr>
  </w:style>
  <w:style w:type="paragraph" w:styleId="Kop8">
    <w:name w:val="heading 8"/>
    <w:basedOn w:val="Standaard"/>
    <w:next w:val="Standaard"/>
    <w:qFormat/>
    <w:rsid w:val="00B808C7"/>
    <w:pPr>
      <w:spacing w:before="240" w:after="60"/>
      <w:outlineLvl w:val="7"/>
    </w:pPr>
    <w:rPr>
      <w:i/>
    </w:rPr>
  </w:style>
  <w:style w:type="paragraph" w:styleId="Kop9">
    <w:name w:val="heading 9"/>
    <w:basedOn w:val="Standaard"/>
    <w:next w:val="Standaard"/>
    <w:qFormat/>
    <w:rsid w:val="00B808C7"/>
    <w:pPr>
      <w:spacing w:before="240" w:after="60"/>
      <w:outlineLvl w:val="8"/>
    </w:pPr>
    <w:rPr>
      <w:i/>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kenmerk">
    <w:name w:val="kenmerk"/>
    <w:basedOn w:val="Standaard"/>
    <w:rsid w:val="00B808C7"/>
    <w:pPr>
      <w:spacing w:after="560"/>
    </w:pPr>
    <w:rPr>
      <w:sz w:val="16"/>
    </w:rPr>
  </w:style>
  <w:style w:type="character" w:styleId="Hyperlink">
    <w:name w:val="Hyperlink"/>
    <w:basedOn w:val="Standaardalinea-lettertype"/>
    <w:uiPriority w:val="99"/>
    <w:rsid w:val="00B808C7"/>
    <w:rPr>
      <w:color w:val="0000FF"/>
      <w:u w:val="single"/>
    </w:rPr>
  </w:style>
  <w:style w:type="paragraph" w:styleId="Koptekst">
    <w:name w:val="header"/>
    <w:basedOn w:val="Standaard"/>
    <w:rsid w:val="00B808C7"/>
    <w:pPr>
      <w:tabs>
        <w:tab w:val="right" w:pos="8222"/>
      </w:tabs>
      <w:spacing w:after="560"/>
    </w:pPr>
    <w:rPr>
      <w:rFonts w:ascii="Lucida Sans" w:hAnsi="Lucida Sans"/>
      <w:color w:val="000000"/>
      <w:sz w:val="17"/>
    </w:rPr>
  </w:style>
  <w:style w:type="paragraph" w:styleId="Voettekst">
    <w:name w:val="footer"/>
    <w:basedOn w:val="Standaard"/>
    <w:link w:val="VoettekstChar"/>
    <w:uiPriority w:val="99"/>
    <w:rsid w:val="00B808C7"/>
    <w:pPr>
      <w:tabs>
        <w:tab w:val="right" w:pos="9214"/>
      </w:tabs>
    </w:pPr>
    <w:rPr>
      <w:b/>
    </w:rPr>
  </w:style>
  <w:style w:type="paragraph" w:customStyle="1" w:styleId="aanhef">
    <w:name w:val="aanhef"/>
    <w:basedOn w:val="Standaard"/>
    <w:next w:val="Standaard"/>
    <w:rsid w:val="00B808C7"/>
    <w:pPr>
      <w:overflowPunct/>
      <w:autoSpaceDE/>
      <w:autoSpaceDN/>
      <w:adjustRightInd/>
      <w:spacing w:after="280"/>
      <w:textAlignment w:val="auto"/>
    </w:pPr>
  </w:style>
  <w:style w:type="paragraph" w:customStyle="1" w:styleId="adres">
    <w:name w:val="adres"/>
    <w:basedOn w:val="Standaard"/>
    <w:rsid w:val="00B808C7"/>
    <w:pPr>
      <w:keepNext/>
      <w:spacing w:after="560"/>
    </w:pPr>
  </w:style>
  <w:style w:type="paragraph" w:customStyle="1" w:styleId="afschrift">
    <w:name w:val="afschrift"/>
    <w:basedOn w:val="Voettekst"/>
    <w:rsid w:val="00B808C7"/>
    <w:pPr>
      <w:framePr w:w="9072" w:hSpace="142" w:vSpace="142" w:wrap="around" w:hAnchor="margin" w:yAlign="bottom"/>
      <w:tabs>
        <w:tab w:val="right" w:pos="9072"/>
      </w:tabs>
      <w:overflowPunct/>
      <w:autoSpaceDE/>
      <w:autoSpaceDN/>
      <w:adjustRightInd/>
      <w:textAlignment w:val="auto"/>
    </w:pPr>
    <w:rPr>
      <w:b w:val="0"/>
      <w:spacing w:val="20"/>
      <w:sz w:val="16"/>
    </w:rPr>
  </w:style>
  <w:style w:type="paragraph" w:customStyle="1" w:styleId="groet">
    <w:name w:val="groet"/>
    <w:basedOn w:val="Standaard"/>
    <w:rsid w:val="00B808C7"/>
    <w:pPr>
      <w:spacing w:before="280" w:after="560"/>
    </w:pPr>
  </w:style>
  <w:style w:type="paragraph" w:customStyle="1" w:styleId="KvK">
    <w:name w:val="KvK"/>
    <w:basedOn w:val="Voettekst"/>
    <w:rsid w:val="00B808C7"/>
    <w:pPr>
      <w:framePr w:w="6067" w:h="964" w:hRule="exact" w:hSpace="142" w:vSpace="142" w:wrap="around" w:vAnchor="page" w:hAnchor="margin" w:xAlign="center" w:y="15310"/>
      <w:jc w:val="center"/>
    </w:pPr>
    <w:rPr>
      <w:rFonts w:ascii="Lucida Sans" w:hAnsi="Lucida Sans"/>
      <w:b w:val="0"/>
      <w:sz w:val="14"/>
    </w:rPr>
  </w:style>
  <w:style w:type="table" w:styleId="Tabelraster">
    <w:name w:val="Table Grid"/>
    <w:basedOn w:val="Standaardtabel"/>
    <w:rsid w:val="002816DE"/>
    <w:pPr>
      <w:overflowPunct w:val="0"/>
      <w:autoSpaceDE w:val="0"/>
      <w:autoSpaceDN w:val="0"/>
      <w:adjustRightInd w:val="0"/>
      <w:spacing w:line="28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oettekstChar">
    <w:name w:val="Voettekst Char"/>
    <w:basedOn w:val="Standaardalinea-lettertype"/>
    <w:link w:val="Voettekst"/>
    <w:uiPriority w:val="99"/>
    <w:rsid w:val="00B141FD"/>
    <w:rPr>
      <w:b/>
    </w:rPr>
  </w:style>
  <w:style w:type="paragraph" w:styleId="Inhopg3">
    <w:name w:val="toc 3"/>
    <w:basedOn w:val="Standaard"/>
    <w:next w:val="Standaard"/>
    <w:autoRedefine/>
    <w:uiPriority w:val="39"/>
    <w:rsid w:val="00ED7FD2"/>
    <w:pPr>
      <w:tabs>
        <w:tab w:val="left" w:pos="1000"/>
        <w:tab w:val="right" w:leader="dot" w:pos="8778"/>
      </w:tabs>
      <w:ind w:left="400"/>
    </w:pPr>
  </w:style>
  <w:style w:type="paragraph" w:styleId="Inhopg1">
    <w:name w:val="toc 1"/>
    <w:basedOn w:val="Standaard"/>
    <w:next w:val="Standaard"/>
    <w:autoRedefine/>
    <w:uiPriority w:val="39"/>
    <w:rsid w:val="000B7ADE"/>
    <w:pPr>
      <w:tabs>
        <w:tab w:val="right" w:leader="dot" w:pos="8778"/>
      </w:tabs>
    </w:pPr>
  </w:style>
  <w:style w:type="paragraph" w:styleId="Inhopg2">
    <w:name w:val="toc 2"/>
    <w:basedOn w:val="Standaard"/>
    <w:next w:val="Standaard"/>
    <w:autoRedefine/>
    <w:uiPriority w:val="39"/>
    <w:rsid w:val="00EE1741"/>
    <w:pPr>
      <w:tabs>
        <w:tab w:val="left" w:pos="426"/>
        <w:tab w:val="right" w:leader="dot" w:pos="8778"/>
      </w:tabs>
    </w:pPr>
  </w:style>
  <w:style w:type="paragraph" w:styleId="Inhopg4">
    <w:name w:val="toc 4"/>
    <w:basedOn w:val="Standaard"/>
    <w:next w:val="Standaard"/>
    <w:autoRedefine/>
    <w:uiPriority w:val="39"/>
    <w:rsid w:val="00FE2A7E"/>
    <w:pPr>
      <w:tabs>
        <w:tab w:val="left" w:pos="1400"/>
        <w:tab w:val="right" w:leader="dot" w:pos="8778"/>
      </w:tabs>
      <w:ind w:left="600"/>
    </w:pPr>
  </w:style>
  <w:style w:type="paragraph" w:styleId="Aanhef0">
    <w:name w:val="Salutation"/>
    <w:basedOn w:val="Standaard"/>
    <w:next w:val="Standaard"/>
    <w:link w:val="AanhefChar"/>
    <w:rsid w:val="00EC4295"/>
  </w:style>
  <w:style w:type="character" w:customStyle="1" w:styleId="AanhefChar">
    <w:name w:val="Aanhef Char"/>
    <w:basedOn w:val="Standaardalinea-lettertype"/>
    <w:link w:val="Aanhef0"/>
    <w:rsid w:val="00EC4295"/>
  </w:style>
  <w:style w:type="paragraph" w:styleId="Adresenvelop">
    <w:name w:val="envelope address"/>
    <w:basedOn w:val="Standaard"/>
    <w:rsid w:val="00EC4295"/>
    <w:pPr>
      <w:framePr w:w="7920" w:h="1980" w:hRule="exact" w:hSpace="141" w:wrap="auto" w:hAnchor="page" w:xAlign="center" w:yAlign="bottom"/>
      <w:ind w:left="2880"/>
    </w:pPr>
    <w:rPr>
      <w:rFonts w:ascii="Cambria" w:hAnsi="Cambria"/>
      <w:sz w:val="24"/>
      <w:szCs w:val="24"/>
    </w:rPr>
  </w:style>
  <w:style w:type="paragraph" w:styleId="Afsluiting">
    <w:name w:val="Closing"/>
    <w:basedOn w:val="Standaard"/>
    <w:link w:val="AfsluitingChar"/>
    <w:rsid w:val="00EC4295"/>
    <w:pPr>
      <w:ind w:left="4252"/>
    </w:pPr>
  </w:style>
  <w:style w:type="character" w:customStyle="1" w:styleId="AfsluitingChar">
    <w:name w:val="Afsluiting Char"/>
    <w:basedOn w:val="Standaardalinea-lettertype"/>
    <w:link w:val="Afsluiting"/>
    <w:rsid w:val="00EC4295"/>
  </w:style>
  <w:style w:type="paragraph" w:styleId="Afzender">
    <w:name w:val="envelope return"/>
    <w:basedOn w:val="Standaard"/>
    <w:rsid w:val="00EC4295"/>
    <w:rPr>
      <w:rFonts w:ascii="Cambria" w:hAnsi="Cambria"/>
    </w:rPr>
  </w:style>
  <w:style w:type="paragraph" w:styleId="Ballontekst">
    <w:name w:val="Balloon Text"/>
    <w:basedOn w:val="Standaard"/>
    <w:link w:val="BallontekstChar"/>
    <w:rsid w:val="00EC4295"/>
    <w:pPr>
      <w:spacing w:line="240" w:lineRule="auto"/>
    </w:pPr>
    <w:rPr>
      <w:rFonts w:ascii="Tahoma" w:hAnsi="Tahoma" w:cs="Tahoma"/>
      <w:sz w:val="16"/>
      <w:szCs w:val="16"/>
    </w:rPr>
  </w:style>
  <w:style w:type="character" w:customStyle="1" w:styleId="BallontekstChar">
    <w:name w:val="Ballontekst Char"/>
    <w:basedOn w:val="Standaardalinea-lettertype"/>
    <w:link w:val="Ballontekst"/>
    <w:rsid w:val="00EC4295"/>
    <w:rPr>
      <w:rFonts w:ascii="Tahoma" w:hAnsi="Tahoma" w:cs="Tahoma"/>
      <w:sz w:val="16"/>
      <w:szCs w:val="16"/>
    </w:rPr>
  </w:style>
  <w:style w:type="paragraph" w:styleId="Berichtkop">
    <w:name w:val="Message Header"/>
    <w:basedOn w:val="Standaard"/>
    <w:link w:val="BerichtkopChar"/>
    <w:rsid w:val="00EC4295"/>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BerichtkopChar">
    <w:name w:val="Berichtkop Char"/>
    <w:basedOn w:val="Standaardalinea-lettertype"/>
    <w:link w:val="Berichtkop"/>
    <w:rsid w:val="00EC4295"/>
    <w:rPr>
      <w:rFonts w:ascii="Cambria" w:eastAsia="Times New Roman" w:hAnsi="Cambria" w:cs="Times New Roman"/>
      <w:sz w:val="24"/>
      <w:szCs w:val="24"/>
      <w:shd w:val="pct20" w:color="auto" w:fill="auto"/>
    </w:rPr>
  </w:style>
  <w:style w:type="paragraph" w:styleId="Bibliografie">
    <w:name w:val="Bibliography"/>
    <w:basedOn w:val="Standaard"/>
    <w:next w:val="Standaard"/>
    <w:uiPriority w:val="37"/>
    <w:semiHidden/>
    <w:unhideWhenUsed/>
    <w:rsid w:val="00EC4295"/>
  </w:style>
  <w:style w:type="paragraph" w:styleId="Bijschrift">
    <w:name w:val="caption"/>
    <w:basedOn w:val="Standaard"/>
    <w:next w:val="Standaard"/>
    <w:semiHidden/>
    <w:unhideWhenUsed/>
    <w:qFormat/>
    <w:rsid w:val="00EC4295"/>
    <w:rPr>
      <w:b/>
      <w:bCs/>
    </w:rPr>
  </w:style>
  <w:style w:type="paragraph" w:styleId="Bloktekst">
    <w:name w:val="Block Text"/>
    <w:basedOn w:val="Standaard"/>
    <w:rsid w:val="00EC4295"/>
    <w:pPr>
      <w:spacing w:after="120"/>
      <w:ind w:left="1440" w:right="1440"/>
    </w:pPr>
  </w:style>
  <w:style w:type="paragraph" w:styleId="Bronvermelding">
    <w:name w:val="table of authorities"/>
    <w:basedOn w:val="Standaard"/>
    <w:next w:val="Standaard"/>
    <w:rsid w:val="00EC4295"/>
    <w:pPr>
      <w:ind w:left="200" w:hanging="200"/>
    </w:pPr>
  </w:style>
  <w:style w:type="paragraph" w:styleId="Citaat">
    <w:name w:val="Quote"/>
    <w:basedOn w:val="Standaard"/>
    <w:next w:val="Standaard"/>
    <w:link w:val="CitaatChar"/>
    <w:uiPriority w:val="29"/>
    <w:qFormat/>
    <w:rsid w:val="00EC4295"/>
    <w:rPr>
      <w:i/>
      <w:iCs/>
      <w:color w:val="000000"/>
    </w:rPr>
  </w:style>
  <w:style w:type="character" w:customStyle="1" w:styleId="CitaatChar">
    <w:name w:val="Citaat Char"/>
    <w:basedOn w:val="Standaardalinea-lettertype"/>
    <w:link w:val="Citaat"/>
    <w:uiPriority w:val="29"/>
    <w:rsid w:val="00EC4295"/>
    <w:rPr>
      <w:i/>
      <w:iCs/>
      <w:color w:val="000000"/>
    </w:rPr>
  </w:style>
  <w:style w:type="paragraph" w:styleId="Datum">
    <w:name w:val="Date"/>
    <w:basedOn w:val="Standaard"/>
    <w:next w:val="Standaard"/>
    <w:link w:val="DatumChar"/>
    <w:rsid w:val="00EC4295"/>
  </w:style>
  <w:style w:type="character" w:customStyle="1" w:styleId="DatumChar">
    <w:name w:val="Datum Char"/>
    <w:basedOn w:val="Standaardalinea-lettertype"/>
    <w:link w:val="Datum"/>
    <w:rsid w:val="00EC4295"/>
  </w:style>
  <w:style w:type="paragraph" w:styleId="Documentstructuur">
    <w:name w:val="Document Map"/>
    <w:basedOn w:val="Standaard"/>
    <w:link w:val="DocumentstructuurChar"/>
    <w:rsid w:val="00EC4295"/>
    <w:rPr>
      <w:rFonts w:ascii="Tahoma" w:hAnsi="Tahoma" w:cs="Tahoma"/>
      <w:sz w:val="16"/>
      <w:szCs w:val="16"/>
    </w:rPr>
  </w:style>
  <w:style w:type="character" w:customStyle="1" w:styleId="DocumentstructuurChar">
    <w:name w:val="Documentstructuur Char"/>
    <w:basedOn w:val="Standaardalinea-lettertype"/>
    <w:link w:val="Documentstructuur"/>
    <w:rsid w:val="00EC4295"/>
    <w:rPr>
      <w:rFonts w:ascii="Tahoma" w:hAnsi="Tahoma" w:cs="Tahoma"/>
      <w:sz w:val="16"/>
      <w:szCs w:val="16"/>
    </w:rPr>
  </w:style>
  <w:style w:type="paragraph" w:styleId="Duidelijkcitaat">
    <w:name w:val="Intense Quote"/>
    <w:basedOn w:val="Standaard"/>
    <w:next w:val="Standaard"/>
    <w:link w:val="DuidelijkcitaatChar"/>
    <w:uiPriority w:val="30"/>
    <w:qFormat/>
    <w:rsid w:val="00EC4295"/>
    <w:pPr>
      <w:pBdr>
        <w:bottom w:val="single" w:sz="4" w:space="4" w:color="4F81BD"/>
      </w:pBdr>
      <w:spacing w:before="200" w:after="280"/>
      <w:ind w:left="936" w:right="936"/>
    </w:pPr>
    <w:rPr>
      <w:b/>
      <w:bCs/>
      <w:i/>
      <w:iCs/>
      <w:color w:val="4F81BD"/>
    </w:rPr>
  </w:style>
  <w:style w:type="character" w:customStyle="1" w:styleId="DuidelijkcitaatChar">
    <w:name w:val="Duidelijk citaat Char"/>
    <w:basedOn w:val="Standaardalinea-lettertype"/>
    <w:link w:val="Duidelijkcitaat"/>
    <w:uiPriority w:val="30"/>
    <w:rsid w:val="00EC4295"/>
    <w:rPr>
      <w:b/>
      <w:bCs/>
      <w:i/>
      <w:iCs/>
      <w:color w:val="4F81BD"/>
    </w:rPr>
  </w:style>
  <w:style w:type="paragraph" w:styleId="Eindnoottekst">
    <w:name w:val="endnote text"/>
    <w:basedOn w:val="Standaard"/>
    <w:link w:val="EindnoottekstChar"/>
    <w:rsid w:val="00EC4295"/>
  </w:style>
  <w:style w:type="character" w:customStyle="1" w:styleId="EindnoottekstChar">
    <w:name w:val="Eindnoottekst Char"/>
    <w:basedOn w:val="Standaardalinea-lettertype"/>
    <w:link w:val="Eindnoottekst"/>
    <w:rsid w:val="00EC4295"/>
  </w:style>
  <w:style w:type="paragraph" w:styleId="E-mailhandtekening">
    <w:name w:val="E-mail Signature"/>
    <w:basedOn w:val="Standaard"/>
    <w:link w:val="E-mailhandtekeningChar"/>
    <w:rsid w:val="00EC4295"/>
  </w:style>
  <w:style w:type="character" w:customStyle="1" w:styleId="E-mailhandtekeningChar">
    <w:name w:val="E-mailhandtekening Char"/>
    <w:basedOn w:val="Standaardalinea-lettertype"/>
    <w:link w:val="E-mailhandtekening"/>
    <w:rsid w:val="00EC4295"/>
  </w:style>
  <w:style w:type="paragraph" w:styleId="Geenafstand">
    <w:name w:val="No Spacing"/>
    <w:uiPriority w:val="1"/>
    <w:qFormat/>
    <w:rsid w:val="00EC4295"/>
    <w:pPr>
      <w:overflowPunct w:val="0"/>
      <w:autoSpaceDE w:val="0"/>
      <w:autoSpaceDN w:val="0"/>
      <w:adjustRightInd w:val="0"/>
      <w:textAlignment w:val="baseline"/>
    </w:pPr>
  </w:style>
  <w:style w:type="paragraph" w:styleId="Handtekening">
    <w:name w:val="Signature"/>
    <w:basedOn w:val="Standaard"/>
    <w:link w:val="HandtekeningChar"/>
    <w:rsid w:val="00EC4295"/>
    <w:pPr>
      <w:ind w:left="4252"/>
    </w:pPr>
  </w:style>
  <w:style w:type="character" w:customStyle="1" w:styleId="HandtekeningChar">
    <w:name w:val="Handtekening Char"/>
    <w:basedOn w:val="Standaardalinea-lettertype"/>
    <w:link w:val="Handtekening"/>
    <w:rsid w:val="00EC4295"/>
  </w:style>
  <w:style w:type="paragraph" w:styleId="HTML-voorafopgemaakt">
    <w:name w:val="HTML Preformatted"/>
    <w:basedOn w:val="Standaard"/>
    <w:link w:val="HTML-voorafopgemaaktChar"/>
    <w:rsid w:val="00EC4295"/>
    <w:rPr>
      <w:rFonts w:ascii="Courier New" w:hAnsi="Courier New" w:cs="Courier New"/>
    </w:rPr>
  </w:style>
  <w:style w:type="character" w:customStyle="1" w:styleId="HTML-voorafopgemaaktChar">
    <w:name w:val="HTML - vooraf opgemaakt Char"/>
    <w:basedOn w:val="Standaardalinea-lettertype"/>
    <w:link w:val="HTML-voorafopgemaakt"/>
    <w:rsid w:val="00EC4295"/>
    <w:rPr>
      <w:rFonts w:ascii="Courier New" w:hAnsi="Courier New" w:cs="Courier New"/>
    </w:rPr>
  </w:style>
  <w:style w:type="paragraph" w:styleId="HTML-adres">
    <w:name w:val="HTML Address"/>
    <w:basedOn w:val="Standaard"/>
    <w:link w:val="HTML-adresChar"/>
    <w:rsid w:val="00EC4295"/>
    <w:rPr>
      <w:i/>
      <w:iCs/>
    </w:rPr>
  </w:style>
  <w:style w:type="character" w:customStyle="1" w:styleId="HTML-adresChar">
    <w:name w:val="HTML-adres Char"/>
    <w:basedOn w:val="Standaardalinea-lettertype"/>
    <w:link w:val="HTML-adres"/>
    <w:rsid w:val="00EC4295"/>
    <w:rPr>
      <w:i/>
      <w:iCs/>
    </w:rPr>
  </w:style>
  <w:style w:type="paragraph" w:styleId="Index1">
    <w:name w:val="index 1"/>
    <w:basedOn w:val="Standaard"/>
    <w:next w:val="Standaard"/>
    <w:autoRedefine/>
    <w:rsid w:val="00EC4295"/>
    <w:pPr>
      <w:ind w:left="200" w:hanging="200"/>
    </w:pPr>
  </w:style>
  <w:style w:type="paragraph" w:styleId="Index2">
    <w:name w:val="index 2"/>
    <w:basedOn w:val="Standaard"/>
    <w:next w:val="Standaard"/>
    <w:autoRedefine/>
    <w:rsid w:val="00EC4295"/>
    <w:pPr>
      <w:ind w:left="400" w:hanging="200"/>
    </w:pPr>
  </w:style>
  <w:style w:type="paragraph" w:styleId="Index3">
    <w:name w:val="index 3"/>
    <w:basedOn w:val="Standaard"/>
    <w:next w:val="Standaard"/>
    <w:autoRedefine/>
    <w:rsid w:val="00EC4295"/>
    <w:pPr>
      <w:ind w:left="600" w:hanging="200"/>
    </w:pPr>
  </w:style>
  <w:style w:type="paragraph" w:styleId="Index4">
    <w:name w:val="index 4"/>
    <w:basedOn w:val="Standaard"/>
    <w:next w:val="Standaard"/>
    <w:autoRedefine/>
    <w:rsid w:val="00EC4295"/>
    <w:pPr>
      <w:ind w:left="800" w:hanging="200"/>
    </w:pPr>
  </w:style>
  <w:style w:type="paragraph" w:styleId="Index5">
    <w:name w:val="index 5"/>
    <w:basedOn w:val="Standaard"/>
    <w:next w:val="Standaard"/>
    <w:autoRedefine/>
    <w:rsid w:val="00EC4295"/>
    <w:pPr>
      <w:ind w:left="1000" w:hanging="200"/>
    </w:pPr>
  </w:style>
  <w:style w:type="paragraph" w:styleId="Index6">
    <w:name w:val="index 6"/>
    <w:basedOn w:val="Standaard"/>
    <w:next w:val="Standaard"/>
    <w:autoRedefine/>
    <w:rsid w:val="00EC4295"/>
    <w:pPr>
      <w:ind w:left="1200" w:hanging="200"/>
    </w:pPr>
  </w:style>
  <w:style w:type="paragraph" w:styleId="Index7">
    <w:name w:val="index 7"/>
    <w:basedOn w:val="Standaard"/>
    <w:next w:val="Standaard"/>
    <w:autoRedefine/>
    <w:rsid w:val="00EC4295"/>
    <w:pPr>
      <w:ind w:left="1400" w:hanging="200"/>
    </w:pPr>
  </w:style>
  <w:style w:type="paragraph" w:styleId="Index8">
    <w:name w:val="index 8"/>
    <w:basedOn w:val="Standaard"/>
    <w:next w:val="Standaard"/>
    <w:autoRedefine/>
    <w:rsid w:val="00EC4295"/>
    <w:pPr>
      <w:ind w:left="1600" w:hanging="200"/>
    </w:pPr>
  </w:style>
  <w:style w:type="paragraph" w:styleId="Index9">
    <w:name w:val="index 9"/>
    <w:basedOn w:val="Standaard"/>
    <w:next w:val="Standaard"/>
    <w:autoRedefine/>
    <w:rsid w:val="00EC4295"/>
    <w:pPr>
      <w:ind w:left="1800" w:hanging="200"/>
    </w:pPr>
  </w:style>
  <w:style w:type="paragraph" w:styleId="Indexkop">
    <w:name w:val="index heading"/>
    <w:basedOn w:val="Standaard"/>
    <w:next w:val="Index1"/>
    <w:rsid w:val="00EC4295"/>
    <w:rPr>
      <w:rFonts w:ascii="Cambria" w:hAnsi="Cambria"/>
      <w:b/>
      <w:bCs/>
    </w:rPr>
  </w:style>
  <w:style w:type="paragraph" w:styleId="Inhopg5">
    <w:name w:val="toc 5"/>
    <w:basedOn w:val="Standaard"/>
    <w:next w:val="Standaard"/>
    <w:autoRedefine/>
    <w:uiPriority w:val="39"/>
    <w:rsid w:val="00EC4295"/>
    <w:pPr>
      <w:ind w:left="800"/>
    </w:pPr>
  </w:style>
  <w:style w:type="paragraph" w:styleId="Inhopg6">
    <w:name w:val="toc 6"/>
    <w:basedOn w:val="Standaard"/>
    <w:next w:val="Standaard"/>
    <w:autoRedefine/>
    <w:uiPriority w:val="39"/>
    <w:rsid w:val="00EC4295"/>
    <w:pPr>
      <w:ind w:left="1000"/>
    </w:pPr>
  </w:style>
  <w:style w:type="paragraph" w:styleId="Inhopg7">
    <w:name w:val="toc 7"/>
    <w:basedOn w:val="Standaard"/>
    <w:next w:val="Standaard"/>
    <w:autoRedefine/>
    <w:uiPriority w:val="39"/>
    <w:rsid w:val="00EC4295"/>
    <w:pPr>
      <w:ind w:left="1200"/>
    </w:pPr>
  </w:style>
  <w:style w:type="paragraph" w:styleId="Inhopg8">
    <w:name w:val="toc 8"/>
    <w:basedOn w:val="Standaard"/>
    <w:next w:val="Standaard"/>
    <w:autoRedefine/>
    <w:uiPriority w:val="39"/>
    <w:rsid w:val="00EC4295"/>
    <w:pPr>
      <w:ind w:left="1400"/>
    </w:pPr>
  </w:style>
  <w:style w:type="paragraph" w:styleId="Inhopg9">
    <w:name w:val="toc 9"/>
    <w:basedOn w:val="Standaard"/>
    <w:next w:val="Standaard"/>
    <w:autoRedefine/>
    <w:uiPriority w:val="39"/>
    <w:rsid w:val="00EC4295"/>
    <w:pPr>
      <w:ind w:left="1600"/>
    </w:pPr>
  </w:style>
  <w:style w:type="paragraph" w:styleId="Kopbronvermelding">
    <w:name w:val="toa heading"/>
    <w:basedOn w:val="Standaard"/>
    <w:next w:val="Standaard"/>
    <w:rsid w:val="00EC4295"/>
    <w:pPr>
      <w:spacing w:before="120"/>
    </w:pPr>
    <w:rPr>
      <w:rFonts w:ascii="Cambria" w:hAnsi="Cambria"/>
      <w:b/>
      <w:bCs/>
      <w:sz w:val="24"/>
      <w:szCs w:val="24"/>
    </w:rPr>
  </w:style>
  <w:style w:type="paragraph" w:styleId="Kopvaninhoudsopgave">
    <w:name w:val="TOC Heading"/>
    <w:basedOn w:val="Kop1"/>
    <w:next w:val="Standaard"/>
    <w:uiPriority w:val="39"/>
    <w:semiHidden/>
    <w:unhideWhenUsed/>
    <w:qFormat/>
    <w:rsid w:val="00EC4295"/>
    <w:pPr>
      <w:keepNext/>
      <w:spacing w:before="240" w:after="60"/>
      <w:outlineLvl w:val="9"/>
    </w:pPr>
    <w:rPr>
      <w:rFonts w:ascii="Cambria" w:hAnsi="Cambria"/>
      <w:bCs/>
      <w:spacing w:val="0"/>
      <w:kern w:val="32"/>
      <w:sz w:val="32"/>
      <w:szCs w:val="32"/>
    </w:rPr>
  </w:style>
  <w:style w:type="paragraph" w:styleId="Lijst">
    <w:name w:val="List"/>
    <w:basedOn w:val="Standaard"/>
    <w:rsid w:val="00EC4295"/>
    <w:pPr>
      <w:ind w:left="283" w:hanging="283"/>
      <w:contextualSpacing/>
    </w:pPr>
  </w:style>
  <w:style w:type="paragraph" w:styleId="Lijst2">
    <w:name w:val="List 2"/>
    <w:basedOn w:val="Standaard"/>
    <w:rsid w:val="00EC4295"/>
    <w:pPr>
      <w:ind w:left="566" w:hanging="283"/>
      <w:contextualSpacing/>
    </w:pPr>
  </w:style>
  <w:style w:type="paragraph" w:styleId="Lijst3">
    <w:name w:val="List 3"/>
    <w:basedOn w:val="Standaard"/>
    <w:rsid w:val="00EC4295"/>
    <w:pPr>
      <w:ind w:left="849" w:hanging="283"/>
      <w:contextualSpacing/>
    </w:pPr>
  </w:style>
  <w:style w:type="paragraph" w:styleId="Lijst4">
    <w:name w:val="List 4"/>
    <w:basedOn w:val="Standaard"/>
    <w:rsid w:val="00EC4295"/>
    <w:pPr>
      <w:ind w:left="1132" w:hanging="283"/>
      <w:contextualSpacing/>
    </w:pPr>
  </w:style>
  <w:style w:type="paragraph" w:styleId="Lijst5">
    <w:name w:val="List 5"/>
    <w:basedOn w:val="Standaard"/>
    <w:rsid w:val="00EC4295"/>
    <w:pPr>
      <w:ind w:left="1415" w:hanging="283"/>
      <w:contextualSpacing/>
    </w:pPr>
  </w:style>
  <w:style w:type="paragraph" w:styleId="Lijstmetafbeeldingen">
    <w:name w:val="table of figures"/>
    <w:basedOn w:val="Standaard"/>
    <w:next w:val="Standaard"/>
    <w:rsid w:val="00EC4295"/>
  </w:style>
  <w:style w:type="paragraph" w:styleId="Lijstopsomteken">
    <w:name w:val="List Bullet"/>
    <w:basedOn w:val="Standaard"/>
    <w:rsid w:val="00EC4295"/>
    <w:pPr>
      <w:numPr>
        <w:numId w:val="5"/>
      </w:numPr>
      <w:contextualSpacing/>
    </w:pPr>
  </w:style>
  <w:style w:type="paragraph" w:styleId="Lijstopsomteken2">
    <w:name w:val="List Bullet 2"/>
    <w:basedOn w:val="Standaard"/>
    <w:rsid w:val="00EC4295"/>
    <w:pPr>
      <w:numPr>
        <w:numId w:val="6"/>
      </w:numPr>
      <w:contextualSpacing/>
    </w:pPr>
  </w:style>
  <w:style w:type="paragraph" w:styleId="Lijstopsomteken3">
    <w:name w:val="List Bullet 3"/>
    <w:basedOn w:val="Standaard"/>
    <w:rsid w:val="00EC4295"/>
    <w:pPr>
      <w:numPr>
        <w:numId w:val="7"/>
      </w:numPr>
      <w:contextualSpacing/>
    </w:pPr>
  </w:style>
  <w:style w:type="paragraph" w:styleId="Lijstopsomteken4">
    <w:name w:val="List Bullet 4"/>
    <w:basedOn w:val="Standaard"/>
    <w:rsid w:val="00EC4295"/>
    <w:pPr>
      <w:numPr>
        <w:numId w:val="8"/>
      </w:numPr>
      <w:contextualSpacing/>
    </w:pPr>
  </w:style>
  <w:style w:type="paragraph" w:styleId="Lijstopsomteken5">
    <w:name w:val="List Bullet 5"/>
    <w:basedOn w:val="Standaard"/>
    <w:rsid w:val="00EC4295"/>
    <w:pPr>
      <w:numPr>
        <w:numId w:val="9"/>
      </w:numPr>
      <w:contextualSpacing/>
    </w:pPr>
  </w:style>
  <w:style w:type="paragraph" w:styleId="Lijstalinea">
    <w:name w:val="List Paragraph"/>
    <w:basedOn w:val="Standaard"/>
    <w:uiPriority w:val="34"/>
    <w:qFormat/>
    <w:rsid w:val="00EC4295"/>
    <w:pPr>
      <w:ind w:left="708"/>
    </w:pPr>
  </w:style>
  <w:style w:type="paragraph" w:styleId="Lijstnummering">
    <w:name w:val="List Number"/>
    <w:basedOn w:val="Standaard"/>
    <w:rsid w:val="00EC4295"/>
    <w:pPr>
      <w:numPr>
        <w:numId w:val="10"/>
      </w:numPr>
      <w:contextualSpacing/>
    </w:pPr>
  </w:style>
  <w:style w:type="paragraph" w:styleId="Lijstnummering2">
    <w:name w:val="List Number 2"/>
    <w:basedOn w:val="Standaard"/>
    <w:rsid w:val="00EC4295"/>
    <w:pPr>
      <w:numPr>
        <w:numId w:val="11"/>
      </w:numPr>
      <w:contextualSpacing/>
    </w:pPr>
  </w:style>
  <w:style w:type="paragraph" w:styleId="Lijstnummering3">
    <w:name w:val="List Number 3"/>
    <w:basedOn w:val="Standaard"/>
    <w:rsid w:val="00EC4295"/>
    <w:pPr>
      <w:numPr>
        <w:numId w:val="12"/>
      </w:numPr>
      <w:contextualSpacing/>
    </w:pPr>
  </w:style>
  <w:style w:type="paragraph" w:styleId="Lijstnummering4">
    <w:name w:val="List Number 4"/>
    <w:basedOn w:val="Standaard"/>
    <w:rsid w:val="00EC4295"/>
    <w:pPr>
      <w:numPr>
        <w:numId w:val="13"/>
      </w:numPr>
      <w:contextualSpacing/>
    </w:pPr>
  </w:style>
  <w:style w:type="paragraph" w:styleId="Lijstnummering5">
    <w:name w:val="List Number 5"/>
    <w:basedOn w:val="Standaard"/>
    <w:rsid w:val="00EC4295"/>
    <w:pPr>
      <w:numPr>
        <w:numId w:val="14"/>
      </w:numPr>
      <w:contextualSpacing/>
    </w:pPr>
  </w:style>
  <w:style w:type="paragraph" w:styleId="Lijstvoortzetting">
    <w:name w:val="List Continue"/>
    <w:basedOn w:val="Standaard"/>
    <w:rsid w:val="00EC4295"/>
    <w:pPr>
      <w:spacing w:after="120"/>
      <w:ind w:left="283"/>
      <w:contextualSpacing/>
    </w:pPr>
  </w:style>
  <w:style w:type="paragraph" w:styleId="Lijstvoortzetting2">
    <w:name w:val="List Continue 2"/>
    <w:basedOn w:val="Standaard"/>
    <w:rsid w:val="00EC4295"/>
    <w:pPr>
      <w:spacing w:after="120"/>
      <w:ind w:left="566"/>
      <w:contextualSpacing/>
    </w:pPr>
  </w:style>
  <w:style w:type="paragraph" w:styleId="Lijstvoortzetting3">
    <w:name w:val="List Continue 3"/>
    <w:basedOn w:val="Standaard"/>
    <w:rsid w:val="00EC4295"/>
    <w:pPr>
      <w:spacing w:after="120"/>
      <w:ind w:left="849"/>
      <w:contextualSpacing/>
    </w:pPr>
  </w:style>
  <w:style w:type="paragraph" w:styleId="Lijstvoortzetting4">
    <w:name w:val="List Continue 4"/>
    <w:basedOn w:val="Standaard"/>
    <w:rsid w:val="00EC4295"/>
    <w:pPr>
      <w:spacing w:after="120"/>
      <w:ind w:left="1132"/>
      <w:contextualSpacing/>
    </w:pPr>
  </w:style>
  <w:style w:type="paragraph" w:styleId="Lijstvoortzetting5">
    <w:name w:val="List Continue 5"/>
    <w:basedOn w:val="Standaard"/>
    <w:rsid w:val="00EC4295"/>
    <w:pPr>
      <w:spacing w:after="120"/>
      <w:ind w:left="1415"/>
      <w:contextualSpacing/>
    </w:pPr>
  </w:style>
  <w:style w:type="paragraph" w:styleId="Macrotekst">
    <w:name w:val="macro"/>
    <w:link w:val="MacrotekstChar"/>
    <w:rsid w:val="00EC4295"/>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line="280" w:lineRule="exact"/>
      <w:textAlignment w:val="baseline"/>
    </w:pPr>
    <w:rPr>
      <w:rFonts w:ascii="Courier New" w:hAnsi="Courier New" w:cs="Courier New"/>
    </w:rPr>
  </w:style>
  <w:style w:type="character" w:customStyle="1" w:styleId="MacrotekstChar">
    <w:name w:val="Macrotekst Char"/>
    <w:basedOn w:val="Standaardalinea-lettertype"/>
    <w:link w:val="Macrotekst"/>
    <w:rsid w:val="00EC4295"/>
    <w:rPr>
      <w:rFonts w:ascii="Courier New" w:hAnsi="Courier New" w:cs="Courier New"/>
      <w:lang w:val="nl-NL" w:eastAsia="nl-NL" w:bidi="ar-SA"/>
    </w:rPr>
  </w:style>
  <w:style w:type="paragraph" w:styleId="Normaalweb">
    <w:name w:val="Normal (Web)"/>
    <w:basedOn w:val="Standaard"/>
    <w:uiPriority w:val="99"/>
    <w:rsid w:val="00EC4295"/>
    <w:rPr>
      <w:sz w:val="24"/>
      <w:szCs w:val="24"/>
    </w:rPr>
  </w:style>
  <w:style w:type="paragraph" w:styleId="Notitiekop">
    <w:name w:val="Note Heading"/>
    <w:basedOn w:val="Standaard"/>
    <w:next w:val="Standaard"/>
    <w:link w:val="NotitiekopChar"/>
    <w:rsid w:val="00EC4295"/>
  </w:style>
  <w:style w:type="character" w:customStyle="1" w:styleId="NotitiekopChar">
    <w:name w:val="Notitiekop Char"/>
    <w:basedOn w:val="Standaardalinea-lettertype"/>
    <w:link w:val="Notitiekop"/>
    <w:rsid w:val="00EC4295"/>
  </w:style>
  <w:style w:type="paragraph" w:styleId="Tekstopmerking">
    <w:name w:val="annotation text"/>
    <w:basedOn w:val="Standaard"/>
    <w:link w:val="TekstopmerkingChar"/>
    <w:rsid w:val="00EC4295"/>
  </w:style>
  <w:style w:type="character" w:customStyle="1" w:styleId="TekstopmerkingChar">
    <w:name w:val="Tekst opmerking Char"/>
    <w:basedOn w:val="Standaardalinea-lettertype"/>
    <w:link w:val="Tekstopmerking"/>
    <w:rsid w:val="00EC4295"/>
  </w:style>
  <w:style w:type="paragraph" w:styleId="Onderwerpvanopmerking">
    <w:name w:val="annotation subject"/>
    <w:basedOn w:val="Tekstopmerking"/>
    <w:next w:val="Tekstopmerking"/>
    <w:link w:val="OnderwerpvanopmerkingChar"/>
    <w:rsid w:val="00EC4295"/>
    <w:rPr>
      <w:b/>
      <w:bCs/>
    </w:rPr>
  </w:style>
  <w:style w:type="character" w:customStyle="1" w:styleId="OnderwerpvanopmerkingChar">
    <w:name w:val="Onderwerp van opmerking Char"/>
    <w:basedOn w:val="TekstopmerkingChar"/>
    <w:link w:val="Onderwerpvanopmerking"/>
    <w:rsid w:val="00EC4295"/>
    <w:rPr>
      <w:b/>
      <w:bCs/>
    </w:rPr>
  </w:style>
  <w:style w:type="paragraph" w:styleId="Plattetekst">
    <w:name w:val="Body Text"/>
    <w:basedOn w:val="Standaard"/>
    <w:link w:val="PlattetekstChar"/>
    <w:rsid w:val="00EC4295"/>
    <w:pPr>
      <w:spacing w:after="120"/>
    </w:pPr>
  </w:style>
  <w:style w:type="character" w:customStyle="1" w:styleId="PlattetekstChar">
    <w:name w:val="Platte tekst Char"/>
    <w:basedOn w:val="Standaardalinea-lettertype"/>
    <w:link w:val="Plattetekst"/>
    <w:rsid w:val="00EC4295"/>
  </w:style>
  <w:style w:type="paragraph" w:styleId="Plattetekst2">
    <w:name w:val="Body Text 2"/>
    <w:basedOn w:val="Standaard"/>
    <w:link w:val="Plattetekst2Char"/>
    <w:rsid w:val="00EC4295"/>
    <w:pPr>
      <w:spacing w:after="120" w:line="480" w:lineRule="auto"/>
    </w:pPr>
  </w:style>
  <w:style w:type="character" w:customStyle="1" w:styleId="Plattetekst2Char">
    <w:name w:val="Platte tekst 2 Char"/>
    <w:basedOn w:val="Standaardalinea-lettertype"/>
    <w:link w:val="Plattetekst2"/>
    <w:rsid w:val="00EC4295"/>
  </w:style>
  <w:style w:type="paragraph" w:styleId="Plattetekst3">
    <w:name w:val="Body Text 3"/>
    <w:basedOn w:val="Standaard"/>
    <w:link w:val="Plattetekst3Char"/>
    <w:rsid w:val="00EC4295"/>
    <w:pPr>
      <w:spacing w:after="120"/>
    </w:pPr>
    <w:rPr>
      <w:sz w:val="16"/>
      <w:szCs w:val="16"/>
    </w:rPr>
  </w:style>
  <w:style w:type="character" w:customStyle="1" w:styleId="Plattetekst3Char">
    <w:name w:val="Platte tekst 3 Char"/>
    <w:basedOn w:val="Standaardalinea-lettertype"/>
    <w:link w:val="Plattetekst3"/>
    <w:rsid w:val="00EC4295"/>
    <w:rPr>
      <w:sz w:val="16"/>
      <w:szCs w:val="16"/>
    </w:rPr>
  </w:style>
  <w:style w:type="paragraph" w:styleId="Platteteksteersteinspringing">
    <w:name w:val="Body Text First Indent"/>
    <w:basedOn w:val="Plattetekst"/>
    <w:link w:val="PlatteteksteersteinspringingChar"/>
    <w:rsid w:val="00EC4295"/>
    <w:pPr>
      <w:ind w:firstLine="210"/>
    </w:pPr>
  </w:style>
  <w:style w:type="character" w:customStyle="1" w:styleId="PlatteteksteersteinspringingChar">
    <w:name w:val="Platte tekst eerste inspringing Char"/>
    <w:basedOn w:val="PlattetekstChar"/>
    <w:link w:val="Platteteksteersteinspringing"/>
    <w:rsid w:val="00EC4295"/>
  </w:style>
  <w:style w:type="paragraph" w:styleId="Plattetekstinspringen">
    <w:name w:val="Body Text Indent"/>
    <w:basedOn w:val="Standaard"/>
    <w:link w:val="PlattetekstinspringenChar"/>
    <w:rsid w:val="00EC4295"/>
    <w:pPr>
      <w:spacing w:after="120"/>
      <w:ind w:left="283"/>
    </w:pPr>
  </w:style>
  <w:style w:type="character" w:customStyle="1" w:styleId="PlattetekstinspringenChar">
    <w:name w:val="Platte tekst inspringen Char"/>
    <w:basedOn w:val="Standaardalinea-lettertype"/>
    <w:link w:val="Plattetekstinspringen"/>
    <w:rsid w:val="00EC4295"/>
  </w:style>
  <w:style w:type="paragraph" w:styleId="Platteteksteersteinspringing2">
    <w:name w:val="Body Text First Indent 2"/>
    <w:basedOn w:val="Plattetekstinspringen"/>
    <w:link w:val="Platteteksteersteinspringing2Char"/>
    <w:rsid w:val="00EC4295"/>
    <w:pPr>
      <w:ind w:firstLine="210"/>
    </w:pPr>
  </w:style>
  <w:style w:type="character" w:customStyle="1" w:styleId="Platteteksteersteinspringing2Char">
    <w:name w:val="Platte tekst eerste inspringing 2 Char"/>
    <w:basedOn w:val="PlattetekstinspringenChar"/>
    <w:link w:val="Platteteksteersteinspringing2"/>
    <w:rsid w:val="00EC4295"/>
  </w:style>
  <w:style w:type="paragraph" w:styleId="Plattetekstinspringen2">
    <w:name w:val="Body Text Indent 2"/>
    <w:basedOn w:val="Standaard"/>
    <w:link w:val="Plattetekstinspringen2Char"/>
    <w:rsid w:val="00EC4295"/>
    <w:pPr>
      <w:spacing w:after="120" w:line="480" w:lineRule="auto"/>
      <w:ind w:left="283"/>
    </w:pPr>
  </w:style>
  <w:style w:type="character" w:customStyle="1" w:styleId="Plattetekstinspringen2Char">
    <w:name w:val="Platte tekst inspringen 2 Char"/>
    <w:basedOn w:val="Standaardalinea-lettertype"/>
    <w:link w:val="Plattetekstinspringen2"/>
    <w:rsid w:val="00EC4295"/>
  </w:style>
  <w:style w:type="paragraph" w:styleId="Plattetekstinspringen3">
    <w:name w:val="Body Text Indent 3"/>
    <w:basedOn w:val="Standaard"/>
    <w:link w:val="Plattetekstinspringen3Char"/>
    <w:rsid w:val="00EC4295"/>
    <w:pPr>
      <w:spacing w:after="120"/>
      <w:ind w:left="283"/>
    </w:pPr>
    <w:rPr>
      <w:sz w:val="16"/>
      <w:szCs w:val="16"/>
    </w:rPr>
  </w:style>
  <w:style w:type="character" w:customStyle="1" w:styleId="Plattetekstinspringen3Char">
    <w:name w:val="Platte tekst inspringen 3 Char"/>
    <w:basedOn w:val="Standaardalinea-lettertype"/>
    <w:link w:val="Plattetekstinspringen3"/>
    <w:rsid w:val="00EC4295"/>
    <w:rPr>
      <w:sz w:val="16"/>
      <w:szCs w:val="16"/>
    </w:rPr>
  </w:style>
  <w:style w:type="paragraph" w:styleId="Standaardinspringing">
    <w:name w:val="Normal Indent"/>
    <w:basedOn w:val="Standaard"/>
    <w:rsid w:val="00EC4295"/>
    <w:pPr>
      <w:ind w:left="708"/>
    </w:pPr>
  </w:style>
  <w:style w:type="paragraph" w:styleId="Ondertitel">
    <w:name w:val="Subtitle"/>
    <w:basedOn w:val="Standaard"/>
    <w:next w:val="Standaard"/>
    <w:link w:val="OndertitelChar"/>
    <w:qFormat/>
    <w:rsid w:val="00EC4295"/>
    <w:pPr>
      <w:spacing w:after="60"/>
      <w:jc w:val="center"/>
      <w:outlineLvl w:val="1"/>
    </w:pPr>
    <w:rPr>
      <w:rFonts w:ascii="Cambria" w:hAnsi="Cambria"/>
      <w:sz w:val="24"/>
      <w:szCs w:val="24"/>
    </w:rPr>
  </w:style>
  <w:style w:type="character" w:customStyle="1" w:styleId="OndertitelChar">
    <w:name w:val="Ondertitel Char"/>
    <w:basedOn w:val="Standaardalinea-lettertype"/>
    <w:link w:val="Ondertitel"/>
    <w:rsid w:val="00EC4295"/>
    <w:rPr>
      <w:rFonts w:ascii="Cambria" w:eastAsia="Times New Roman" w:hAnsi="Cambria" w:cs="Times New Roman"/>
      <w:sz w:val="24"/>
      <w:szCs w:val="24"/>
    </w:rPr>
  </w:style>
  <w:style w:type="paragraph" w:styleId="Tekstzonderopmaak">
    <w:name w:val="Plain Text"/>
    <w:basedOn w:val="Standaard"/>
    <w:link w:val="TekstzonderopmaakChar"/>
    <w:uiPriority w:val="99"/>
    <w:rsid w:val="00EC4295"/>
    <w:rPr>
      <w:rFonts w:ascii="Courier New" w:hAnsi="Courier New" w:cs="Courier New"/>
    </w:rPr>
  </w:style>
  <w:style w:type="character" w:customStyle="1" w:styleId="TekstzonderopmaakChar">
    <w:name w:val="Tekst zonder opmaak Char"/>
    <w:basedOn w:val="Standaardalinea-lettertype"/>
    <w:link w:val="Tekstzonderopmaak"/>
    <w:uiPriority w:val="99"/>
    <w:rsid w:val="00EC4295"/>
    <w:rPr>
      <w:rFonts w:ascii="Courier New" w:hAnsi="Courier New" w:cs="Courier New"/>
    </w:rPr>
  </w:style>
  <w:style w:type="paragraph" w:styleId="Titel">
    <w:name w:val="Title"/>
    <w:basedOn w:val="Standaard"/>
    <w:next w:val="Standaard"/>
    <w:link w:val="TitelChar"/>
    <w:qFormat/>
    <w:rsid w:val="00EC4295"/>
    <w:pPr>
      <w:spacing w:before="240" w:after="60"/>
      <w:jc w:val="center"/>
      <w:outlineLvl w:val="0"/>
    </w:pPr>
    <w:rPr>
      <w:rFonts w:ascii="Cambria" w:hAnsi="Cambria"/>
      <w:b/>
      <w:bCs/>
      <w:kern w:val="28"/>
      <w:sz w:val="32"/>
      <w:szCs w:val="32"/>
    </w:rPr>
  </w:style>
  <w:style w:type="character" w:customStyle="1" w:styleId="TitelChar">
    <w:name w:val="Titel Char"/>
    <w:basedOn w:val="Standaardalinea-lettertype"/>
    <w:link w:val="Titel"/>
    <w:rsid w:val="00EC4295"/>
    <w:rPr>
      <w:rFonts w:ascii="Cambria" w:eastAsia="Times New Roman" w:hAnsi="Cambria" w:cs="Times New Roman"/>
      <w:b/>
      <w:bCs/>
      <w:kern w:val="28"/>
      <w:sz w:val="32"/>
      <w:szCs w:val="32"/>
    </w:rPr>
  </w:style>
  <w:style w:type="paragraph" w:styleId="Voetnoottekst">
    <w:name w:val="footnote text"/>
    <w:basedOn w:val="Standaard"/>
    <w:link w:val="VoetnoottekstChar"/>
    <w:rsid w:val="00EC4295"/>
  </w:style>
  <w:style w:type="character" w:customStyle="1" w:styleId="VoetnoottekstChar">
    <w:name w:val="Voetnoottekst Char"/>
    <w:basedOn w:val="Standaardalinea-lettertype"/>
    <w:link w:val="Voetnoottekst"/>
    <w:rsid w:val="00EC4295"/>
  </w:style>
  <w:style w:type="paragraph" w:customStyle="1" w:styleId="Default">
    <w:name w:val="Default"/>
    <w:rsid w:val="00141FB0"/>
    <w:pPr>
      <w:autoSpaceDE w:val="0"/>
      <w:autoSpaceDN w:val="0"/>
      <w:adjustRightInd w:val="0"/>
    </w:pPr>
    <w:rPr>
      <w:color w:val="000000"/>
      <w:sz w:val="24"/>
      <w:szCs w:val="24"/>
      <w:lang w:val="en-US" w:eastAsia="en-US"/>
    </w:rPr>
  </w:style>
  <w:style w:type="character" w:styleId="Voetnootmarkering">
    <w:name w:val="footnote reference"/>
    <w:basedOn w:val="Standaardalinea-lettertype"/>
    <w:rsid w:val="00315457"/>
    <w:rPr>
      <w:vertAlign w:val="superscript"/>
    </w:rPr>
  </w:style>
  <w:style w:type="paragraph" w:customStyle="1" w:styleId="Style1">
    <w:name w:val="Style 1"/>
    <w:basedOn w:val="Standaard"/>
    <w:uiPriority w:val="99"/>
    <w:rsid w:val="00086926"/>
    <w:pPr>
      <w:widowControl w:val="0"/>
      <w:overflowPunct/>
      <w:spacing w:line="240" w:lineRule="auto"/>
      <w:textAlignment w:val="auto"/>
    </w:pPr>
    <w:rPr>
      <w:sz w:val="23"/>
      <w:szCs w:val="23"/>
    </w:rPr>
  </w:style>
  <w:style w:type="character" w:customStyle="1" w:styleId="CharacterStyle1">
    <w:name w:val="Character Style 1"/>
    <w:uiPriority w:val="99"/>
    <w:rsid w:val="00086926"/>
    <w:rPr>
      <w:sz w:val="23"/>
    </w:rPr>
  </w:style>
  <w:style w:type="character" w:styleId="Verwijzingopmerking">
    <w:name w:val="annotation reference"/>
    <w:basedOn w:val="Standaardalinea-lettertype"/>
    <w:semiHidden/>
    <w:unhideWhenUsed/>
    <w:rsid w:val="006139B9"/>
    <w:rPr>
      <w:sz w:val="16"/>
      <w:szCs w:val="16"/>
    </w:rPr>
  </w:style>
  <w:style w:type="paragraph" w:styleId="Revisie">
    <w:name w:val="Revision"/>
    <w:hidden/>
    <w:uiPriority w:val="99"/>
    <w:semiHidden/>
    <w:rsid w:val="008802AF"/>
    <w:rPr>
      <w:rFonts w:ascii="Corbel" w:hAnsi="Corbel"/>
    </w:rPr>
  </w:style>
  <w:style w:type="table" w:styleId="Rastertabel1licht">
    <w:name w:val="Grid Table 1 Light"/>
    <w:basedOn w:val="Standaardtabel"/>
    <w:uiPriority w:val="46"/>
    <w:rsid w:val="00DA2F3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Onopgelostemelding">
    <w:name w:val="Unresolved Mention"/>
    <w:basedOn w:val="Standaardalinea-lettertype"/>
    <w:uiPriority w:val="99"/>
    <w:semiHidden/>
    <w:unhideWhenUsed/>
    <w:rsid w:val="001D4A15"/>
    <w:rPr>
      <w:color w:val="605E5C"/>
      <w:shd w:val="clear" w:color="auto" w:fill="E1DFDD"/>
    </w:rPr>
  </w:style>
  <w:style w:type="paragraph" w:customStyle="1" w:styleId="Inhoudsopgave">
    <w:name w:val="Inhoudsopgave"/>
    <w:basedOn w:val="Kop2"/>
    <w:link w:val="InhoudsopgaveChar"/>
    <w:qFormat/>
    <w:rsid w:val="00F369C4"/>
  </w:style>
  <w:style w:type="character" w:customStyle="1" w:styleId="Kop2Char">
    <w:name w:val="Kop 2 Char"/>
    <w:basedOn w:val="Standaardalinea-lettertype"/>
    <w:link w:val="Kop2"/>
    <w:rsid w:val="00F369C4"/>
    <w:rPr>
      <w:rFonts w:ascii="Corbel" w:hAnsi="Corbel"/>
      <w:b/>
      <w:color w:val="00B0F0"/>
      <w:spacing w:val="10"/>
      <w:sz w:val="24"/>
    </w:rPr>
  </w:style>
  <w:style w:type="character" w:customStyle="1" w:styleId="InhoudsopgaveChar">
    <w:name w:val="Inhoudsopgave Char"/>
    <w:basedOn w:val="Kop2Char"/>
    <w:link w:val="Inhoudsopgave"/>
    <w:rsid w:val="00F369C4"/>
    <w:rPr>
      <w:rFonts w:ascii="Corbel" w:hAnsi="Corbel"/>
      <w:b/>
      <w:color w:val="00B0F0"/>
      <w:spacing w:val="10"/>
      <w:sz w:val="24"/>
    </w:rPr>
  </w:style>
  <w:style w:type="character" w:styleId="GevolgdeHyperlink">
    <w:name w:val="FollowedHyperlink"/>
    <w:basedOn w:val="Standaardalinea-lettertype"/>
    <w:semiHidden/>
    <w:unhideWhenUsed/>
    <w:rsid w:val="0027696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174118">
      <w:bodyDiv w:val="1"/>
      <w:marLeft w:val="0"/>
      <w:marRight w:val="0"/>
      <w:marTop w:val="0"/>
      <w:marBottom w:val="0"/>
      <w:divBdr>
        <w:top w:val="none" w:sz="0" w:space="0" w:color="auto"/>
        <w:left w:val="none" w:sz="0" w:space="0" w:color="auto"/>
        <w:bottom w:val="none" w:sz="0" w:space="0" w:color="auto"/>
        <w:right w:val="none" w:sz="0" w:space="0" w:color="auto"/>
      </w:divBdr>
    </w:div>
    <w:div w:id="549611793">
      <w:bodyDiv w:val="1"/>
      <w:marLeft w:val="0"/>
      <w:marRight w:val="0"/>
      <w:marTop w:val="0"/>
      <w:marBottom w:val="0"/>
      <w:divBdr>
        <w:top w:val="none" w:sz="0" w:space="0" w:color="auto"/>
        <w:left w:val="none" w:sz="0" w:space="0" w:color="auto"/>
        <w:bottom w:val="none" w:sz="0" w:space="0" w:color="auto"/>
        <w:right w:val="none" w:sz="0" w:space="0" w:color="auto"/>
      </w:divBdr>
    </w:div>
    <w:div w:id="587350405">
      <w:bodyDiv w:val="1"/>
      <w:marLeft w:val="0"/>
      <w:marRight w:val="0"/>
      <w:marTop w:val="0"/>
      <w:marBottom w:val="0"/>
      <w:divBdr>
        <w:top w:val="none" w:sz="0" w:space="0" w:color="auto"/>
        <w:left w:val="none" w:sz="0" w:space="0" w:color="auto"/>
        <w:bottom w:val="none" w:sz="0" w:space="0" w:color="auto"/>
        <w:right w:val="none" w:sz="0" w:space="0" w:color="auto"/>
      </w:divBdr>
    </w:div>
    <w:div w:id="824205198">
      <w:bodyDiv w:val="1"/>
      <w:marLeft w:val="0"/>
      <w:marRight w:val="0"/>
      <w:marTop w:val="0"/>
      <w:marBottom w:val="0"/>
      <w:divBdr>
        <w:top w:val="none" w:sz="0" w:space="0" w:color="auto"/>
        <w:left w:val="none" w:sz="0" w:space="0" w:color="auto"/>
        <w:bottom w:val="none" w:sz="0" w:space="0" w:color="auto"/>
        <w:right w:val="none" w:sz="0" w:space="0" w:color="auto"/>
      </w:divBdr>
    </w:div>
    <w:div w:id="1032683027">
      <w:bodyDiv w:val="1"/>
      <w:marLeft w:val="0"/>
      <w:marRight w:val="0"/>
      <w:marTop w:val="0"/>
      <w:marBottom w:val="0"/>
      <w:divBdr>
        <w:top w:val="none" w:sz="0" w:space="0" w:color="auto"/>
        <w:left w:val="none" w:sz="0" w:space="0" w:color="auto"/>
        <w:bottom w:val="none" w:sz="0" w:space="0" w:color="auto"/>
        <w:right w:val="none" w:sz="0" w:space="0" w:color="auto"/>
      </w:divBdr>
    </w:div>
    <w:div w:id="1184826955">
      <w:bodyDiv w:val="1"/>
      <w:marLeft w:val="0"/>
      <w:marRight w:val="0"/>
      <w:marTop w:val="0"/>
      <w:marBottom w:val="0"/>
      <w:divBdr>
        <w:top w:val="none" w:sz="0" w:space="0" w:color="auto"/>
        <w:left w:val="none" w:sz="0" w:space="0" w:color="auto"/>
        <w:bottom w:val="none" w:sz="0" w:space="0" w:color="auto"/>
        <w:right w:val="none" w:sz="0" w:space="0" w:color="auto"/>
      </w:divBdr>
    </w:div>
    <w:div w:id="1312442643">
      <w:bodyDiv w:val="1"/>
      <w:marLeft w:val="0"/>
      <w:marRight w:val="0"/>
      <w:marTop w:val="0"/>
      <w:marBottom w:val="0"/>
      <w:divBdr>
        <w:top w:val="none" w:sz="0" w:space="0" w:color="auto"/>
        <w:left w:val="none" w:sz="0" w:space="0" w:color="auto"/>
        <w:bottom w:val="none" w:sz="0" w:space="0" w:color="auto"/>
        <w:right w:val="none" w:sz="0" w:space="0" w:color="auto"/>
      </w:divBdr>
    </w:div>
    <w:div w:id="1452019453">
      <w:bodyDiv w:val="1"/>
      <w:marLeft w:val="0"/>
      <w:marRight w:val="0"/>
      <w:marTop w:val="0"/>
      <w:marBottom w:val="0"/>
      <w:divBdr>
        <w:top w:val="none" w:sz="0" w:space="0" w:color="auto"/>
        <w:left w:val="none" w:sz="0" w:space="0" w:color="auto"/>
        <w:bottom w:val="none" w:sz="0" w:space="0" w:color="auto"/>
        <w:right w:val="none" w:sz="0" w:space="0" w:color="auto"/>
      </w:divBdr>
    </w:div>
    <w:div w:id="1759446131">
      <w:bodyDiv w:val="1"/>
      <w:marLeft w:val="0"/>
      <w:marRight w:val="0"/>
      <w:marTop w:val="0"/>
      <w:marBottom w:val="0"/>
      <w:divBdr>
        <w:top w:val="none" w:sz="0" w:space="0" w:color="auto"/>
        <w:left w:val="none" w:sz="0" w:space="0" w:color="auto"/>
        <w:bottom w:val="none" w:sz="0" w:space="0" w:color="auto"/>
        <w:right w:val="none" w:sz="0" w:space="0" w:color="auto"/>
      </w:divBdr>
    </w:div>
    <w:div w:id="1991981776">
      <w:bodyDiv w:val="1"/>
      <w:marLeft w:val="0"/>
      <w:marRight w:val="0"/>
      <w:marTop w:val="0"/>
      <w:marBottom w:val="0"/>
      <w:divBdr>
        <w:top w:val="none" w:sz="0" w:space="0" w:color="auto"/>
        <w:left w:val="none" w:sz="0" w:space="0" w:color="auto"/>
        <w:bottom w:val="none" w:sz="0" w:space="0" w:color="auto"/>
        <w:right w:val="none" w:sz="0" w:space="0" w:color="auto"/>
      </w:divBdr>
    </w:div>
    <w:div w:id="2022121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microsoft.com/office/2011/relationships/commentsExtended" Target="commentsExtended.xml"/><Relationship Id="rId34" Type="http://schemas.openxmlformats.org/officeDocument/2006/relationships/image" Target="media/image16.wmf"/><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2.emf"/><Relationship Id="rId55" Type="http://schemas.openxmlformats.org/officeDocument/2006/relationships/image" Target="media/image37.png"/><Relationship Id="rId63" Type="http://schemas.openxmlformats.org/officeDocument/2006/relationships/header" Target="header4.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1.jpeg"/><Relationship Id="rId11" Type="http://schemas.openxmlformats.org/officeDocument/2006/relationships/image" Target="media/image1.jpg"/><Relationship Id="rId24" Type="http://schemas.openxmlformats.org/officeDocument/2006/relationships/image" Target="media/image6.png"/><Relationship Id="rId32" Type="http://schemas.openxmlformats.org/officeDocument/2006/relationships/image" Target="media/image14.jpeg"/><Relationship Id="rId37" Type="http://schemas.openxmlformats.org/officeDocument/2006/relationships/image" Target="media/image19.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image" Target="media/image35.png"/><Relationship Id="rId58" Type="http://schemas.openxmlformats.org/officeDocument/2006/relationships/image" Target="media/image40.png"/><Relationship Id="rId66" Type="http://schemas.microsoft.com/office/2011/relationships/people" Target="people.xml"/><Relationship Id="rId5" Type="http://schemas.openxmlformats.org/officeDocument/2006/relationships/numbering" Target="numbering.xml"/><Relationship Id="rId61" Type="http://schemas.openxmlformats.org/officeDocument/2006/relationships/header" Target="header3.xml"/><Relationship Id="rId19" Type="http://schemas.openxmlformats.org/officeDocument/2006/relationships/hyperlink" Target="https://www.bimloket.nl/documents/Kenniskaart_1_-_Nederlandse_BIM_Levels.pdf" TargetMode="External"/><Relationship Id="rId14" Type="http://schemas.openxmlformats.org/officeDocument/2006/relationships/header" Target="header1.xml"/><Relationship Id="rId22" Type="http://schemas.microsoft.com/office/2016/09/relationships/commentsIds" Target="commentsIds.xml"/><Relationship Id="rId27" Type="http://schemas.openxmlformats.org/officeDocument/2006/relationships/image" Target="media/image9.png"/><Relationship Id="rId30" Type="http://schemas.openxmlformats.org/officeDocument/2006/relationships/image" Target="media/image12.jpeg"/><Relationship Id="rId35" Type="http://schemas.openxmlformats.org/officeDocument/2006/relationships/image" Target="media/image17.emf"/><Relationship Id="rId43" Type="http://schemas.openxmlformats.org/officeDocument/2006/relationships/image" Target="media/image25.png"/><Relationship Id="rId48" Type="http://schemas.openxmlformats.org/officeDocument/2006/relationships/image" Target="media/image30.jpeg"/><Relationship Id="rId56" Type="http://schemas.openxmlformats.org/officeDocument/2006/relationships/image" Target="media/image38.jpeg"/><Relationship Id="rId64"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3.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2.xml"/><Relationship Id="rId25" Type="http://schemas.openxmlformats.org/officeDocument/2006/relationships/image" Target="media/image7.png"/><Relationship Id="rId33" Type="http://schemas.openxmlformats.org/officeDocument/2006/relationships/image" Target="media/image15.wmf"/><Relationship Id="rId38" Type="http://schemas.openxmlformats.org/officeDocument/2006/relationships/image" Target="media/image20.jpeg"/><Relationship Id="rId46" Type="http://schemas.openxmlformats.org/officeDocument/2006/relationships/image" Target="media/image28.jpeg"/><Relationship Id="rId59" Type="http://schemas.openxmlformats.org/officeDocument/2006/relationships/image" Target="media/image41.png"/><Relationship Id="rId67" Type="http://schemas.openxmlformats.org/officeDocument/2006/relationships/theme" Target="theme/theme1.xml"/><Relationship Id="rId20" Type="http://schemas.openxmlformats.org/officeDocument/2006/relationships/comments" Target="comments.xml"/><Relationship Id="rId41" Type="http://schemas.openxmlformats.org/officeDocument/2006/relationships/image" Target="media/image23.jpeg"/><Relationship Id="rId54" Type="http://schemas.openxmlformats.org/officeDocument/2006/relationships/image" Target="media/image36.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microsoft.com/office/2018/08/relationships/commentsExtensible" Target="commentsExtensible.xml"/><Relationship Id="rId28" Type="http://schemas.openxmlformats.org/officeDocument/2006/relationships/image" Target="media/image10.jpeg"/><Relationship Id="rId36" Type="http://schemas.openxmlformats.org/officeDocument/2006/relationships/image" Target="media/image18.emf"/><Relationship Id="rId49" Type="http://schemas.openxmlformats.org/officeDocument/2006/relationships/image" Target="media/image31.jpe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jpeg"/><Relationship Id="rId52" Type="http://schemas.openxmlformats.org/officeDocument/2006/relationships/image" Target="media/image34.png"/><Relationship Id="rId60" Type="http://schemas.openxmlformats.org/officeDocument/2006/relationships/hyperlink" Target="https://www.bimloket.nl/p/429/Documentatie"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5.png"/><Relationship Id="rId39" Type="http://schemas.openxmlformats.org/officeDocument/2006/relationships/image" Target="media/image21.png"/></Relationships>
</file>

<file path=word/_rels/footnotes.xml.rels><?xml version="1.0" encoding="UTF-8" standalone="yes"?>
<Relationships xmlns="http://schemas.openxmlformats.org/package/2006/relationships"><Relationship Id="rId1" Type="http://schemas.openxmlformats.org/officeDocument/2006/relationships/hyperlink" Target="https://www.bimloket.nl/p/429/Documentati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AD15C0AEAD4CE4F907D212386CD2944" ma:contentTypeVersion="10" ma:contentTypeDescription="Een nieuw document maken." ma:contentTypeScope="" ma:versionID="4c78a4b09931c8414e6f996330676fda">
  <xsd:schema xmlns:xsd="http://www.w3.org/2001/XMLSchema" xmlns:xs="http://www.w3.org/2001/XMLSchema" xmlns:p="http://schemas.microsoft.com/office/2006/metadata/properties" xmlns:ns2="d1e949ab-f258-42a3-afab-736f82a00f11" targetNamespace="http://schemas.microsoft.com/office/2006/metadata/properties" ma:root="true" ma:fieldsID="5ca36b9767b7da58b61b188bbc61ef69" ns2:_="">
    <xsd:import namespace="d1e949ab-f258-42a3-afab-736f82a00f11"/>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e949ab-f258-42a3-afab-736f82a00f11"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a80e0af8-415e-481d-8b31-c33fc10961bd"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e949ab-f258-42a3-afab-736f82a00f1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0C32E6-D05D-4CE8-BDDF-1D5A5A253290}">
  <ds:schemaRefs>
    <ds:schemaRef ds:uri="http://schemas.openxmlformats.org/officeDocument/2006/bibliography"/>
  </ds:schemaRefs>
</ds:datastoreItem>
</file>

<file path=customXml/itemProps2.xml><?xml version="1.0" encoding="utf-8"?>
<ds:datastoreItem xmlns:ds="http://schemas.openxmlformats.org/officeDocument/2006/customXml" ds:itemID="{D6A5C1D3-7F30-4AB4-82DB-D3C1BF3229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e949ab-f258-42a3-afab-736f82a00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4939CA9-CEE6-438E-B4AC-09EAF9623BC0}">
  <ds:schemaRefs>
    <ds:schemaRef ds:uri="http://schemas.microsoft.com/office/2006/metadata/properties"/>
    <ds:schemaRef ds:uri="http://schemas.microsoft.com/office/infopath/2007/PartnerControls"/>
    <ds:schemaRef ds:uri="d1e949ab-f258-42a3-afab-736f82a00f11"/>
  </ds:schemaRefs>
</ds:datastoreItem>
</file>

<file path=customXml/itemProps4.xml><?xml version="1.0" encoding="utf-8"?>
<ds:datastoreItem xmlns:ds="http://schemas.openxmlformats.org/officeDocument/2006/customXml" ds:itemID="{D8E52376-F589-43AA-99C3-3899903BB1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5717</TotalTime>
  <Pages>83</Pages>
  <Words>18158</Words>
  <Characters>115126</Characters>
  <Application>Microsoft Office Word</Application>
  <DocSecurity>0</DocSecurity>
  <Lines>3713</Lines>
  <Paragraphs>2514</Paragraphs>
  <ScaleCrop>false</ScaleCrop>
  <HeadingPairs>
    <vt:vector size="2" baseType="variant">
      <vt:variant>
        <vt:lpstr>Titel</vt:lpstr>
      </vt:variant>
      <vt:variant>
        <vt:i4>1</vt:i4>
      </vt:variant>
    </vt:vector>
  </HeadingPairs>
  <TitlesOfParts>
    <vt:vector size="1" baseType="lpstr">
      <vt:lpstr>ADVIES- EN ONDERZOEK VOOR DE BOUW / CONSULTANCY &amp; RESEARCH IN BUILDING</vt:lpstr>
    </vt:vector>
  </TitlesOfParts>
  <Company/>
  <LinksUpToDate>false</LinksUpToDate>
  <CharactersWithSpaces>130770</CharactersWithSpaces>
  <SharedDoc>false</SharedDoc>
  <HLinks>
    <vt:vector size="426" baseType="variant">
      <vt:variant>
        <vt:i4>4063281</vt:i4>
      </vt:variant>
      <vt:variant>
        <vt:i4>456</vt:i4>
      </vt:variant>
      <vt:variant>
        <vt:i4>0</vt:i4>
      </vt:variant>
      <vt:variant>
        <vt:i4>5</vt:i4>
      </vt:variant>
      <vt:variant>
        <vt:lpwstr>http://www.nlcs-gww.nl/</vt:lpwstr>
      </vt:variant>
      <vt:variant>
        <vt:lpwstr/>
      </vt:variant>
      <vt:variant>
        <vt:i4>1441850</vt:i4>
      </vt:variant>
      <vt:variant>
        <vt:i4>416</vt:i4>
      </vt:variant>
      <vt:variant>
        <vt:i4>0</vt:i4>
      </vt:variant>
      <vt:variant>
        <vt:i4>5</vt:i4>
      </vt:variant>
      <vt:variant>
        <vt:lpwstr/>
      </vt:variant>
      <vt:variant>
        <vt:lpwstr>_Toc248767658</vt:lpwstr>
      </vt:variant>
      <vt:variant>
        <vt:i4>1441850</vt:i4>
      </vt:variant>
      <vt:variant>
        <vt:i4>410</vt:i4>
      </vt:variant>
      <vt:variant>
        <vt:i4>0</vt:i4>
      </vt:variant>
      <vt:variant>
        <vt:i4>5</vt:i4>
      </vt:variant>
      <vt:variant>
        <vt:lpwstr/>
      </vt:variant>
      <vt:variant>
        <vt:lpwstr>_Toc248767657</vt:lpwstr>
      </vt:variant>
      <vt:variant>
        <vt:i4>1441850</vt:i4>
      </vt:variant>
      <vt:variant>
        <vt:i4>404</vt:i4>
      </vt:variant>
      <vt:variant>
        <vt:i4>0</vt:i4>
      </vt:variant>
      <vt:variant>
        <vt:i4>5</vt:i4>
      </vt:variant>
      <vt:variant>
        <vt:lpwstr/>
      </vt:variant>
      <vt:variant>
        <vt:lpwstr>_Toc248767656</vt:lpwstr>
      </vt:variant>
      <vt:variant>
        <vt:i4>1441850</vt:i4>
      </vt:variant>
      <vt:variant>
        <vt:i4>398</vt:i4>
      </vt:variant>
      <vt:variant>
        <vt:i4>0</vt:i4>
      </vt:variant>
      <vt:variant>
        <vt:i4>5</vt:i4>
      </vt:variant>
      <vt:variant>
        <vt:lpwstr/>
      </vt:variant>
      <vt:variant>
        <vt:lpwstr>_Toc248767655</vt:lpwstr>
      </vt:variant>
      <vt:variant>
        <vt:i4>1441850</vt:i4>
      </vt:variant>
      <vt:variant>
        <vt:i4>392</vt:i4>
      </vt:variant>
      <vt:variant>
        <vt:i4>0</vt:i4>
      </vt:variant>
      <vt:variant>
        <vt:i4>5</vt:i4>
      </vt:variant>
      <vt:variant>
        <vt:lpwstr/>
      </vt:variant>
      <vt:variant>
        <vt:lpwstr>_Toc248767654</vt:lpwstr>
      </vt:variant>
      <vt:variant>
        <vt:i4>1441850</vt:i4>
      </vt:variant>
      <vt:variant>
        <vt:i4>386</vt:i4>
      </vt:variant>
      <vt:variant>
        <vt:i4>0</vt:i4>
      </vt:variant>
      <vt:variant>
        <vt:i4>5</vt:i4>
      </vt:variant>
      <vt:variant>
        <vt:lpwstr/>
      </vt:variant>
      <vt:variant>
        <vt:lpwstr>_Toc248767653</vt:lpwstr>
      </vt:variant>
      <vt:variant>
        <vt:i4>1441850</vt:i4>
      </vt:variant>
      <vt:variant>
        <vt:i4>380</vt:i4>
      </vt:variant>
      <vt:variant>
        <vt:i4>0</vt:i4>
      </vt:variant>
      <vt:variant>
        <vt:i4>5</vt:i4>
      </vt:variant>
      <vt:variant>
        <vt:lpwstr/>
      </vt:variant>
      <vt:variant>
        <vt:lpwstr>_Toc248767652</vt:lpwstr>
      </vt:variant>
      <vt:variant>
        <vt:i4>1441850</vt:i4>
      </vt:variant>
      <vt:variant>
        <vt:i4>374</vt:i4>
      </vt:variant>
      <vt:variant>
        <vt:i4>0</vt:i4>
      </vt:variant>
      <vt:variant>
        <vt:i4>5</vt:i4>
      </vt:variant>
      <vt:variant>
        <vt:lpwstr/>
      </vt:variant>
      <vt:variant>
        <vt:lpwstr>_Toc248767651</vt:lpwstr>
      </vt:variant>
      <vt:variant>
        <vt:i4>1441850</vt:i4>
      </vt:variant>
      <vt:variant>
        <vt:i4>368</vt:i4>
      </vt:variant>
      <vt:variant>
        <vt:i4>0</vt:i4>
      </vt:variant>
      <vt:variant>
        <vt:i4>5</vt:i4>
      </vt:variant>
      <vt:variant>
        <vt:lpwstr/>
      </vt:variant>
      <vt:variant>
        <vt:lpwstr>_Toc248767650</vt:lpwstr>
      </vt:variant>
      <vt:variant>
        <vt:i4>1507386</vt:i4>
      </vt:variant>
      <vt:variant>
        <vt:i4>362</vt:i4>
      </vt:variant>
      <vt:variant>
        <vt:i4>0</vt:i4>
      </vt:variant>
      <vt:variant>
        <vt:i4>5</vt:i4>
      </vt:variant>
      <vt:variant>
        <vt:lpwstr/>
      </vt:variant>
      <vt:variant>
        <vt:lpwstr>_Toc248767649</vt:lpwstr>
      </vt:variant>
      <vt:variant>
        <vt:i4>1507386</vt:i4>
      </vt:variant>
      <vt:variant>
        <vt:i4>356</vt:i4>
      </vt:variant>
      <vt:variant>
        <vt:i4>0</vt:i4>
      </vt:variant>
      <vt:variant>
        <vt:i4>5</vt:i4>
      </vt:variant>
      <vt:variant>
        <vt:lpwstr/>
      </vt:variant>
      <vt:variant>
        <vt:lpwstr>_Toc248767648</vt:lpwstr>
      </vt:variant>
      <vt:variant>
        <vt:i4>1507386</vt:i4>
      </vt:variant>
      <vt:variant>
        <vt:i4>350</vt:i4>
      </vt:variant>
      <vt:variant>
        <vt:i4>0</vt:i4>
      </vt:variant>
      <vt:variant>
        <vt:i4>5</vt:i4>
      </vt:variant>
      <vt:variant>
        <vt:lpwstr/>
      </vt:variant>
      <vt:variant>
        <vt:lpwstr>_Toc248767647</vt:lpwstr>
      </vt:variant>
      <vt:variant>
        <vt:i4>1507386</vt:i4>
      </vt:variant>
      <vt:variant>
        <vt:i4>344</vt:i4>
      </vt:variant>
      <vt:variant>
        <vt:i4>0</vt:i4>
      </vt:variant>
      <vt:variant>
        <vt:i4>5</vt:i4>
      </vt:variant>
      <vt:variant>
        <vt:lpwstr/>
      </vt:variant>
      <vt:variant>
        <vt:lpwstr>_Toc248767646</vt:lpwstr>
      </vt:variant>
      <vt:variant>
        <vt:i4>1507386</vt:i4>
      </vt:variant>
      <vt:variant>
        <vt:i4>338</vt:i4>
      </vt:variant>
      <vt:variant>
        <vt:i4>0</vt:i4>
      </vt:variant>
      <vt:variant>
        <vt:i4>5</vt:i4>
      </vt:variant>
      <vt:variant>
        <vt:lpwstr/>
      </vt:variant>
      <vt:variant>
        <vt:lpwstr>_Toc248767645</vt:lpwstr>
      </vt:variant>
      <vt:variant>
        <vt:i4>1507386</vt:i4>
      </vt:variant>
      <vt:variant>
        <vt:i4>332</vt:i4>
      </vt:variant>
      <vt:variant>
        <vt:i4>0</vt:i4>
      </vt:variant>
      <vt:variant>
        <vt:i4>5</vt:i4>
      </vt:variant>
      <vt:variant>
        <vt:lpwstr/>
      </vt:variant>
      <vt:variant>
        <vt:lpwstr>_Toc248767644</vt:lpwstr>
      </vt:variant>
      <vt:variant>
        <vt:i4>1507386</vt:i4>
      </vt:variant>
      <vt:variant>
        <vt:i4>326</vt:i4>
      </vt:variant>
      <vt:variant>
        <vt:i4>0</vt:i4>
      </vt:variant>
      <vt:variant>
        <vt:i4>5</vt:i4>
      </vt:variant>
      <vt:variant>
        <vt:lpwstr/>
      </vt:variant>
      <vt:variant>
        <vt:lpwstr>_Toc248767643</vt:lpwstr>
      </vt:variant>
      <vt:variant>
        <vt:i4>1507386</vt:i4>
      </vt:variant>
      <vt:variant>
        <vt:i4>320</vt:i4>
      </vt:variant>
      <vt:variant>
        <vt:i4>0</vt:i4>
      </vt:variant>
      <vt:variant>
        <vt:i4>5</vt:i4>
      </vt:variant>
      <vt:variant>
        <vt:lpwstr/>
      </vt:variant>
      <vt:variant>
        <vt:lpwstr>_Toc248767642</vt:lpwstr>
      </vt:variant>
      <vt:variant>
        <vt:i4>1507386</vt:i4>
      </vt:variant>
      <vt:variant>
        <vt:i4>314</vt:i4>
      </vt:variant>
      <vt:variant>
        <vt:i4>0</vt:i4>
      </vt:variant>
      <vt:variant>
        <vt:i4>5</vt:i4>
      </vt:variant>
      <vt:variant>
        <vt:lpwstr/>
      </vt:variant>
      <vt:variant>
        <vt:lpwstr>_Toc248767641</vt:lpwstr>
      </vt:variant>
      <vt:variant>
        <vt:i4>1507386</vt:i4>
      </vt:variant>
      <vt:variant>
        <vt:i4>308</vt:i4>
      </vt:variant>
      <vt:variant>
        <vt:i4>0</vt:i4>
      </vt:variant>
      <vt:variant>
        <vt:i4>5</vt:i4>
      </vt:variant>
      <vt:variant>
        <vt:lpwstr/>
      </vt:variant>
      <vt:variant>
        <vt:lpwstr>_Toc248767640</vt:lpwstr>
      </vt:variant>
      <vt:variant>
        <vt:i4>1048634</vt:i4>
      </vt:variant>
      <vt:variant>
        <vt:i4>302</vt:i4>
      </vt:variant>
      <vt:variant>
        <vt:i4>0</vt:i4>
      </vt:variant>
      <vt:variant>
        <vt:i4>5</vt:i4>
      </vt:variant>
      <vt:variant>
        <vt:lpwstr/>
      </vt:variant>
      <vt:variant>
        <vt:lpwstr>_Toc248767639</vt:lpwstr>
      </vt:variant>
      <vt:variant>
        <vt:i4>1048634</vt:i4>
      </vt:variant>
      <vt:variant>
        <vt:i4>296</vt:i4>
      </vt:variant>
      <vt:variant>
        <vt:i4>0</vt:i4>
      </vt:variant>
      <vt:variant>
        <vt:i4>5</vt:i4>
      </vt:variant>
      <vt:variant>
        <vt:lpwstr/>
      </vt:variant>
      <vt:variant>
        <vt:lpwstr>_Toc248767638</vt:lpwstr>
      </vt:variant>
      <vt:variant>
        <vt:i4>1048634</vt:i4>
      </vt:variant>
      <vt:variant>
        <vt:i4>290</vt:i4>
      </vt:variant>
      <vt:variant>
        <vt:i4>0</vt:i4>
      </vt:variant>
      <vt:variant>
        <vt:i4>5</vt:i4>
      </vt:variant>
      <vt:variant>
        <vt:lpwstr/>
      </vt:variant>
      <vt:variant>
        <vt:lpwstr>_Toc248767637</vt:lpwstr>
      </vt:variant>
      <vt:variant>
        <vt:i4>1048634</vt:i4>
      </vt:variant>
      <vt:variant>
        <vt:i4>284</vt:i4>
      </vt:variant>
      <vt:variant>
        <vt:i4>0</vt:i4>
      </vt:variant>
      <vt:variant>
        <vt:i4>5</vt:i4>
      </vt:variant>
      <vt:variant>
        <vt:lpwstr/>
      </vt:variant>
      <vt:variant>
        <vt:lpwstr>_Toc248767636</vt:lpwstr>
      </vt:variant>
      <vt:variant>
        <vt:i4>1048634</vt:i4>
      </vt:variant>
      <vt:variant>
        <vt:i4>278</vt:i4>
      </vt:variant>
      <vt:variant>
        <vt:i4>0</vt:i4>
      </vt:variant>
      <vt:variant>
        <vt:i4>5</vt:i4>
      </vt:variant>
      <vt:variant>
        <vt:lpwstr/>
      </vt:variant>
      <vt:variant>
        <vt:lpwstr>_Toc248767635</vt:lpwstr>
      </vt:variant>
      <vt:variant>
        <vt:i4>1048634</vt:i4>
      </vt:variant>
      <vt:variant>
        <vt:i4>272</vt:i4>
      </vt:variant>
      <vt:variant>
        <vt:i4>0</vt:i4>
      </vt:variant>
      <vt:variant>
        <vt:i4>5</vt:i4>
      </vt:variant>
      <vt:variant>
        <vt:lpwstr/>
      </vt:variant>
      <vt:variant>
        <vt:lpwstr>_Toc248767633</vt:lpwstr>
      </vt:variant>
      <vt:variant>
        <vt:i4>1048634</vt:i4>
      </vt:variant>
      <vt:variant>
        <vt:i4>266</vt:i4>
      </vt:variant>
      <vt:variant>
        <vt:i4>0</vt:i4>
      </vt:variant>
      <vt:variant>
        <vt:i4>5</vt:i4>
      </vt:variant>
      <vt:variant>
        <vt:lpwstr/>
      </vt:variant>
      <vt:variant>
        <vt:lpwstr>_Toc248767632</vt:lpwstr>
      </vt:variant>
      <vt:variant>
        <vt:i4>1048634</vt:i4>
      </vt:variant>
      <vt:variant>
        <vt:i4>260</vt:i4>
      </vt:variant>
      <vt:variant>
        <vt:i4>0</vt:i4>
      </vt:variant>
      <vt:variant>
        <vt:i4>5</vt:i4>
      </vt:variant>
      <vt:variant>
        <vt:lpwstr/>
      </vt:variant>
      <vt:variant>
        <vt:lpwstr>_Toc248767631</vt:lpwstr>
      </vt:variant>
      <vt:variant>
        <vt:i4>1048634</vt:i4>
      </vt:variant>
      <vt:variant>
        <vt:i4>254</vt:i4>
      </vt:variant>
      <vt:variant>
        <vt:i4>0</vt:i4>
      </vt:variant>
      <vt:variant>
        <vt:i4>5</vt:i4>
      </vt:variant>
      <vt:variant>
        <vt:lpwstr/>
      </vt:variant>
      <vt:variant>
        <vt:lpwstr>_Toc248767630</vt:lpwstr>
      </vt:variant>
      <vt:variant>
        <vt:i4>1114170</vt:i4>
      </vt:variant>
      <vt:variant>
        <vt:i4>248</vt:i4>
      </vt:variant>
      <vt:variant>
        <vt:i4>0</vt:i4>
      </vt:variant>
      <vt:variant>
        <vt:i4>5</vt:i4>
      </vt:variant>
      <vt:variant>
        <vt:lpwstr/>
      </vt:variant>
      <vt:variant>
        <vt:lpwstr>_Toc248767629</vt:lpwstr>
      </vt:variant>
      <vt:variant>
        <vt:i4>1114170</vt:i4>
      </vt:variant>
      <vt:variant>
        <vt:i4>242</vt:i4>
      </vt:variant>
      <vt:variant>
        <vt:i4>0</vt:i4>
      </vt:variant>
      <vt:variant>
        <vt:i4>5</vt:i4>
      </vt:variant>
      <vt:variant>
        <vt:lpwstr/>
      </vt:variant>
      <vt:variant>
        <vt:lpwstr>_Toc248767628</vt:lpwstr>
      </vt:variant>
      <vt:variant>
        <vt:i4>1114170</vt:i4>
      </vt:variant>
      <vt:variant>
        <vt:i4>236</vt:i4>
      </vt:variant>
      <vt:variant>
        <vt:i4>0</vt:i4>
      </vt:variant>
      <vt:variant>
        <vt:i4>5</vt:i4>
      </vt:variant>
      <vt:variant>
        <vt:lpwstr/>
      </vt:variant>
      <vt:variant>
        <vt:lpwstr>_Toc248767627</vt:lpwstr>
      </vt:variant>
      <vt:variant>
        <vt:i4>1114170</vt:i4>
      </vt:variant>
      <vt:variant>
        <vt:i4>230</vt:i4>
      </vt:variant>
      <vt:variant>
        <vt:i4>0</vt:i4>
      </vt:variant>
      <vt:variant>
        <vt:i4>5</vt:i4>
      </vt:variant>
      <vt:variant>
        <vt:lpwstr/>
      </vt:variant>
      <vt:variant>
        <vt:lpwstr>_Toc248767626</vt:lpwstr>
      </vt:variant>
      <vt:variant>
        <vt:i4>1114170</vt:i4>
      </vt:variant>
      <vt:variant>
        <vt:i4>224</vt:i4>
      </vt:variant>
      <vt:variant>
        <vt:i4>0</vt:i4>
      </vt:variant>
      <vt:variant>
        <vt:i4>5</vt:i4>
      </vt:variant>
      <vt:variant>
        <vt:lpwstr/>
      </vt:variant>
      <vt:variant>
        <vt:lpwstr>_Toc248767625</vt:lpwstr>
      </vt:variant>
      <vt:variant>
        <vt:i4>1114170</vt:i4>
      </vt:variant>
      <vt:variant>
        <vt:i4>218</vt:i4>
      </vt:variant>
      <vt:variant>
        <vt:i4>0</vt:i4>
      </vt:variant>
      <vt:variant>
        <vt:i4>5</vt:i4>
      </vt:variant>
      <vt:variant>
        <vt:lpwstr/>
      </vt:variant>
      <vt:variant>
        <vt:lpwstr>_Toc248767624</vt:lpwstr>
      </vt:variant>
      <vt:variant>
        <vt:i4>1114170</vt:i4>
      </vt:variant>
      <vt:variant>
        <vt:i4>212</vt:i4>
      </vt:variant>
      <vt:variant>
        <vt:i4>0</vt:i4>
      </vt:variant>
      <vt:variant>
        <vt:i4>5</vt:i4>
      </vt:variant>
      <vt:variant>
        <vt:lpwstr/>
      </vt:variant>
      <vt:variant>
        <vt:lpwstr>_Toc248767623</vt:lpwstr>
      </vt:variant>
      <vt:variant>
        <vt:i4>1114170</vt:i4>
      </vt:variant>
      <vt:variant>
        <vt:i4>206</vt:i4>
      </vt:variant>
      <vt:variant>
        <vt:i4>0</vt:i4>
      </vt:variant>
      <vt:variant>
        <vt:i4>5</vt:i4>
      </vt:variant>
      <vt:variant>
        <vt:lpwstr/>
      </vt:variant>
      <vt:variant>
        <vt:lpwstr>_Toc248767622</vt:lpwstr>
      </vt:variant>
      <vt:variant>
        <vt:i4>1114170</vt:i4>
      </vt:variant>
      <vt:variant>
        <vt:i4>200</vt:i4>
      </vt:variant>
      <vt:variant>
        <vt:i4>0</vt:i4>
      </vt:variant>
      <vt:variant>
        <vt:i4>5</vt:i4>
      </vt:variant>
      <vt:variant>
        <vt:lpwstr/>
      </vt:variant>
      <vt:variant>
        <vt:lpwstr>_Toc248767621</vt:lpwstr>
      </vt:variant>
      <vt:variant>
        <vt:i4>1114170</vt:i4>
      </vt:variant>
      <vt:variant>
        <vt:i4>194</vt:i4>
      </vt:variant>
      <vt:variant>
        <vt:i4>0</vt:i4>
      </vt:variant>
      <vt:variant>
        <vt:i4>5</vt:i4>
      </vt:variant>
      <vt:variant>
        <vt:lpwstr/>
      </vt:variant>
      <vt:variant>
        <vt:lpwstr>_Toc248767620</vt:lpwstr>
      </vt:variant>
      <vt:variant>
        <vt:i4>1179706</vt:i4>
      </vt:variant>
      <vt:variant>
        <vt:i4>188</vt:i4>
      </vt:variant>
      <vt:variant>
        <vt:i4>0</vt:i4>
      </vt:variant>
      <vt:variant>
        <vt:i4>5</vt:i4>
      </vt:variant>
      <vt:variant>
        <vt:lpwstr/>
      </vt:variant>
      <vt:variant>
        <vt:lpwstr>_Toc248767619</vt:lpwstr>
      </vt:variant>
      <vt:variant>
        <vt:i4>1179706</vt:i4>
      </vt:variant>
      <vt:variant>
        <vt:i4>182</vt:i4>
      </vt:variant>
      <vt:variant>
        <vt:i4>0</vt:i4>
      </vt:variant>
      <vt:variant>
        <vt:i4>5</vt:i4>
      </vt:variant>
      <vt:variant>
        <vt:lpwstr/>
      </vt:variant>
      <vt:variant>
        <vt:lpwstr>_Toc248767617</vt:lpwstr>
      </vt:variant>
      <vt:variant>
        <vt:i4>1179706</vt:i4>
      </vt:variant>
      <vt:variant>
        <vt:i4>176</vt:i4>
      </vt:variant>
      <vt:variant>
        <vt:i4>0</vt:i4>
      </vt:variant>
      <vt:variant>
        <vt:i4>5</vt:i4>
      </vt:variant>
      <vt:variant>
        <vt:lpwstr/>
      </vt:variant>
      <vt:variant>
        <vt:lpwstr>_Toc248767616</vt:lpwstr>
      </vt:variant>
      <vt:variant>
        <vt:i4>1179706</vt:i4>
      </vt:variant>
      <vt:variant>
        <vt:i4>170</vt:i4>
      </vt:variant>
      <vt:variant>
        <vt:i4>0</vt:i4>
      </vt:variant>
      <vt:variant>
        <vt:i4>5</vt:i4>
      </vt:variant>
      <vt:variant>
        <vt:lpwstr/>
      </vt:variant>
      <vt:variant>
        <vt:lpwstr>_Toc248767615</vt:lpwstr>
      </vt:variant>
      <vt:variant>
        <vt:i4>1179706</vt:i4>
      </vt:variant>
      <vt:variant>
        <vt:i4>164</vt:i4>
      </vt:variant>
      <vt:variant>
        <vt:i4>0</vt:i4>
      </vt:variant>
      <vt:variant>
        <vt:i4>5</vt:i4>
      </vt:variant>
      <vt:variant>
        <vt:lpwstr/>
      </vt:variant>
      <vt:variant>
        <vt:lpwstr>_Toc248767614</vt:lpwstr>
      </vt:variant>
      <vt:variant>
        <vt:i4>1179706</vt:i4>
      </vt:variant>
      <vt:variant>
        <vt:i4>158</vt:i4>
      </vt:variant>
      <vt:variant>
        <vt:i4>0</vt:i4>
      </vt:variant>
      <vt:variant>
        <vt:i4>5</vt:i4>
      </vt:variant>
      <vt:variant>
        <vt:lpwstr/>
      </vt:variant>
      <vt:variant>
        <vt:lpwstr>_Toc248767613</vt:lpwstr>
      </vt:variant>
      <vt:variant>
        <vt:i4>1179706</vt:i4>
      </vt:variant>
      <vt:variant>
        <vt:i4>152</vt:i4>
      </vt:variant>
      <vt:variant>
        <vt:i4>0</vt:i4>
      </vt:variant>
      <vt:variant>
        <vt:i4>5</vt:i4>
      </vt:variant>
      <vt:variant>
        <vt:lpwstr/>
      </vt:variant>
      <vt:variant>
        <vt:lpwstr>_Toc248767612</vt:lpwstr>
      </vt:variant>
      <vt:variant>
        <vt:i4>1179706</vt:i4>
      </vt:variant>
      <vt:variant>
        <vt:i4>146</vt:i4>
      </vt:variant>
      <vt:variant>
        <vt:i4>0</vt:i4>
      </vt:variant>
      <vt:variant>
        <vt:i4>5</vt:i4>
      </vt:variant>
      <vt:variant>
        <vt:lpwstr/>
      </vt:variant>
      <vt:variant>
        <vt:lpwstr>_Toc248767611</vt:lpwstr>
      </vt:variant>
      <vt:variant>
        <vt:i4>1179706</vt:i4>
      </vt:variant>
      <vt:variant>
        <vt:i4>140</vt:i4>
      </vt:variant>
      <vt:variant>
        <vt:i4>0</vt:i4>
      </vt:variant>
      <vt:variant>
        <vt:i4>5</vt:i4>
      </vt:variant>
      <vt:variant>
        <vt:lpwstr/>
      </vt:variant>
      <vt:variant>
        <vt:lpwstr>_Toc248767610</vt:lpwstr>
      </vt:variant>
      <vt:variant>
        <vt:i4>1245242</vt:i4>
      </vt:variant>
      <vt:variant>
        <vt:i4>134</vt:i4>
      </vt:variant>
      <vt:variant>
        <vt:i4>0</vt:i4>
      </vt:variant>
      <vt:variant>
        <vt:i4>5</vt:i4>
      </vt:variant>
      <vt:variant>
        <vt:lpwstr/>
      </vt:variant>
      <vt:variant>
        <vt:lpwstr>_Toc248767609</vt:lpwstr>
      </vt:variant>
      <vt:variant>
        <vt:i4>1245242</vt:i4>
      </vt:variant>
      <vt:variant>
        <vt:i4>128</vt:i4>
      </vt:variant>
      <vt:variant>
        <vt:i4>0</vt:i4>
      </vt:variant>
      <vt:variant>
        <vt:i4>5</vt:i4>
      </vt:variant>
      <vt:variant>
        <vt:lpwstr/>
      </vt:variant>
      <vt:variant>
        <vt:lpwstr>_Toc248767608</vt:lpwstr>
      </vt:variant>
      <vt:variant>
        <vt:i4>1245242</vt:i4>
      </vt:variant>
      <vt:variant>
        <vt:i4>122</vt:i4>
      </vt:variant>
      <vt:variant>
        <vt:i4>0</vt:i4>
      </vt:variant>
      <vt:variant>
        <vt:i4>5</vt:i4>
      </vt:variant>
      <vt:variant>
        <vt:lpwstr/>
      </vt:variant>
      <vt:variant>
        <vt:lpwstr>_Toc248767607</vt:lpwstr>
      </vt:variant>
      <vt:variant>
        <vt:i4>1245242</vt:i4>
      </vt:variant>
      <vt:variant>
        <vt:i4>116</vt:i4>
      </vt:variant>
      <vt:variant>
        <vt:i4>0</vt:i4>
      </vt:variant>
      <vt:variant>
        <vt:i4>5</vt:i4>
      </vt:variant>
      <vt:variant>
        <vt:lpwstr/>
      </vt:variant>
      <vt:variant>
        <vt:lpwstr>_Toc248767606</vt:lpwstr>
      </vt:variant>
      <vt:variant>
        <vt:i4>1245242</vt:i4>
      </vt:variant>
      <vt:variant>
        <vt:i4>110</vt:i4>
      </vt:variant>
      <vt:variant>
        <vt:i4>0</vt:i4>
      </vt:variant>
      <vt:variant>
        <vt:i4>5</vt:i4>
      </vt:variant>
      <vt:variant>
        <vt:lpwstr/>
      </vt:variant>
      <vt:variant>
        <vt:lpwstr>_Toc248767605</vt:lpwstr>
      </vt:variant>
      <vt:variant>
        <vt:i4>1245242</vt:i4>
      </vt:variant>
      <vt:variant>
        <vt:i4>104</vt:i4>
      </vt:variant>
      <vt:variant>
        <vt:i4>0</vt:i4>
      </vt:variant>
      <vt:variant>
        <vt:i4>5</vt:i4>
      </vt:variant>
      <vt:variant>
        <vt:lpwstr/>
      </vt:variant>
      <vt:variant>
        <vt:lpwstr>_Toc248767604</vt:lpwstr>
      </vt:variant>
      <vt:variant>
        <vt:i4>1245242</vt:i4>
      </vt:variant>
      <vt:variant>
        <vt:i4>98</vt:i4>
      </vt:variant>
      <vt:variant>
        <vt:i4>0</vt:i4>
      </vt:variant>
      <vt:variant>
        <vt:i4>5</vt:i4>
      </vt:variant>
      <vt:variant>
        <vt:lpwstr/>
      </vt:variant>
      <vt:variant>
        <vt:lpwstr>_Toc248767603</vt:lpwstr>
      </vt:variant>
      <vt:variant>
        <vt:i4>1245242</vt:i4>
      </vt:variant>
      <vt:variant>
        <vt:i4>92</vt:i4>
      </vt:variant>
      <vt:variant>
        <vt:i4>0</vt:i4>
      </vt:variant>
      <vt:variant>
        <vt:i4>5</vt:i4>
      </vt:variant>
      <vt:variant>
        <vt:lpwstr/>
      </vt:variant>
      <vt:variant>
        <vt:lpwstr>_Toc248767602</vt:lpwstr>
      </vt:variant>
      <vt:variant>
        <vt:i4>1245242</vt:i4>
      </vt:variant>
      <vt:variant>
        <vt:i4>86</vt:i4>
      </vt:variant>
      <vt:variant>
        <vt:i4>0</vt:i4>
      </vt:variant>
      <vt:variant>
        <vt:i4>5</vt:i4>
      </vt:variant>
      <vt:variant>
        <vt:lpwstr/>
      </vt:variant>
      <vt:variant>
        <vt:lpwstr>_Toc248767600</vt:lpwstr>
      </vt:variant>
      <vt:variant>
        <vt:i4>1703993</vt:i4>
      </vt:variant>
      <vt:variant>
        <vt:i4>80</vt:i4>
      </vt:variant>
      <vt:variant>
        <vt:i4>0</vt:i4>
      </vt:variant>
      <vt:variant>
        <vt:i4>5</vt:i4>
      </vt:variant>
      <vt:variant>
        <vt:lpwstr/>
      </vt:variant>
      <vt:variant>
        <vt:lpwstr>_Toc248767599</vt:lpwstr>
      </vt:variant>
      <vt:variant>
        <vt:i4>1703993</vt:i4>
      </vt:variant>
      <vt:variant>
        <vt:i4>74</vt:i4>
      </vt:variant>
      <vt:variant>
        <vt:i4>0</vt:i4>
      </vt:variant>
      <vt:variant>
        <vt:i4>5</vt:i4>
      </vt:variant>
      <vt:variant>
        <vt:lpwstr/>
      </vt:variant>
      <vt:variant>
        <vt:lpwstr>_Toc248767598</vt:lpwstr>
      </vt:variant>
      <vt:variant>
        <vt:i4>1703993</vt:i4>
      </vt:variant>
      <vt:variant>
        <vt:i4>68</vt:i4>
      </vt:variant>
      <vt:variant>
        <vt:i4>0</vt:i4>
      </vt:variant>
      <vt:variant>
        <vt:i4>5</vt:i4>
      </vt:variant>
      <vt:variant>
        <vt:lpwstr/>
      </vt:variant>
      <vt:variant>
        <vt:lpwstr>_Toc248767597</vt:lpwstr>
      </vt:variant>
      <vt:variant>
        <vt:i4>1703993</vt:i4>
      </vt:variant>
      <vt:variant>
        <vt:i4>62</vt:i4>
      </vt:variant>
      <vt:variant>
        <vt:i4>0</vt:i4>
      </vt:variant>
      <vt:variant>
        <vt:i4>5</vt:i4>
      </vt:variant>
      <vt:variant>
        <vt:lpwstr/>
      </vt:variant>
      <vt:variant>
        <vt:lpwstr>_Toc248767596</vt:lpwstr>
      </vt:variant>
      <vt:variant>
        <vt:i4>1703993</vt:i4>
      </vt:variant>
      <vt:variant>
        <vt:i4>56</vt:i4>
      </vt:variant>
      <vt:variant>
        <vt:i4>0</vt:i4>
      </vt:variant>
      <vt:variant>
        <vt:i4>5</vt:i4>
      </vt:variant>
      <vt:variant>
        <vt:lpwstr/>
      </vt:variant>
      <vt:variant>
        <vt:lpwstr>_Toc248767595</vt:lpwstr>
      </vt:variant>
      <vt:variant>
        <vt:i4>1703993</vt:i4>
      </vt:variant>
      <vt:variant>
        <vt:i4>50</vt:i4>
      </vt:variant>
      <vt:variant>
        <vt:i4>0</vt:i4>
      </vt:variant>
      <vt:variant>
        <vt:i4>5</vt:i4>
      </vt:variant>
      <vt:variant>
        <vt:lpwstr/>
      </vt:variant>
      <vt:variant>
        <vt:lpwstr>_Toc248767594</vt:lpwstr>
      </vt:variant>
      <vt:variant>
        <vt:i4>1703993</vt:i4>
      </vt:variant>
      <vt:variant>
        <vt:i4>44</vt:i4>
      </vt:variant>
      <vt:variant>
        <vt:i4>0</vt:i4>
      </vt:variant>
      <vt:variant>
        <vt:i4>5</vt:i4>
      </vt:variant>
      <vt:variant>
        <vt:lpwstr/>
      </vt:variant>
      <vt:variant>
        <vt:lpwstr>_Toc248767593</vt:lpwstr>
      </vt:variant>
      <vt:variant>
        <vt:i4>1703993</vt:i4>
      </vt:variant>
      <vt:variant>
        <vt:i4>38</vt:i4>
      </vt:variant>
      <vt:variant>
        <vt:i4>0</vt:i4>
      </vt:variant>
      <vt:variant>
        <vt:i4>5</vt:i4>
      </vt:variant>
      <vt:variant>
        <vt:lpwstr/>
      </vt:variant>
      <vt:variant>
        <vt:lpwstr>_Toc248767592</vt:lpwstr>
      </vt:variant>
      <vt:variant>
        <vt:i4>1703993</vt:i4>
      </vt:variant>
      <vt:variant>
        <vt:i4>32</vt:i4>
      </vt:variant>
      <vt:variant>
        <vt:i4>0</vt:i4>
      </vt:variant>
      <vt:variant>
        <vt:i4>5</vt:i4>
      </vt:variant>
      <vt:variant>
        <vt:lpwstr/>
      </vt:variant>
      <vt:variant>
        <vt:lpwstr>_Toc248767591</vt:lpwstr>
      </vt:variant>
      <vt:variant>
        <vt:i4>1703993</vt:i4>
      </vt:variant>
      <vt:variant>
        <vt:i4>26</vt:i4>
      </vt:variant>
      <vt:variant>
        <vt:i4>0</vt:i4>
      </vt:variant>
      <vt:variant>
        <vt:i4>5</vt:i4>
      </vt:variant>
      <vt:variant>
        <vt:lpwstr/>
      </vt:variant>
      <vt:variant>
        <vt:lpwstr>_Toc248767590</vt:lpwstr>
      </vt:variant>
      <vt:variant>
        <vt:i4>1769529</vt:i4>
      </vt:variant>
      <vt:variant>
        <vt:i4>20</vt:i4>
      </vt:variant>
      <vt:variant>
        <vt:i4>0</vt:i4>
      </vt:variant>
      <vt:variant>
        <vt:i4>5</vt:i4>
      </vt:variant>
      <vt:variant>
        <vt:lpwstr/>
      </vt:variant>
      <vt:variant>
        <vt:lpwstr>_Toc248767589</vt:lpwstr>
      </vt:variant>
      <vt:variant>
        <vt:i4>1769529</vt:i4>
      </vt:variant>
      <vt:variant>
        <vt:i4>14</vt:i4>
      </vt:variant>
      <vt:variant>
        <vt:i4>0</vt:i4>
      </vt:variant>
      <vt:variant>
        <vt:i4>5</vt:i4>
      </vt:variant>
      <vt:variant>
        <vt:lpwstr/>
      </vt:variant>
      <vt:variant>
        <vt:lpwstr>_Toc248767588</vt:lpwstr>
      </vt:variant>
      <vt:variant>
        <vt:i4>1769529</vt:i4>
      </vt:variant>
      <vt:variant>
        <vt:i4>8</vt:i4>
      </vt:variant>
      <vt:variant>
        <vt:i4>0</vt:i4>
      </vt:variant>
      <vt:variant>
        <vt:i4>5</vt:i4>
      </vt:variant>
      <vt:variant>
        <vt:lpwstr/>
      </vt:variant>
      <vt:variant>
        <vt:lpwstr>_Toc248767587</vt:lpwstr>
      </vt:variant>
      <vt:variant>
        <vt:i4>1769529</vt:i4>
      </vt:variant>
      <vt:variant>
        <vt:i4>2</vt:i4>
      </vt:variant>
      <vt:variant>
        <vt:i4>0</vt:i4>
      </vt:variant>
      <vt:variant>
        <vt:i4>5</vt:i4>
      </vt:variant>
      <vt:variant>
        <vt:lpwstr/>
      </vt:variant>
      <vt:variant>
        <vt:lpwstr>_Toc248767586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ADVIES- EN ONDERZOEK VOOR DE BOUW / CONSULTANCY &amp; RESEARCH IN BUILDING</dc:title>
  <dc:subject/>
  <dc:creator>Dik Spekkink</dc:creator>
  <cp:keywords/>
  <dc:description/>
  <cp:lastModifiedBy>Elisabeth de Vries</cp:lastModifiedBy>
  <cp:revision>696</cp:revision>
  <cp:lastPrinted>2018-05-31T08:38:00Z</cp:lastPrinted>
  <dcterms:created xsi:type="dcterms:W3CDTF">2019-05-28T09:28:00Z</dcterms:created>
  <dcterms:modified xsi:type="dcterms:W3CDTF">2026-04-14T15:38:00Z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0x010100FAD15C0AEAD4CE4F907D212386CD2944</vt:lpwstr>
  </property>
  <property fmtid="{D5CDD505-2E9C-101B-9397-08002B2CF9AE}" pid="3" name="MediaServiceImageTags">
    <vt:lpwstr/>
  </property>
</Properties>
</file>